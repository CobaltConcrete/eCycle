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CE38C" w14:textId="77777777" w:rsidR="00274B62" w:rsidRDefault="00274B62">
      <w:pPr>
        <w:pStyle w:val="line"/>
      </w:pPr>
    </w:p>
    <w:p w14:paraId="24E22AA8" w14:textId="05C76410" w:rsidR="00274B62" w:rsidRDefault="7D5248AB">
      <w:pPr>
        <w:pStyle w:val="Title"/>
      </w:pPr>
      <w:r>
        <w:t>Software Requirements Specification</w:t>
      </w:r>
    </w:p>
    <w:p w14:paraId="138B3CBC" w14:textId="77777777" w:rsidR="00274B62" w:rsidRDefault="00274B62">
      <w:pPr>
        <w:pStyle w:val="Title"/>
        <w:spacing w:before="0" w:after="400"/>
        <w:rPr>
          <w:sz w:val="40"/>
        </w:rPr>
      </w:pPr>
      <w:r>
        <w:rPr>
          <w:sz w:val="40"/>
        </w:rPr>
        <w:t>for</w:t>
      </w:r>
    </w:p>
    <w:p w14:paraId="5FA5B9A2" w14:textId="77777777" w:rsidR="00274B62" w:rsidRDefault="005231EC">
      <w:pPr>
        <w:pStyle w:val="Title"/>
      </w:pPr>
      <w:r>
        <w:t>E-Cycle</w:t>
      </w:r>
    </w:p>
    <w:p w14:paraId="73CF64AC" w14:textId="77777777" w:rsidR="00274B62" w:rsidRDefault="00274B62">
      <w:pPr>
        <w:pStyle w:val="ByLine"/>
      </w:pPr>
      <w:r>
        <w:t>Version 1.0 approved</w:t>
      </w:r>
    </w:p>
    <w:p w14:paraId="76561F1B" w14:textId="749111F7" w:rsidR="005231EC" w:rsidRDefault="7D5248AB" w:rsidP="005231EC">
      <w:pPr>
        <w:pStyle w:val="ByLine"/>
      </w:pPr>
      <w:r>
        <w:t>Prepared by</w:t>
      </w:r>
      <w:r w:rsidR="00274B62">
        <w:br/>
      </w:r>
      <w:r w:rsidR="6B598545">
        <w:t>Ali Mourtadha bin Razman</w:t>
      </w:r>
      <w:r w:rsidR="43280FD5">
        <w:t xml:space="preserve"> (U2322023K)</w:t>
      </w:r>
      <w:r w:rsidR="00274B62">
        <w:br/>
      </w:r>
      <w:r w:rsidR="228C2FF2">
        <w:t>Gan Qing Rong</w:t>
      </w:r>
      <w:r w:rsidR="578A26E1">
        <w:t xml:space="preserve"> (U2321908E)</w:t>
      </w:r>
      <w:r w:rsidR="00274B62">
        <w:br/>
      </w:r>
      <w:r w:rsidR="228C2FF2">
        <w:t>Karen Lee Sze Suen</w:t>
      </w:r>
      <w:r w:rsidR="41348F73">
        <w:t xml:space="preserve"> (U2220129F)</w:t>
      </w:r>
      <w:r w:rsidR="00274B62">
        <w:br/>
      </w:r>
      <w:r w:rsidR="10196F40">
        <w:t>Lim Zu Liang</w:t>
      </w:r>
      <w:r w:rsidR="5085D5F0">
        <w:t xml:space="preserve"> (U2322044H)</w:t>
      </w:r>
      <w:r w:rsidR="00274B62">
        <w:br/>
      </w:r>
      <w:r w:rsidR="228C2FF2">
        <w:t>Sricharan Balasubramanian</w:t>
      </w:r>
      <w:r w:rsidR="5E472F75">
        <w:t xml:space="preserve"> (U2322339L)</w:t>
      </w:r>
    </w:p>
    <w:p w14:paraId="60F43BFA" w14:textId="153E825D" w:rsidR="00274B62" w:rsidRDefault="228C2FF2">
      <w:pPr>
        <w:pStyle w:val="ByLine"/>
      </w:pPr>
      <w:r>
        <w:t>NTU SC2006 G</w:t>
      </w:r>
      <w:r w:rsidR="1E6CEE94">
        <w:t>roup 61 (E-cycle)</w:t>
      </w:r>
    </w:p>
    <w:p w14:paraId="14ADD8B0" w14:textId="77777777" w:rsidR="00274B62" w:rsidRDefault="005231EC">
      <w:pPr>
        <w:pStyle w:val="ByLine"/>
      </w:pPr>
      <w:r>
        <w:t>Created 15 Nov 2024</w:t>
      </w:r>
    </w:p>
    <w:p w14:paraId="6C5E9CDF" w14:textId="77777777" w:rsidR="00274B62" w:rsidRDefault="00274B62">
      <w:pPr>
        <w:pStyle w:val="ChangeHistoryTitle"/>
        <w:rPr>
          <w:sz w:val="32"/>
        </w:rPr>
        <w:sectPr w:rsidR="00274B62">
          <w:headerReference w:type="default" r:id="rId7"/>
          <w:footerReference w:type="default" r:id="rId8"/>
          <w:pgSz w:w="12240" w:h="15840" w:code="1"/>
          <w:pgMar w:top="1440" w:right="1440" w:bottom="1440" w:left="1440" w:header="720" w:footer="720" w:gutter="0"/>
          <w:pgNumType w:fmt="lowerRoman" w:start="1"/>
          <w:cols w:space="720"/>
        </w:sectPr>
      </w:pPr>
    </w:p>
    <w:p w14:paraId="361A64F6" w14:textId="7B8B4AFB" w:rsidR="00397A61" w:rsidRDefault="00274B62">
      <w:pPr>
        <w:pStyle w:val="TOC1"/>
        <w:rPr>
          <w:rFonts w:asciiTheme="minorHAnsi" w:eastAsiaTheme="minorEastAsia" w:hAnsiTheme="minorHAnsi" w:cstheme="minorBidi"/>
          <w:b w:val="0"/>
          <w:kern w:val="2"/>
          <w:szCs w:val="24"/>
          <w:lang w:eastAsia="ja-JP"/>
          <w14:ligatures w14:val="standardContextual"/>
        </w:rPr>
      </w:pPr>
      <w:r>
        <w:rPr>
          <w:rFonts w:ascii="Times New Roman" w:hAnsi="Times New Roman"/>
          <w:b w:val="0"/>
        </w:rPr>
        <w:fldChar w:fldCharType="begin"/>
      </w:r>
      <w:r w:rsidRPr="0A3F39D6">
        <w:rPr>
          <w:rFonts w:ascii="Times New Roman" w:hAnsi="Times New Roman"/>
          <w:b w:val="0"/>
        </w:rPr>
        <w:instrText xml:space="preserve"> TOC \o "1-2" \t "TOCentry,1" </w:instrText>
      </w:r>
      <w:r>
        <w:rPr>
          <w:rFonts w:ascii="Times New Roman" w:hAnsi="Times New Roman"/>
          <w:b w:val="0"/>
        </w:rPr>
        <w:fldChar w:fldCharType="separate"/>
      </w:r>
      <w:r w:rsidR="00397A61">
        <w:t>Revision History</w:t>
      </w:r>
      <w:r w:rsidR="00397A61">
        <w:tab/>
      </w:r>
      <w:r w:rsidR="00397A61">
        <w:fldChar w:fldCharType="begin"/>
      </w:r>
      <w:r w:rsidR="00397A61">
        <w:instrText xml:space="preserve"> PAGEREF _Toc182718055 \h </w:instrText>
      </w:r>
      <w:r w:rsidR="00397A61">
        <w:fldChar w:fldCharType="separate"/>
      </w:r>
      <w:r w:rsidR="00397A61">
        <w:t>ii</w:t>
      </w:r>
      <w:r w:rsidR="00397A61">
        <w:fldChar w:fldCharType="end"/>
      </w:r>
    </w:p>
    <w:p w14:paraId="2DA012B3" w14:textId="33E01D6A" w:rsidR="00397A61" w:rsidRDefault="00397A61">
      <w:pPr>
        <w:pStyle w:val="TOC1"/>
        <w:rPr>
          <w:rFonts w:asciiTheme="minorHAnsi" w:eastAsiaTheme="minorEastAsia" w:hAnsiTheme="minorHAnsi" w:cstheme="minorBidi"/>
          <w:b w:val="0"/>
          <w:kern w:val="2"/>
          <w:szCs w:val="24"/>
          <w:lang w:eastAsia="ja-JP"/>
          <w14:ligatures w14:val="standardContextual"/>
        </w:rPr>
      </w:pPr>
      <w:r>
        <w:t>1.</w:t>
      </w:r>
      <w:r>
        <w:rPr>
          <w:rFonts w:asciiTheme="minorHAnsi" w:eastAsiaTheme="minorEastAsia" w:hAnsiTheme="minorHAnsi" w:cstheme="minorBidi"/>
          <w:b w:val="0"/>
          <w:kern w:val="2"/>
          <w:szCs w:val="24"/>
          <w:lang w:eastAsia="ja-JP"/>
          <w14:ligatures w14:val="standardContextual"/>
        </w:rPr>
        <w:tab/>
      </w:r>
      <w:r>
        <w:t>Introduction</w:t>
      </w:r>
      <w:r>
        <w:tab/>
      </w:r>
      <w:r>
        <w:fldChar w:fldCharType="begin"/>
      </w:r>
      <w:r>
        <w:instrText xml:space="preserve"> PAGEREF _Toc182718056 \h </w:instrText>
      </w:r>
      <w:r>
        <w:fldChar w:fldCharType="separate"/>
      </w:r>
      <w:r>
        <w:t>1</w:t>
      </w:r>
      <w:r>
        <w:fldChar w:fldCharType="end"/>
      </w:r>
    </w:p>
    <w:p w14:paraId="70FA34FE" w14:textId="73A0C067"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1.1</w:t>
      </w:r>
      <w:r>
        <w:rPr>
          <w:rFonts w:asciiTheme="minorHAnsi" w:eastAsiaTheme="minorEastAsia" w:hAnsiTheme="minorHAnsi" w:cstheme="minorBidi"/>
          <w:noProof/>
          <w:kern w:val="2"/>
          <w:sz w:val="24"/>
          <w:szCs w:val="24"/>
          <w:lang w:eastAsia="ja-JP"/>
          <w14:ligatures w14:val="standardContextual"/>
        </w:rPr>
        <w:tab/>
      </w:r>
      <w:r>
        <w:rPr>
          <w:noProof/>
        </w:rPr>
        <w:t>Purpose</w:t>
      </w:r>
      <w:r>
        <w:rPr>
          <w:noProof/>
        </w:rPr>
        <w:tab/>
      </w:r>
      <w:r>
        <w:rPr>
          <w:noProof/>
        </w:rPr>
        <w:fldChar w:fldCharType="begin"/>
      </w:r>
      <w:r>
        <w:rPr>
          <w:noProof/>
        </w:rPr>
        <w:instrText xml:space="preserve"> PAGEREF _Toc182718057 \h </w:instrText>
      </w:r>
      <w:r>
        <w:rPr>
          <w:noProof/>
        </w:rPr>
      </w:r>
      <w:r>
        <w:rPr>
          <w:noProof/>
        </w:rPr>
        <w:fldChar w:fldCharType="separate"/>
      </w:r>
      <w:r>
        <w:rPr>
          <w:noProof/>
        </w:rPr>
        <w:t>1</w:t>
      </w:r>
      <w:r>
        <w:rPr>
          <w:noProof/>
        </w:rPr>
        <w:fldChar w:fldCharType="end"/>
      </w:r>
    </w:p>
    <w:p w14:paraId="49CFD78E" w14:textId="1C47F8C4"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1.2</w:t>
      </w:r>
      <w:r>
        <w:rPr>
          <w:rFonts w:asciiTheme="minorHAnsi" w:eastAsiaTheme="minorEastAsia" w:hAnsiTheme="minorHAnsi" w:cstheme="minorBidi"/>
          <w:noProof/>
          <w:kern w:val="2"/>
          <w:sz w:val="24"/>
          <w:szCs w:val="24"/>
          <w:lang w:eastAsia="ja-JP"/>
          <w14:ligatures w14:val="standardContextual"/>
        </w:rPr>
        <w:tab/>
      </w:r>
      <w:r>
        <w:rPr>
          <w:noProof/>
        </w:rPr>
        <w:t>Document Conventions</w:t>
      </w:r>
      <w:r>
        <w:rPr>
          <w:noProof/>
        </w:rPr>
        <w:tab/>
      </w:r>
      <w:r>
        <w:rPr>
          <w:noProof/>
        </w:rPr>
        <w:fldChar w:fldCharType="begin"/>
      </w:r>
      <w:r>
        <w:rPr>
          <w:noProof/>
        </w:rPr>
        <w:instrText xml:space="preserve"> PAGEREF _Toc182718058 \h </w:instrText>
      </w:r>
      <w:r>
        <w:rPr>
          <w:noProof/>
        </w:rPr>
      </w:r>
      <w:r>
        <w:rPr>
          <w:noProof/>
        </w:rPr>
        <w:fldChar w:fldCharType="separate"/>
      </w:r>
      <w:r>
        <w:rPr>
          <w:noProof/>
        </w:rPr>
        <w:t>1</w:t>
      </w:r>
      <w:r>
        <w:rPr>
          <w:noProof/>
        </w:rPr>
        <w:fldChar w:fldCharType="end"/>
      </w:r>
    </w:p>
    <w:p w14:paraId="458D2FFD" w14:textId="47C6A27D"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1.3</w:t>
      </w:r>
      <w:r>
        <w:rPr>
          <w:rFonts w:asciiTheme="minorHAnsi" w:eastAsiaTheme="minorEastAsia" w:hAnsiTheme="minorHAnsi" w:cstheme="minorBidi"/>
          <w:noProof/>
          <w:kern w:val="2"/>
          <w:sz w:val="24"/>
          <w:szCs w:val="24"/>
          <w:lang w:eastAsia="ja-JP"/>
          <w14:ligatures w14:val="standardContextual"/>
        </w:rPr>
        <w:tab/>
      </w:r>
      <w:r>
        <w:rPr>
          <w:noProof/>
        </w:rPr>
        <w:t>Intended Audience and Reading Suggestions</w:t>
      </w:r>
      <w:r>
        <w:rPr>
          <w:noProof/>
        </w:rPr>
        <w:tab/>
      </w:r>
      <w:r>
        <w:rPr>
          <w:noProof/>
        </w:rPr>
        <w:fldChar w:fldCharType="begin"/>
      </w:r>
      <w:r>
        <w:rPr>
          <w:noProof/>
        </w:rPr>
        <w:instrText xml:space="preserve"> PAGEREF _Toc182718059 \h </w:instrText>
      </w:r>
      <w:r>
        <w:rPr>
          <w:noProof/>
        </w:rPr>
      </w:r>
      <w:r>
        <w:rPr>
          <w:noProof/>
        </w:rPr>
        <w:fldChar w:fldCharType="separate"/>
      </w:r>
      <w:r>
        <w:rPr>
          <w:noProof/>
        </w:rPr>
        <w:t>1</w:t>
      </w:r>
      <w:r>
        <w:rPr>
          <w:noProof/>
        </w:rPr>
        <w:fldChar w:fldCharType="end"/>
      </w:r>
    </w:p>
    <w:p w14:paraId="5476C8BD" w14:textId="6B9E4201"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1.4</w:t>
      </w:r>
      <w:r>
        <w:rPr>
          <w:rFonts w:asciiTheme="minorHAnsi" w:eastAsiaTheme="minorEastAsia" w:hAnsiTheme="minorHAnsi" w:cstheme="minorBidi"/>
          <w:noProof/>
          <w:kern w:val="2"/>
          <w:sz w:val="24"/>
          <w:szCs w:val="24"/>
          <w:lang w:eastAsia="ja-JP"/>
          <w14:ligatures w14:val="standardContextual"/>
        </w:rPr>
        <w:tab/>
      </w:r>
      <w:r>
        <w:rPr>
          <w:noProof/>
        </w:rPr>
        <w:t>Product Scope</w:t>
      </w:r>
      <w:r>
        <w:rPr>
          <w:noProof/>
        </w:rPr>
        <w:tab/>
      </w:r>
      <w:r>
        <w:rPr>
          <w:noProof/>
        </w:rPr>
        <w:fldChar w:fldCharType="begin"/>
      </w:r>
      <w:r>
        <w:rPr>
          <w:noProof/>
        </w:rPr>
        <w:instrText xml:space="preserve"> PAGEREF _Toc182718060 \h </w:instrText>
      </w:r>
      <w:r>
        <w:rPr>
          <w:noProof/>
        </w:rPr>
      </w:r>
      <w:r>
        <w:rPr>
          <w:noProof/>
        </w:rPr>
        <w:fldChar w:fldCharType="separate"/>
      </w:r>
      <w:r>
        <w:rPr>
          <w:noProof/>
        </w:rPr>
        <w:t>2</w:t>
      </w:r>
      <w:r>
        <w:rPr>
          <w:noProof/>
        </w:rPr>
        <w:fldChar w:fldCharType="end"/>
      </w:r>
    </w:p>
    <w:p w14:paraId="6BFFCD9A" w14:textId="763A0A09"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1.5</w:t>
      </w:r>
      <w:r>
        <w:rPr>
          <w:rFonts w:asciiTheme="minorHAnsi" w:eastAsiaTheme="minorEastAsia" w:hAnsiTheme="minorHAnsi" w:cstheme="minorBidi"/>
          <w:noProof/>
          <w:kern w:val="2"/>
          <w:sz w:val="24"/>
          <w:szCs w:val="24"/>
          <w:lang w:eastAsia="ja-JP"/>
          <w14:ligatures w14:val="standardContextual"/>
        </w:rPr>
        <w:tab/>
      </w:r>
      <w:r>
        <w:rPr>
          <w:noProof/>
        </w:rPr>
        <w:t>References</w:t>
      </w:r>
      <w:r>
        <w:rPr>
          <w:noProof/>
        </w:rPr>
        <w:tab/>
      </w:r>
      <w:r>
        <w:rPr>
          <w:noProof/>
        </w:rPr>
        <w:fldChar w:fldCharType="begin"/>
      </w:r>
      <w:r>
        <w:rPr>
          <w:noProof/>
        </w:rPr>
        <w:instrText xml:space="preserve"> PAGEREF _Toc182718061 \h </w:instrText>
      </w:r>
      <w:r>
        <w:rPr>
          <w:noProof/>
        </w:rPr>
      </w:r>
      <w:r>
        <w:rPr>
          <w:noProof/>
        </w:rPr>
        <w:fldChar w:fldCharType="separate"/>
      </w:r>
      <w:r>
        <w:rPr>
          <w:noProof/>
        </w:rPr>
        <w:t>2</w:t>
      </w:r>
      <w:r>
        <w:rPr>
          <w:noProof/>
        </w:rPr>
        <w:fldChar w:fldCharType="end"/>
      </w:r>
    </w:p>
    <w:p w14:paraId="4F7F9012" w14:textId="17979A21" w:rsidR="00397A61" w:rsidRDefault="00397A61">
      <w:pPr>
        <w:pStyle w:val="TOC1"/>
        <w:rPr>
          <w:rFonts w:asciiTheme="minorHAnsi" w:eastAsiaTheme="minorEastAsia" w:hAnsiTheme="minorHAnsi" w:cstheme="minorBidi"/>
          <w:b w:val="0"/>
          <w:kern w:val="2"/>
          <w:szCs w:val="24"/>
          <w:lang w:eastAsia="ja-JP"/>
          <w14:ligatures w14:val="standardContextual"/>
        </w:rPr>
      </w:pPr>
      <w:r>
        <w:t>2.</w:t>
      </w:r>
      <w:r>
        <w:rPr>
          <w:rFonts w:asciiTheme="minorHAnsi" w:eastAsiaTheme="minorEastAsia" w:hAnsiTheme="minorHAnsi" w:cstheme="minorBidi"/>
          <w:b w:val="0"/>
          <w:kern w:val="2"/>
          <w:szCs w:val="24"/>
          <w:lang w:eastAsia="ja-JP"/>
          <w14:ligatures w14:val="standardContextual"/>
        </w:rPr>
        <w:tab/>
      </w:r>
      <w:r>
        <w:t>Overall Description</w:t>
      </w:r>
      <w:r>
        <w:tab/>
      </w:r>
      <w:r>
        <w:fldChar w:fldCharType="begin"/>
      </w:r>
      <w:r>
        <w:instrText xml:space="preserve"> PAGEREF _Toc182718062 \h </w:instrText>
      </w:r>
      <w:r>
        <w:fldChar w:fldCharType="separate"/>
      </w:r>
      <w:r>
        <w:t>3</w:t>
      </w:r>
      <w:r>
        <w:fldChar w:fldCharType="end"/>
      </w:r>
    </w:p>
    <w:p w14:paraId="6BC6D795" w14:textId="4C2A7729"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2.1</w:t>
      </w:r>
      <w:r>
        <w:rPr>
          <w:rFonts w:asciiTheme="minorHAnsi" w:eastAsiaTheme="minorEastAsia" w:hAnsiTheme="minorHAnsi" w:cstheme="minorBidi"/>
          <w:noProof/>
          <w:kern w:val="2"/>
          <w:sz w:val="24"/>
          <w:szCs w:val="24"/>
          <w:lang w:eastAsia="ja-JP"/>
          <w14:ligatures w14:val="standardContextual"/>
        </w:rPr>
        <w:tab/>
      </w:r>
      <w:r>
        <w:rPr>
          <w:noProof/>
        </w:rPr>
        <w:t>Product Perspective</w:t>
      </w:r>
      <w:r>
        <w:rPr>
          <w:noProof/>
        </w:rPr>
        <w:tab/>
      </w:r>
      <w:r>
        <w:rPr>
          <w:noProof/>
        </w:rPr>
        <w:fldChar w:fldCharType="begin"/>
      </w:r>
      <w:r>
        <w:rPr>
          <w:noProof/>
        </w:rPr>
        <w:instrText xml:space="preserve"> PAGEREF _Toc182718063 \h </w:instrText>
      </w:r>
      <w:r>
        <w:rPr>
          <w:noProof/>
        </w:rPr>
      </w:r>
      <w:r>
        <w:rPr>
          <w:noProof/>
        </w:rPr>
        <w:fldChar w:fldCharType="separate"/>
      </w:r>
      <w:r>
        <w:rPr>
          <w:noProof/>
        </w:rPr>
        <w:t>3</w:t>
      </w:r>
      <w:r>
        <w:rPr>
          <w:noProof/>
        </w:rPr>
        <w:fldChar w:fldCharType="end"/>
      </w:r>
    </w:p>
    <w:p w14:paraId="46494F30" w14:textId="18E5AEA8"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2.2</w:t>
      </w:r>
      <w:r>
        <w:rPr>
          <w:rFonts w:asciiTheme="minorHAnsi" w:eastAsiaTheme="minorEastAsia" w:hAnsiTheme="minorHAnsi" w:cstheme="minorBidi"/>
          <w:noProof/>
          <w:kern w:val="2"/>
          <w:sz w:val="24"/>
          <w:szCs w:val="24"/>
          <w:lang w:eastAsia="ja-JP"/>
          <w14:ligatures w14:val="standardContextual"/>
        </w:rPr>
        <w:tab/>
      </w:r>
      <w:r>
        <w:rPr>
          <w:noProof/>
        </w:rPr>
        <w:t>Product Functions</w:t>
      </w:r>
      <w:r>
        <w:rPr>
          <w:noProof/>
        </w:rPr>
        <w:tab/>
      </w:r>
      <w:r>
        <w:rPr>
          <w:noProof/>
        </w:rPr>
        <w:fldChar w:fldCharType="begin"/>
      </w:r>
      <w:r>
        <w:rPr>
          <w:noProof/>
        </w:rPr>
        <w:instrText xml:space="preserve"> PAGEREF _Toc182718064 \h </w:instrText>
      </w:r>
      <w:r>
        <w:rPr>
          <w:noProof/>
        </w:rPr>
      </w:r>
      <w:r>
        <w:rPr>
          <w:noProof/>
        </w:rPr>
        <w:fldChar w:fldCharType="separate"/>
      </w:r>
      <w:r>
        <w:rPr>
          <w:noProof/>
        </w:rPr>
        <w:t>4</w:t>
      </w:r>
      <w:r>
        <w:rPr>
          <w:noProof/>
        </w:rPr>
        <w:fldChar w:fldCharType="end"/>
      </w:r>
    </w:p>
    <w:p w14:paraId="056FB92F" w14:textId="510BE3C4" w:rsidR="00397A61" w:rsidRDefault="00397A61">
      <w:pPr>
        <w:pStyle w:val="TOC2"/>
        <w:rPr>
          <w:rFonts w:asciiTheme="minorHAnsi" w:eastAsiaTheme="minorEastAsia" w:hAnsiTheme="minorHAnsi" w:cstheme="minorBidi"/>
          <w:noProof/>
          <w:kern w:val="2"/>
          <w:sz w:val="24"/>
          <w:szCs w:val="24"/>
          <w:lang w:eastAsia="ja-JP"/>
          <w14:ligatures w14:val="standardContextual"/>
        </w:rPr>
      </w:pPr>
      <w:r>
        <w:rPr>
          <w:noProof/>
        </w:rPr>
        <w:t>User Classes and Characteristics</w:t>
      </w:r>
      <w:r>
        <w:rPr>
          <w:noProof/>
        </w:rPr>
        <w:tab/>
      </w:r>
      <w:r>
        <w:rPr>
          <w:noProof/>
        </w:rPr>
        <w:fldChar w:fldCharType="begin"/>
      </w:r>
      <w:r>
        <w:rPr>
          <w:noProof/>
        </w:rPr>
        <w:instrText xml:space="preserve"> PAGEREF _Toc182718065 \h </w:instrText>
      </w:r>
      <w:r>
        <w:rPr>
          <w:noProof/>
        </w:rPr>
      </w:r>
      <w:r>
        <w:rPr>
          <w:noProof/>
        </w:rPr>
        <w:fldChar w:fldCharType="separate"/>
      </w:r>
      <w:r>
        <w:rPr>
          <w:noProof/>
        </w:rPr>
        <w:t>4</w:t>
      </w:r>
      <w:r>
        <w:rPr>
          <w:noProof/>
        </w:rPr>
        <w:fldChar w:fldCharType="end"/>
      </w:r>
    </w:p>
    <w:p w14:paraId="2A200443" w14:textId="5125AB85"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2.3</w:t>
      </w:r>
      <w:r>
        <w:rPr>
          <w:rFonts w:asciiTheme="minorHAnsi" w:eastAsiaTheme="minorEastAsia" w:hAnsiTheme="minorHAnsi" w:cstheme="minorBidi"/>
          <w:noProof/>
          <w:kern w:val="2"/>
          <w:sz w:val="24"/>
          <w:szCs w:val="24"/>
          <w:lang w:eastAsia="ja-JP"/>
          <w14:ligatures w14:val="standardContextual"/>
        </w:rPr>
        <w:tab/>
      </w:r>
      <w:r>
        <w:rPr>
          <w:noProof/>
        </w:rPr>
        <w:t>Operating Environment</w:t>
      </w:r>
      <w:r>
        <w:rPr>
          <w:noProof/>
        </w:rPr>
        <w:tab/>
      </w:r>
      <w:r>
        <w:rPr>
          <w:noProof/>
        </w:rPr>
        <w:fldChar w:fldCharType="begin"/>
      </w:r>
      <w:r>
        <w:rPr>
          <w:noProof/>
        </w:rPr>
        <w:instrText xml:space="preserve"> PAGEREF _Toc182718066 \h </w:instrText>
      </w:r>
      <w:r>
        <w:rPr>
          <w:noProof/>
        </w:rPr>
      </w:r>
      <w:r>
        <w:rPr>
          <w:noProof/>
        </w:rPr>
        <w:fldChar w:fldCharType="separate"/>
      </w:r>
      <w:r>
        <w:rPr>
          <w:noProof/>
        </w:rPr>
        <w:t>4</w:t>
      </w:r>
      <w:r>
        <w:rPr>
          <w:noProof/>
        </w:rPr>
        <w:fldChar w:fldCharType="end"/>
      </w:r>
    </w:p>
    <w:p w14:paraId="29503D0E" w14:textId="7353619E"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2.4</w:t>
      </w:r>
      <w:r>
        <w:rPr>
          <w:rFonts w:asciiTheme="minorHAnsi" w:eastAsiaTheme="minorEastAsia" w:hAnsiTheme="minorHAnsi" w:cstheme="minorBidi"/>
          <w:noProof/>
          <w:kern w:val="2"/>
          <w:sz w:val="24"/>
          <w:szCs w:val="24"/>
          <w:lang w:eastAsia="ja-JP"/>
          <w14:ligatures w14:val="standardContextual"/>
        </w:rPr>
        <w:tab/>
      </w:r>
      <w:r>
        <w:rPr>
          <w:noProof/>
        </w:rPr>
        <w:t>Design and Implementation Constraints</w:t>
      </w:r>
      <w:r>
        <w:rPr>
          <w:noProof/>
        </w:rPr>
        <w:tab/>
      </w:r>
      <w:r>
        <w:rPr>
          <w:noProof/>
        </w:rPr>
        <w:fldChar w:fldCharType="begin"/>
      </w:r>
      <w:r>
        <w:rPr>
          <w:noProof/>
        </w:rPr>
        <w:instrText xml:space="preserve"> PAGEREF _Toc182718067 \h </w:instrText>
      </w:r>
      <w:r>
        <w:rPr>
          <w:noProof/>
        </w:rPr>
      </w:r>
      <w:r>
        <w:rPr>
          <w:noProof/>
        </w:rPr>
        <w:fldChar w:fldCharType="separate"/>
      </w:r>
      <w:r>
        <w:rPr>
          <w:noProof/>
        </w:rPr>
        <w:t>5</w:t>
      </w:r>
      <w:r>
        <w:rPr>
          <w:noProof/>
        </w:rPr>
        <w:fldChar w:fldCharType="end"/>
      </w:r>
    </w:p>
    <w:p w14:paraId="06431D34" w14:textId="6C65EB55"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2.5</w:t>
      </w:r>
      <w:r>
        <w:rPr>
          <w:rFonts w:asciiTheme="minorHAnsi" w:eastAsiaTheme="minorEastAsia" w:hAnsiTheme="minorHAnsi" w:cstheme="minorBidi"/>
          <w:noProof/>
          <w:kern w:val="2"/>
          <w:sz w:val="24"/>
          <w:szCs w:val="24"/>
          <w:lang w:eastAsia="ja-JP"/>
          <w14:ligatures w14:val="standardContextual"/>
        </w:rPr>
        <w:tab/>
      </w:r>
      <w:r>
        <w:rPr>
          <w:noProof/>
        </w:rPr>
        <w:t>User Documentation</w:t>
      </w:r>
      <w:r>
        <w:rPr>
          <w:noProof/>
        </w:rPr>
        <w:tab/>
      </w:r>
      <w:r>
        <w:rPr>
          <w:noProof/>
        </w:rPr>
        <w:fldChar w:fldCharType="begin"/>
      </w:r>
      <w:r>
        <w:rPr>
          <w:noProof/>
        </w:rPr>
        <w:instrText xml:space="preserve"> PAGEREF _Toc182718068 \h </w:instrText>
      </w:r>
      <w:r>
        <w:rPr>
          <w:noProof/>
        </w:rPr>
      </w:r>
      <w:r>
        <w:rPr>
          <w:noProof/>
        </w:rPr>
        <w:fldChar w:fldCharType="separate"/>
      </w:r>
      <w:r>
        <w:rPr>
          <w:noProof/>
        </w:rPr>
        <w:t>5</w:t>
      </w:r>
      <w:r>
        <w:rPr>
          <w:noProof/>
        </w:rPr>
        <w:fldChar w:fldCharType="end"/>
      </w:r>
    </w:p>
    <w:p w14:paraId="57C40292" w14:textId="590975A1"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2.6</w:t>
      </w:r>
      <w:r>
        <w:rPr>
          <w:rFonts w:asciiTheme="minorHAnsi" w:eastAsiaTheme="minorEastAsia" w:hAnsiTheme="minorHAnsi" w:cstheme="minorBidi"/>
          <w:noProof/>
          <w:kern w:val="2"/>
          <w:sz w:val="24"/>
          <w:szCs w:val="24"/>
          <w:lang w:eastAsia="ja-JP"/>
          <w14:ligatures w14:val="standardContextual"/>
        </w:rPr>
        <w:tab/>
      </w:r>
      <w:r>
        <w:rPr>
          <w:noProof/>
        </w:rPr>
        <w:t>Assumptions and Dependencies</w:t>
      </w:r>
      <w:r>
        <w:rPr>
          <w:noProof/>
        </w:rPr>
        <w:tab/>
      </w:r>
      <w:r>
        <w:rPr>
          <w:noProof/>
        </w:rPr>
        <w:fldChar w:fldCharType="begin"/>
      </w:r>
      <w:r>
        <w:rPr>
          <w:noProof/>
        </w:rPr>
        <w:instrText xml:space="preserve"> PAGEREF _Toc182718069 \h </w:instrText>
      </w:r>
      <w:r>
        <w:rPr>
          <w:noProof/>
        </w:rPr>
      </w:r>
      <w:r>
        <w:rPr>
          <w:noProof/>
        </w:rPr>
        <w:fldChar w:fldCharType="separate"/>
      </w:r>
      <w:r>
        <w:rPr>
          <w:noProof/>
        </w:rPr>
        <w:t>5</w:t>
      </w:r>
      <w:r>
        <w:rPr>
          <w:noProof/>
        </w:rPr>
        <w:fldChar w:fldCharType="end"/>
      </w:r>
    </w:p>
    <w:p w14:paraId="15A37B1A" w14:textId="315A49D7" w:rsidR="00397A61" w:rsidRDefault="00397A61">
      <w:pPr>
        <w:pStyle w:val="TOC1"/>
        <w:rPr>
          <w:rFonts w:asciiTheme="minorHAnsi" w:eastAsiaTheme="minorEastAsia" w:hAnsiTheme="minorHAnsi" w:cstheme="minorBidi"/>
          <w:b w:val="0"/>
          <w:kern w:val="2"/>
          <w:szCs w:val="24"/>
          <w:lang w:eastAsia="ja-JP"/>
          <w14:ligatures w14:val="standardContextual"/>
        </w:rPr>
      </w:pPr>
      <w:r>
        <w:t>3.</w:t>
      </w:r>
      <w:r>
        <w:rPr>
          <w:rFonts w:asciiTheme="minorHAnsi" w:eastAsiaTheme="minorEastAsia" w:hAnsiTheme="minorHAnsi" w:cstheme="minorBidi"/>
          <w:b w:val="0"/>
          <w:kern w:val="2"/>
          <w:szCs w:val="24"/>
          <w:lang w:eastAsia="ja-JP"/>
          <w14:ligatures w14:val="standardContextual"/>
        </w:rPr>
        <w:tab/>
      </w:r>
      <w:r>
        <w:t>External Interface Requirements</w:t>
      </w:r>
      <w:r>
        <w:tab/>
      </w:r>
      <w:r>
        <w:fldChar w:fldCharType="begin"/>
      </w:r>
      <w:r>
        <w:instrText xml:space="preserve"> PAGEREF _Toc182718070 \h </w:instrText>
      </w:r>
      <w:r>
        <w:fldChar w:fldCharType="separate"/>
      </w:r>
      <w:r>
        <w:t>6</w:t>
      </w:r>
      <w:r>
        <w:fldChar w:fldCharType="end"/>
      </w:r>
    </w:p>
    <w:p w14:paraId="3BB642AD" w14:textId="2FC4B9E5"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3.1</w:t>
      </w:r>
      <w:r>
        <w:rPr>
          <w:rFonts w:asciiTheme="minorHAnsi" w:eastAsiaTheme="minorEastAsia" w:hAnsiTheme="minorHAnsi" w:cstheme="minorBidi"/>
          <w:noProof/>
          <w:kern w:val="2"/>
          <w:sz w:val="24"/>
          <w:szCs w:val="24"/>
          <w:lang w:eastAsia="ja-JP"/>
          <w14:ligatures w14:val="standardContextual"/>
        </w:rPr>
        <w:tab/>
      </w:r>
      <w:r>
        <w:rPr>
          <w:noProof/>
        </w:rPr>
        <w:t>User Interfaces</w:t>
      </w:r>
      <w:r>
        <w:rPr>
          <w:noProof/>
        </w:rPr>
        <w:tab/>
      </w:r>
      <w:r>
        <w:rPr>
          <w:noProof/>
        </w:rPr>
        <w:fldChar w:fldCharType="begin"/>
      </w:r>
      <w:r>
        <w:rPr>
          <w:noProof/>
        </w:rPr>
        <w:instrText xml:space="preserve"> PAGEREF _Toc182718071 \h </w:instrText>
      </w:r>
      <w:r>
        <w:rPr>
          <w:noProof/>
        </w:rPr>
      </w:r>
      <w:r>
        <w:rPr>
          <w:noProof/>
        </w:rPr>
        <w:fldChar w:fldCharType="separate"/>
      </w:r>
      <w:r>
        <w:rPr>
          <w:noProof/>
        </w:rPr>
        <w:t>6</w:t>
      </w:r>
      <w:r>
        <w:rPr>
          <w:noProof/>
        </w:rPr>
        <w:fldChar w:fldCharType="end"/>
      </w:r>
    </w:p>
    <w:p w14:paraId="5A28C375" w14:textId="24FF50B4"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3.2</w:t>
      </w:r>
      <w:r>
        <w:rPr>
          <w:rFonts w:asciiTheme="minorHAnsi" w:eastAsiaTheme="minorEastAsia" w:hAnsiTheme="minorHAnsi" w:cstheme="minorBidi"/>
          <w:noProof/>
          <w:kern w:val="2"/>
          <w:sz w:val="24"/>
          <w:szCs w:val="24"/>
          <w:lang w:eastAsia="ja-JP"/>
          <w14:ligatures w14:val="standardContextual"/>
        </w:rPr>
        <w:tab/>
      </w:r>
      <w:r>
        <w:rPr>
          <w:noProof/>
        </w:rPr>
        <w:t>Hardware Interfaces</w:t>
      </w:r>
      <w:r>
        <w:rPr>
          <w:noProof/>
        </w:rPr>
        <w:tab/>
      </w:r>
      <w:r>
        <w:rPr>
          <w:noProof/>
        </w:rPr>
        <w:fldChar w:fldCharType="begin"/>
      </w:r>
      <w:r>
        <w:rPr>
          <w:noProof/>
        </w:rPr>
        <w:instrText xml:space="preserve"> PAGEREF _Toc182718072 \h </w:instrText>
      </w:r>
      <w:r>
        <w:rPr>
          <w:noProof/>
        </w:rPr>
      </w:r>
      <w:r>
        <w:rPr>
          <w:noProof/>
        </w:rPr>
        <w:fldChar w:fldCharType="separate"/>
      </w:r>
      <w:r>
        <w:rPr>
          <w:noProof/>
        </w:rPr>
        <w:t>7</w:t>
      </w:r>
      <w:r>
        <w:rPr>
          <w:noProof/>
        </w:rPr>
        <w:fldChar w:fldCharType="end"/>
      </w:r>
    </w:p>
    <w:p w14:paraId="68DF4CD2" w14:textId="0D06B405"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3.3</w:t>
      </w:r>
      <w:r>
        <w:rPr>
          <w:rFonts w:asciiTheme="minorHAnsi" w:eastAsiaTheme="minorEastAsia" w:hAnsiTheme="minorHAnsi" w:cstheme="minorBidi"/>
          <w:noProof/>
          <w:kern w:val="2"/>
          <w:sz w:val="24"/>
          <w:szCs w:val="24"/>
          <w:lang w:eastAsia="ja-JP"/>
          <w14:ligatures w14:val="standardContextual"/>
        </w:rPr>
        <w:tab/>
      </w:r>
      <w:r>
        <w:rPr>
          <w:noProof/>
        </w:rPr>
        <w:t>Communications Interfaces</w:t>
      </w:r>
      <w:r>
        <w:rPr>
          <w:noProof/>
        </w:rPr>
        <w:tab/>
      </w:r>
      <w:r>
        <w:rPr>
          <w:noProof/>
        </w:rPr>
        <w:fldChar w:fldCharType="begin"/>
      </w:r>
      <w:r>
        <w:rPr>
          <w:noProof/>
        </w:rPr>
        <w:instrText xml:space="preserve"> PAGEREF _Toc182718073 \h </w:instrText>
      </w:r>
      <w:r>
        <w:rPr>
          <w:noProof/>
        </w:rPr>
      </w:r>
      <w:r>
        <w:rPr>
          <w:noProof/>
        </w:rPr>
        <w:fldChar w:fldCharType="separate"/>
      </w:r>
      <w:r>
        <w:rPr>
          <w:noProof/>
        </w:rPr>
        <w:t>7</w:t>
      </w:r>
      <w:r>
        <w:rPr>
          <w:noProof/>
        </w:rPr>
        <w:fldChar w:fldCharType="end"/>
      </w:r>
    </w:p>
    <w:p w14:paraId="59931504" w14:textId="0A4099D1" w:rsidR="00397A61" w:rsidRDefault="00397A61">
      <w:pPr>
        <w:pStyle w:val="TOC1"/>
        <w:rPr>
          <w:rFonts w:asciiTheme="minorHAnsi" w:eastAsiaTheme="minorEastAsia" w:hAnsiTheme="minorHAnsi" w:cstheme="minorBidi"/>
          <w:b w:val="0"/>
          <w:kern w:val="2"/>
          <w:szCs w:val="24"/>
          <w:lang w:eastAsia="ja-JP"/>
          <w14:ligatures w14:val="standardContextual"/>
        </w:rPr>
      </w:pPr>
      <w:r>
        <w:t>4.</w:t>
      </w:r>
      <w:r>
        <w:rPr>
          <w:rFonts w:asciiTheme="minorHAnsi" w:eastAsiaTheme="minorEastAsia" w:hAnsiTheme="minorHAnsi" w:cstheme="minorBidi"/>
          <w:b w:val="0"/>
          <w:kern w:val="2"/>
          <w:szCs w:val="24"/>
          <w:lang w:eastAsia="ja-JP"/>
          <w14:ligatures w14:val="standardContextual"/>
        </w:rPr>
        <w:tab/>
      </w:r>
      <w:r>
        <w:t>System Features</w:t>
      </w:r>
      <w:r>
        <w:tab/>
      </w:r>
      <w:r>
        <w:fldChar w:fldCharType="begin"/>
      </w:r>
      <w:r>
        <w:instrText xml:space="preserve"> PAGEREF _Toc182718074 \h </w:instrText>
      </w:r>
      <w:r>
        <w:fldChar w:fldCharType="separate"/>
      </w:r>
      <w:r>
        <w:t>9</w:t>
      </w:r>
      <w:r>
        <w:fldChar w:fldCharType="end"/>
      </w:r>
    </w:p>
    <w:p w14:paraId="7A9A1689" w14:textId="29B62213"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4.1</w:t>
      </w:r>
      <w:r>
        <w:rPr>
          <w:rFonts w:asciiTheme="minorHAnsi" w:eastAsiaTheme="minorEastAsia" w:hAnsiTheme="minorHAnsi" w:cstheme="minorBidi"/>
          <w:noProof/>
          <w:kern w:val="2"/>
          <w:sz w:val="24"/>
          <w:szCs w:val="24"/>
          <w:lang w:eastAsia="ja-JP"/>
          <w14:ligatures w14:val="standardContextual"/>
        </w:rPr>
        <w:tab/>
      </w:r>
      <w:r>
        <w:rPr>
          <w:noProof/>
        </w:rPr>
        <w:t>Sign Up</w:t>
      </w:r>
      <w:r>
        <w:rPr>
          <w:noProof/>
        </w:rPr>
        <w:tab/>
      </w:r>
      <w:r>
        <w:rPr>
          <w:noProof/>
        </w:rPr>
        <w:fldChar w:fldCharType="begin"/>
      </w:r>
      <w:r>
        <w:rPr>
          <w:noProof/>
        </w:rPr>
        <w:instrText xml:space="preserve"> PAGEREF _Toc182718075 \h </w:instrText>
      </w:r>
      <w:r>
        <w:rPr>
          <w:noProof/>
        </w:rPr>
      </w:r>
      <w:r>
        <w:rPr>
          <w:noProof/>
        </w:rPr>
        <w:fldChar w:fldCharType="separate"/>
      </w:r>
      <w:r>
        <w:rPr>
          <w:noProof/>
        </w:rPr>
        <w:t>9</w:t>
      </w:r>
      <w:r>
        <w:rPr>
          <w:noProof/>
        </w:rPr>
        <w:fldChar w:fldCharType="end"/>
      </w:r>
    </w:p>
    <w:p w14:paraId="045F8F0B" w14:textId="379EC29A"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4.2</w:t>
      </w:r>
      <w:r>
        <w:rPr>
          <w:rFonts w:asciiTheme="minorHAnsi" w:eastAsiaTheme="minorEastAsia" w:hAnsiTheme="minorHAnsi" w:cstheme="minorBidi"/>
          <w:noProof/>
          <w:kern w:val="2"/>
          <w:sz w:val="24"/>
          <w:szCs w:val="24"/>
          <w:lang w:eastAsia="ja-JP"/>
          <w14:ligatures w14:val="standardContextual"/>
        </w:rPr>
        <w:tab/>
      </w:r>
      <w:r>
        <w:rPr>
          <w:noProof/>
        </w:rPr>
        <w:t>System Feature 2 (and so on)</w:t>
      </w:r>
      <w:r>
        <w:rPr>
          <w:noProof/>
        </w:rPr>
        <w:tab/>
      </w:r>
      <w:r>
        <w:rPr>
          <w:noProof/>
        </w:rPr>
        <w:fldChar w:fldCharType="begin"/>
      </w:r>
      <w:r>
        <w:rPr>
          <w:noProof/>
        </w:rPr>
        <w:instrText xml:space="preserve"> PAGEREF _Toc182718076 \h </w:instrText>
      </w:r>
      <w:r>
        <w:rPr>
          <w:noProof/>
        </w:rPr>
      </w:r>
      <w:r>
        <w:rPr>
          <w:noProof/>
        </w:rPr>
        <w:fldChar w:fldCharType="separate"/>
      </w:r>
      <w:r>
        <w:rPr>
          <w:noProof/>
        </w:rPr>
        <w:t>10</w:t>
      </w:r>
      <w:r>
        <w:rPr>
          <w:noProof/>
        </w:rPr>
        <w:fldChar w:fldCharType="end"/>
      </w:r>
    </w:p>
    <w:p w14:paraId="60FF437B" w14:textId="7BB5FA5E" w:rsidR="00397A61" w:rsidRDefault="00397A61">
      <w:pPr>
        <w:pStyle w:val="TOC1"/>
        <w:rPr>
          <w:rFonts w:asciiTheme="minorHAnsi" w:eastAsiaTheme="minorEastAsia" w:hAnsiTheme="minorHAnsi" w:cstheme="minorBidi"/>
          <w:b w:val="0"/>
          <w:kern w:val="2"/>
          <w:szCs w:val="24"/>
          <w:lang w:eastAsia="ja-JP"/>
          <w14:ligatures w14:val="standardContextual"/>
        </w:rPr>
      </w:pPr>
      <w:r>
        <w:t>5.</w:t>
      </w:r>
      <w:r>
        <w:rPr>
          <w:rFonts w:asciiTheme="minorHAnsi" w:eastAsiaTheme="minorEastAsia" w:hAnsiTheme="minorHAnsi" w:cstheme="minorBidi"/>
          <w:b w:val="0"/>
          <w:kern w:val="2"/>
          <w:szCs w:val="24"/>
          <w:lang w:eastAsia="ja-JP"/>
          <w14:ligatures w14:val="standardContextual"/>
        </w:rPr>
        <w:tab/>
      </w:r>
      <w:r>
        <w:t>Other Nonfunctional Requirements</w:t>
      </w:r>
      <w:r>
        <w:tab/>
      </w:r>
      <w:r>
        <w:fldChar w:fldCharType="begin"/>
      </w:r>
      <w:r>
        <w:instrText xml:space="preserve"> PAGEREF _Toc182718077 \h </w:instrText>
      </w:r>
      <w:r>
        <w:fldChar w:fldCharType="separate"/>
      </w:r>
      <w:r>
        <w:t>10</w:t>
      </w:r>
      <w:r>
        <w:fldChar w:fldCharType="end"/>
      </w:r>
    </w:p>
    <w:p w14:paraId="3BCC9F26" w14:textId="56169AED"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5.1</w:t>
      </w:r>
      <w:r>
        <w:rPr>
          <w:rFonts w:asciiTheme="minorHAnsi" w:eastAsiaTheme="minorEastAsia" w:hAnsiTheme="minorHAnsi" w:cstheme="minorBidi"/>
          <w:noProof/>
          <w:kern w:val="2"/>
          <w:sz w:val="24"/>
          <w:szCs w:val="24"/>
          <w:lang w:eastAsia="ja-JP"/>
          <w14:ligatures w14:val="standardContextual"/>
        </w:rPr>
        <w:tab/>
      </w:r>
      <w:r>
        <w:rPr>
          <w:noProof/>
        </w:rPr>
        <w:t>Performance Requirements</w:t>
      </w:r>
      <w:r>
        <w:rPr>
          <w:noProof/>
        </w:rPr>
        <w:tab/>
      </w:r>
      <w:r>
        <w:rPr>
          <w:noProof/>
        </w:rPr>
        <w:fldChar w:fldCharType="begin"/>
      </w:r>
      <w:r>
        <w:rPr>
          <w:noProof/>
        </w:rPr>
        <w:instrText xml:space="preserve"> PAGEREF _Toc182718078 \h </w:instrText>
      </w:r>
      <w:r>
        <w:rPr>
          <w:noProof/>
        </w:rPr>
      </w:r>
      <w:r>
        <w:rPr>
          <w:noProof/>
        </w:rPr>
        <w:fldChar w:fldCharType="separate"/>
      </w:r>
      <w:r>
        <w:rPr>
          <w:noProof/>
        </w:rPr>
        <w:t>10</w:t>
      </w:r>
      <w:r>
        <w:rPr>
          <w:noProof/>
        </w:rPr>
        <w:fldChar w:fldCharType="end"/>
      </w:r>
    </w:p>
    <w:p w14:paraId="34024A00" w14:textId="4F15E202"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5.2</w:t>
      </w:r>
      <w:r>
        <w:rPr>
          <w:rFonts w:asciiTheme="minorHAnsi" w:eastAsiaTheme="minorEastAsia" w:hAnsiTheme="minorHAnsi" w:cstheme="minorBidi"/>
          <w:noProof/>
          <w:kern w:val="2"/>
          <w:sz w:val="24"/>
          <w:szCs w:val="24"/>
          <w:lang w:eastAsia="ja-JP"/>
          <w14:ligatures w14:val="standardContextual"/>
        </w:rPr>
        <w:tab/>
      </w:r>
      <w:r>
        <w:rPr>
          <w:noProof/>
        </w:rPr>
        <w:t>Safety Requirements</w:t>
      </w:r>
      <w:r>
        <w:rPr>
          <w:noProof/>
        </w:rPr>
        <w:tab/>
      </w:r>
      <w:r>
        <w:rPr>
          <w:noProof/>
        </w:rPr>
        <w:fldChar w:fldCharType="begin"/>
      </w:r>
      <w:r>
        <w:rPr>
          <w:noProof/>
        </w:rPr>
        <w:instrText xml:space="preserve"> PAGEREF _Toc182718079 \h </w:instrText>
      </w:r>
      <w:r>
        <w:rPr>
          <w:noProof/>
        </w:rPr>
      </w:r>
      <w:r>
        <w:rPr>
          <w:noProof/>
        </w:rPr>
        <w:fldChar w:fldCharType="separate"/>
      </w:r>
      <w:r>
        <w:rPr>
          <w:noProof/>
        </w:rPr>
        <w:t>10</w:t>
      </w:r>
      <w:r>
        <w:rPr>
          <w:noProof/>
        </w:rPr>
        <w:fldChar w:fldCharType="end"/>
      </w:r>
    </w:p>
    <w:p w14:paraId="56DDA9A1" w14:textId="5011871B"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5.3</w:t>
      </w:r>
      <w:r>
        <w:rPr>
          <w:rFonts w:asciiTheme="minorHAnsi" w:eastAsiaTheme="minorEastAsia" w:hAnsiTheme="minorHAnsi" w:cstheme="minorBidi"/>
          <w:noProof/>
          <w:kern w:val="2"/>
          <w:sz w:val="24"/>
          <w:szCs w:val="24"/>
          <w:lang w:eastAsia="ja-JP"/>
          <w14:ligatures w14:val="standardContextual"/>
        </w:rPr>
        <w:tab/>
      </w:r>
      <w:r>
        <w:rPr>
          <w:noProof/>
        </w:rPr>
        <w:t>Security Requirements</w:t>
      </w:r>
      <w:r>
        <w:rPr>
          <w:noProof/>
        </w:rPr>
        <w:tab/>
      </w:r>
      <w:r>
        <w:rPr>
          <w:noProof/>
        </w:rPr>
        <w:fldChar w:fldCharType="begin"/>
      </w:r>
      <w:r>
        <w:rPr>
          <w:noProof/>
        </w:rPr>
        <w:instrText xml:space="preserve"> PAGEREF _Toc182718080 \h </w:instrText>
      </w:r>
      <w:r>
        <w:rPr>
          <w:noProof/>
        </w:rPr>
      </w:r>
      <w:r>
        <w:rPr>
          <w:noProof/>
        </w:rPr>
        <w:fldChar w:fldCharType="separate"/>
      </w:r>
      <w:r>
        <w:rPr>
          <w:noProof/>
        </w:rPr>
        <w:t>10</w:t>
      </w:r>
      <w:r>
        <w:rPr>
          <w:noProof/>
        </w:rPr>
        <w:fldChar w:fldCharType="end"/>
      </w:r>
    </w:p>
    <w:p w14:paraId="10C17835" w14:textId="0BA8A91F"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5.4</w:t>
      </w:r>
      <w:r>
        <w:rPr>
          <w:rFonts w:asciiTheme="minorHAnsi" w:eastAsiaTheme="minorEastAsia" w:hAnsiTheme="minorHAnsi" w:cstheme="minorBidi"/>
          <w:noProof/>
          <w:kern w:val="2"/>
          <w:sz w:val="24"/>
          <w:szCs w:val="24"/>
          <w:lang w:eastAsia="ja-JP"/>
          <w14:ligatures w14:val="standardContextual"/>
        </w:rPr>
        <w:tab/>
      </w:r>
      <w:r>
        <w:rPr>
          <w:noProof/>
        </w:rPr>
        <w:t>Software Quality Attributes</w:t>
      </w:r>
      <w:r>
        <w:rPr>
          <w:noProof/>
        </w:rPr>
        <w:tab/>
      </w:r>
      <w:r>
        <w:rPr>
          <w:noProof/>
        </w:rPr>
        <w:fldChar w:fldCharType="begin"/>
      </w:r>
      <w:r>
        <w:rPr>
          <w:noProof/>
        </w:rPr>
        <w:instrText xml:space="preserve"> PAGEREF _Toc182718081 \h </w:instrText>
      </w:r>
      <w:r>
        <w:rPr>
          <w:noProof/>
        </w:rPr>
      </w:r>
      <w:r>
        <w:rPr>
          <w:noProof/>
        </w:rPr>
        <w:fldChar w:fldCharType="separate"/>
      </w:r>
      <w:r>
        <w:rPr>
          <w:noProof/>
        </w:rPr>
        <w:t>10</w:t>
      </w:r>
      <w:r>
        <w:rPr>
          <w:noProof/>
        </w:rPr>
        <w:fldChar w:fldCharType="end"/>
      </w:r>
    </w:p>
    <w:p w14:paraId="692D4040" w14:textId="1FB667A7"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5.5</w:t>
      </w:r>
      <w:r>
        <w:rPr>
          <w:rFonts w:asciiTheme="minorHAnsi" w:eastAsiaTheme="minorEastAsia" w:hAnsiTheme="minorHAnsi" w:cstheme="minorBidi"/>
          <w:noProof/>
          <w:kern w:val="2"/>
          <w:sz w:val="24"/>
          <w:szCs w:val="24"/>
          <w:lang w:eastAsia="ja-JP"/>
          <w14:ligatures w14:val="standardContextual"/>
        </w:rPr>
        <w:tab/>
      </w:r>
      <w:r>
        <w:rPr>
          <w:noProof/>
        </w:rPr>
        <w:t>Business Rules</w:t>
      </w:r>
      <w:r>
        <w:rPr>
          <w:noProof/>
        </w:rPr>
        <w:tab/>
      </w:r>
      <w:r>
        <w:rPr>
          <w:noProof/>
        </w:rPr>
        <w:fldChar w:fldCharType="begin"/>
      </w:r>
      <w:r>
        <w:rPr>
          <w:noProof/>
        </w:rPr>
        <w:instrText xml:space="preserve"> PAGEREF _Toc182718082 \h </w:instrText>
      </w:r>
      <w:r>
        <w:rPr>
          <w:noProof/>
        </w:rPr>
      </w:r>
      <w:r>
        <w:rPr>
          <w:noProof/>
        </w:rPr>
        <w:fldChar w:fldCharType="separate"/>
      </w:r>
      <w:r>
        <w:rPr>
          <w:noProof/>
        </w:rPr>
        <w:t>10</w:t>
      </w:r>
      <w:r>
        <w:rPr>
          <w:noProof/>
        </w:rPr>
        <w:fldChar w:fldCharType="end"/>
      </w:r>
    </w:p>
    <w:p w14:paraId="0806BD88" w14:textId="071CDCC6" w:rsidR="00397A61" w:rsidRDefault="00397A61">
      <w:pPr>
        <w:pStyle w:val="TOC1"/>
        <w:rPr>
          <w:rFonts w:asciiTheme="minorHAnsi" w:eastAsiaTheme="minorEastAsia" w:hAnsiTheme="minorHAnsi" w:cstheme="minorBidi"/>
          <w:b w:val="0"/>
          <w:kern w:val="2"/>
          <w:szCs w:val="24"/>
          <w:lang w:eastAsia="ja-JP"/>
          <w14:ligatures w14:val="standardContextual"/>
        </w:rPr>
      </w:pPr>
      <w:r>
        <w:t>6.</w:t>
      </w:r>
      <w:r>
        <w:rPr>
          <w:rFonts w:asciiTheme="minorHAnsi" w:eastAsiaTheme="minorEastAsia" w:hAnsiTheme="minorHAnsi" w:cstheme="minorBidi"/>
          <w:b w:val="0"/>
          <w:kern w:val="2"/>
          <w:szCs w:val="24"/>
          <w:lang w:eastAsia="ja-JP"/>
          <w14:ligatures w14:val="standardContextual"/>
        </w:rPr>
        <w:tab/>
      </w:r>
      <w:r>
        <w:t>Other Requirements</w:t>
      </w:r>
      <w:r>
        <w:tab/>
      </w:r>
      <w:r>
        <w:fldChar w:fldCharType="begin"/>
      </w:r>
      <w:r>
        <w:instrText xml:space="preserve"> PAGEREF _Toc182718083 \h </w:instrText>
      </w:r>
      <w:r>
        <w:fldChar w:fldCharType="separate"/>
      </w:r>
      <w:r>
        <w:t>11</w:t>
      </w:r>
      <w:r>
        <w:fldChar w:fldCharType="end"/>
      </w:r>
    </w:p>
    <w:p w14:paraId="05A1BB90" w14:textId="1729488D"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6.1</w:t>
      </w:r>
      <w:r>
        <w:rPr>
          <w:rFonts w:asciiTheme="minorHAnsi" w:eastAsiaTheme="minorEastAsia" w:hAnsiTheme="minorHAnsi" w:cstheme="minorBidi"/>
          <w:noProof/>
          <w:kern w:val="2"/>
          <w:sz w:val="24"/>
          <w:szCs w:val="24"/>
          <w:lang w:eastAsia="ja-JP"/>
          <w14:ligatures w14:val="standardContextual"/>
        </w:rPr>
        <w:tab/>
      </w:r>
      <w:r>
        <w:rPr>
          <w:noProof/>
        </w:rPr>
        <w:t>Data Dictionary</w:t>
      </w:r>
      <w:r>
        <w:rPr>
          <w:noProof/>
        </w:rPr>
        <w:tab/>
      </w:r>
      <w:r>
        <w:rPr>
          <w:noProof/>
        </w:rPr>
        <w:fldChar w:fldCharType="begin"/>
      </w:r>
      <w:r>
        <w:rPr>
          <w:noProof/>
        </w:rPr>
        <w:instrText xml:space="preserve"> PAGEREF _Toc182718084 \h </w:instrText>
      </w:r>
      <w:r>
        <w:rPr>
          <w:noProof/>
        </w:rPr>
      </w:r>
      <w:r>
        <w:rPr>
          <w:noProof/>
        </w:rPr>
        <w:fldChar w:fldCharType="separate"/>
      </w:r>
      <w:r>
        <w:rPr>
          <w:noProof/>
        </w:rPr>
        <w:t>11</w:t>
      </w:r>
      <w:r>
        <w:rPr>
          <w:noProof/>
        </w:rPr>
        <w:fldChar w:fldCharType="end"/>
      </w:r>
    </w:p>
    <w:p w14:paraId="28A53CC9" w14:textId="632D396A"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6.2</w:t>
      </w:r>
      <w:r>
        <w:rPr>
          <w:rFonts w:asciiTheme="minorHAnsi" w:eastAsiaTheme="minorEastAsia" w:hAnsiTheme="minorHAnsi" w:cstheme="minorBidi"/>
          <w:noProof/>
          <w:kern w:val="2"/>
          <w:sz w:val="24"/>
          <w:szCs w:val="24"/>
          <w:lang w:eastAsia="ja-JP"/>
          <w14:ligatures w14:val="standardContextual"/>
        </w:rPr>
        <w:tab/>
      </w:r>
      <w:r>
        <w:rPr>
          <w:noProof/>
        </w:rPr>
        <w:t>Use Case Diagram</w:t>
      </w:r>
      <w:r>
        <w:rPr>
          <w:noProof/>
        </w:rPr>
        <w:tab/>
      </w:r>
      <w:r>
        <w:rPr>
          <w:noProof/>
        </w:rPr>
        <w:fldChar w:fldCharType="begin"/>
      </w:r>
      <w:r>
        <w:rPr>
          <w:noProof/>
        </w:rPr>
        <w:instrText xml:space="preserve"> PAGEREF _Toc182718085 \h </w:instrText>
      </w:r>
      <w:r>
        <w:rPr>
          <w:noProof/>
        </w:rPr>
      </w:r>
      <w:r>
        <w:rPr>
          <w:noProof/>
        </w:rPr>
        <w:fldChar w:fldCharType="separate"/>
      </w:r>
      <w:r>
        <w:rPr>
          <w:noProof/>
        </w:rPr>
        <w:t>13</w:t>
      </w:r>
      <w:r>
        <w:rPr>
          <w:noProof/>
        </w:rPr>
        <w:fldChar w:fldCharType="end"/>
      </w:r>
    </w:p>
    <w:p w14:paraId="6619AAB5" w14:textId="1BDF5CA3"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6.3</w:t>
      </w:r>
      <w:r>
        <w:rPr>
          <w:rFonts w:asciiTheme="minorHAnsi" w:eastAsiaTheme="minorEastAsia" w:hAnsiTheme="minorHAnsi" w:cstheme="minorBidi"/>
          <w:noProof/>
          <w:kern w:val="2"/>
          <w:sz w:val="24"/>
          <w:szCs w:val="24"/>
          <w:lang w:eastAsia="ja-JP"/>
          <w14:ligatures w14:val="standardContextual"/>
        </w:rPr>
        <w:tab/>
      </w:r>
      <w:r>
        <w:rPr>
          <w:noProof/>
        </w:rPr>
        <w:t>Use Case Descriptions</w:t>
      </w:r>
      <w:r>
        <w:rPr>
          <w:noProof/>
        </w:rPr>
        <w:tab/>
      </w:r>
      <w:r>
        <w:rPr>
          <w:noProof/>
        </w:rPr>
        <w:fldChar w:fldCharType="begin"/>
      </w:r>
      <w:r>
        <w:rPr>
          <w:noProof/>
        </w:rPr>
        <w:instrText xml:space="preserve"> PAGEREF _Toc182718086 \h </w:instrText>
      </w:r>
      <w:r>
        <w:rPr>
          <w:noProof/>
        </w:rPr>
      </w:r>
      <w:r>
        <w:rPr>
          <w:noProof/>
        </w:rPr>
        <w:fldChar w:fldCharType="separate"/>
      </w:r>
      <w:r>
        <w:rPr>
          <w:noProof/>
        </w:rPr>
        <w:t>13</w:t>
      </w:r>
      <w:r>
        <w:rPr>
          <w:noProof/>
        </w:rPr>
        <w:fldChar w:fldCharType="end"/>
      </w:r>
    </w:p>
    <w:p w14:paraId="01B6CABC" w14:textId="4672CF7B"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6.4</w:t>
      </w:r>
      <w:r>
        <w:rPr>
          <w:rFonts w:asciiTheme="minorHAnsi" w:eastAsiaTheme="minorEastAsia" w:hAnsiTheme="minorHAnsi" w:cstheme="minorBidi"/>
          <w:noProof/>
          <w:kern w:val="2"/>
          <w:sz w:val="24"/>
          <w:szCs w:val="24"/>
          <w:lang w:eastAsia="ja-JP"/>
          <w14:ligatures w14:val="standardContextual"/>
        </w:rPr>
        <w:tab/>
      </w:r>
      <w:r>
        <w:rPr>
          <w:noProof/>
        </w:rPr>
        <w:t>Key Boundary Classes &amp; Control Classes</w:t>
      </w:r>
      <w:r>
        <w:rPr>
          <w:noProof/>
        </w:rPr>
        <w:tab/>
      </w:r>
      <w:r>
        <w:rPr>
          <w:noProof/>
        </w:rPr>
        <w:fldChar w:fldCharType="begin"/>
      </w:r>
      <w:r>
        <w:rPr>
          <w:noProof/>
        </w:rPr>
        <w:instrText xml:space="preserve"> PAGEREF _Toc182718087 \h </w:instrText>
      </w:r>
      <w:r>
        <w:rPr>
          <w:noProof/>
        </w:rPr>
      </w:r>
      <w:r>
        <w:rPr>
          <w:noProof/>
        </w:rPr>
        <w:fldChar w:fldCharType="separate"/>
      </w:r>
      <w:r>
        <w:rPr>
          <w:noProof/>
        </w:rPr>
        <w:t>30</w:t>
      </w:r>
      <w:r>
        <w:rPr>
          <w:noProof/>
        </w:rPr>
        <w:fldChar w:fldCharType="end"/>
      </w:r>
    </w:p>
    <w:p w14:paraId="5C8C2DC4" w14:textId="6B8D967A"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6.5</w:t>
      </w:r>
      <w:r>
        <w:rPr>
          <w:rFonts w:asciiTheme="minorHAnsi" w:eastAsiaTheme="minorEastAsia" w:hAnsiTheme="minorHAnsi" w:cstheme="minorBidi"/>
          <w:noProof/>
          <w:kern w:val="2"/>
          <w:sz w:val="24"/>
          <w:szCs w:val="24"/>
          <w:lang w:eastAsia="ja-JP"/>
          <w14:ligatures w14:val="standardContextual"/>
        </w:rPr>
        <w:tab/>
      </w:r>
      <w:r>
        <w:rPr>
          <w:noProof/>
        </w:rPr>
        <w:t>Class Diagram</w:t>
      </w:r>
      <w:r>
        <w:rPr>
          <w:noProof/>
        </w:rPr>
        <w:tab/>
      </w:r>
      <w:r>
        <w:rPr>
          <w:noProof/>
        </w:rPr>
        <w:fldChar w:fldCharType="begin"/>
      </w:r>
      <w:r>
        <w:rPr>
          <w:noProof/>
        </w:rPr>
        <w:instrText xml:space="preserve"> PAGEREF _Toc182718088 \h </w:instrText>
      </w:r>
      <w:r>
        <w:rPr>
          <w:noProof/>
        </w:rPr>
      </w:r>
      <w:r>
        <w:rPr>
          <w:noProof/>
        </w:rPr>
        <w:fldChar w:fldCharType="separate"/>
      </w:r>
      <w:r>
        <w:rPr>
          <w:noProof/>
        </w:rPr>
        <w:t>30</w:t>
      </w:r>
      <w:r>
        <w:rPr>
          <w:noProof/>
        </w:rPr>
        <w:fldChar w:fldCharType="end"/>
      </w:r>
    </w:p>
    <w:p w14:paraId="08C49D23" w14:textId="66D0F1DA"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6.6</w:t>
      </w:r>
      <w:r>
        <w:rPr>
          <w:rFonts w:asciiTheme="minorHAnsi" w:eastAsiaTheme="minorEastAsia" w:hAnsiTheme="minorHAnsi" w:cstheme="minorBidi"/>
          <w:noProof/>
          <w:kern w:val="2"/>
          <w:sz w:val="24"/>
          <w:szCs w:val="24"/>
          <w:lang w:eastAsia="ja-JP"/>
          <w14:ligatures w14:val="standardContextual"/>
        </w:rPr>
        <w:tab/>
      </w:r>
      <w:r>
        <w:rPr>
          <w:noProof/>
        </w:rPr>
        <w:t>Sequence Diagrams</w:t>
      </w:r>
      <w:r>
        <w:rPr>
          <w:noProof/>
        </w:rPr>
        <w:tab/>
      </w:r>
      <w:r>
        <w:rPr>
          <w:noProof/>
        </w:rPr>
        <w:fldChar w:fldCharType="begin"/>
      </w:r>
      <w:r>
        <w:rPr>
          <w:noProof/>
        </w:rPr>
        <w:instrText xml:space="preserve"> PAGEREF _Toc182718089 \h </w:instrText>
      </w:r>
      <w:r>
        <w:rPr>
          <w:noProof/>
        </w:rPr>
      </w:r>
      <w:r>
        <w:rPr>
          <w:noProof/>
        </w:rPr>
        <w:fldChar w:fldCharType="separate"/>
      </w:r>
      <w:r>
        <w:rPr>
          <w:noProof/>
        </w:rPr>
        <w:t>30</w:t>
      </w:r>
      <w:r>
        <w:rPr>
          <w:noProof/>
        </w:rPr>
        <w:fldChar w:fldCharType="end"/>
      </w:r>
    </w:p>
    <w:p w14:paraId="79CD0587" w14:textId="4A496D9B"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6.7</w:t>
      </w:r>
      <w:r>
        <w:rPr>
          <w:rFonts w:asciiTheme="minorHAnsi" w:eastAsiaTheme="minorEastAsia" w:hAnsiTheme="minorHAnsi" w:cstheme="minorBidi"/>
          <w:noProof/>
          <w:kern w:val="2"/>
          <w:sz w:val="24"/>
          <w:szCs w:val="24"/>
          <w:lang w:eastAsia="ja-JP"/>
          <w14:ligatures w14:val="standardContextual"/>
        </w:rPr>
        <w:tab/>
      </w:r>
      <w:r>
        <w:rPr>
          <w:noProof/>
        </w:rPr>
        <w:t>Dialogue Map</w:t>
      </w:r>
      <w:r>
        <w:rPr>
          <w:noProof/>
        </w:rPr>
        <w:tab/>
      </w:r>
      <w:r>
        <w:rPr>
          <w:noProof/>
        </w:rPr>
        <w:fldChar w:fldCharType="begin"/>
      </w:r>
      <w:r>
        <w:rPr>
          <w:noProof/>
        </w:rPr>
        <w:instrText xml:space="preserve"> PAGEREF _Toc182718090 \h </w:instrText>
      </w:r>
      <w:r>
        <w:rPr>
          <w:noProof/>
        </w:rPr>
      </w:r>
      <w:r>
        <w:rPr>
          <w:noProof/>
        </w:rPr>
        <w:fldChar w:fldCharType="separate"/>
      </w:r>
      <w:r>
        <w:rPr>
          <w:noProof/>
        </w:rPr>
        <w:t>41</w:t>
      </w:r>
      <w:r>
        <w:rPr>
          <w:noProof/>
        </w:rPr>
        <w:fldChar w:fldCharType="end"/>
      </w:r>
    </w:p>
    <w:p w14:paraId="495A06A0" w14:textId="594D9CE5"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6.8</w:t>
      </w:r>
      <w:r>
        <w:rPr>
          <w:rFonts w:asciiTheme="minorHAnsi" w:eastAsiaTheme="minorEastAsia" w:hAnsiTheme="minorHAnsi" w:cstheme="minorBidi"/>
          <w:noProof/>
          <w:kern w:val="2"/>
          <w:sz w:val="24"/>
          <w:szCs w:val="24"/>
          <w:lang w:eastAsia="ja-JP"/>
          <w14:ligatures w14:val="standardContextual"/>
        </w:rPr>
        <w:tab/>
      </w:r>
      <w:r>
        <w:rPr>
          <w:noProof/>
        </w:rPr>
        <w:t>System Architecture</w:t>
      </w:r>
      <w:r>
        <w:rPr>
          <w:noProof/>
        </w:rPr>
        <w:tab/>
      </w:r>
      <w:r>
        <w:rPr>
          <w:noProof/>
        </w:rPr>
        <w:fldChar w:fldCharType="begin"/>
      </w:r>
      <w:r>
        <w:rPr>
          <w:noProof/>
        </w:rPr>
        <w:instrText xml:space="preserve"> PAGEREF _Toc182718091 \h </w:instrText>
      </w:r>
      <w:r>
        <w:rPr>
          <w:noProof/>
        </w:rPr>
      </w:r>
      <w:r>
        <w:rPr>
          <w:noProof/>
        </w:rPr>
        <w:fldChar w:fldCharType="separate"/>
      </w:r>
      <w:r>
        <w:rPr>
          <w:noProof/>
        </w:rPr>
        <w:t>41</w:t>
      </w:r>
      <w:r>
        <w:rPr>
          <w:noProof/>
        </w:rPr>
        <w:fldChar w:fldCharType="end"/>
      </w:r>
    </w:p>
    <w:p w14:paraId="1DBD0843" w14:textId="3394F07E" w:rsidR="00397A61" w:rsidRDefault="00397A61">
      <w:pPr>
        <w:pStyle w:val="TOC2"/>
        <w:tabs>
          <w:tab w:val="left" w:pos="960"/>
        </w:tabs>
        <w:rPr>
          <w:rFonts w:asciiTheme="minorHAnsi" w:eastAsiaTheme="minorEastAsia" w:hAnsiTheme="minorHAnsi" w:cstheme="minorBidi"/>
          <w:noProof/>
          <w:kern w:val="2"/>
          <w:sz w:val="24"/>
          <w:szCs w:val="24"/>
          <w:lang w:eastAsia="ja-JP"/>
          <w14:ligatures w14:val="standardContextual"/>
        </w:rPr>
      </w:pPr>
      <w:r>
        <w:rPr>
          <w:noProof/>
        </w:rPr>
        <w:t>6.9</w:t>
      </w:r>
      <w:r>
        <w:rPr>
          <w:rFonts w:asciiTheme="minorHAnsi" w:eastAsiaTheme="minorEastAsia" w:hAnsiTheme="minorHAnsi" w:cstheme="minorBidi"/>
          <w:noProof/>
          <w:kern w:val="2"/>
          <w:sz w:val="24"/>
          <w:szCs w:val="24"/>
          <w:lang w:eastAsia="ja-JP"/>
          <w14:ligatures w14:val="standardContextual"/>
        </w:rPr>
        <w:tab/>
      </w:r>
      <w:r>
        <w:rPr>
          <w:noProof/>
        </w:rPr>
        <w:t>Testing</w:t>
      </w:r>
      <w:r>
        <w:rPr>
          <w:noProof/>
        </w:rPr>
        <w:tab/>
      </w:r>
      <w:r>
        <w:rPr>
          <w:noProof/>
        </w:rPr>
        <w:fldChar w:fldCharType="begin"/>
      </w:r>
      <w:r>
        <w:rPr>
          <w:noProof/>
        </w:rPr>
        <w:instrText xml:space="preserve"> PAGEREF _Toc182718092 \h </w:instrText>
      </w:r>
      <w:r>
        <w:rPr>
          <w:noProof/>
        </w:rPr>
      </w:r>
      <w:r>
        <w:rPr>
          <w:noProof/>
        </w:rPr>
        <w:fldChar w:fldCharType="separate"/>
      </w:r>
      <w:r>
        <w:rPr>
          <w:noProof/>
        </w:rPr>
        <w:t>41</w:t>
      </w:r>
      <w:r>
        <w:rPr>
          <w:noProof/>
        </w:rPr>
        <w:fldChar w:fldCharType="end"/>
      </w:r>
    </w:p>
    <w:p w14:paraId="77F2A789" w14:textId="537506BD" w:rsidR="00397A61" w:rsidRDefault="00397A61">
      <w:pPr>
        <w:pStyle w:val="TOC1"/>
        <w:rPr>
          <w:rFonts w:asciiTheme="minorHAnsi" w:eastAsiaTheme="minorEastAsia" w:hAnsiTheme="minorHAnsi" w:cstheme="minorBidi"/>
          <w:b w:val="0"/>
          <w:kern w:val="2"/>
          <w:szCs w:val="24"/>
          <w:lang w:eastAsia="ja-JP"/>
          <w14:ligatures w14:val="standardContextual"/>
        </w:rPr>
      </w:pPr>
      <w:r>
        <w:t>Appendix A: Glossary</w:t>
      </w:r>
      <w:r>
        <w:tab/>
      </w:r>
      <w:r>
        <w:fldChar w:fldCharType="begin"/>
      </w:r>
      <w:r>
        <w:instrText xml:space="preserve"> PAGEREF _Toc182718093 \h </w:instrText>
      </w:r>
      <w:r>
        <w:fldChar w:fldCharType="separate"/>
      </w:r>
      <w:r>
        <w:t>50</w:t>
      </w:r>
      <w:r>
        <w:fldChar w:fldCharType="end"/>
      </w:r>
    </w:p>
    <w:p w14:paraId="331231A0" w14:textId="381FDB4F" w:rsidR="00397A61" w:rsidRDefault="00397A61">
      <w:pPr>
        <w:pStyle w:val="TOC1"/>
        <w:rPr>
          <w:rFonts w:asciiTheme="minorHAnsi" w:eastAsiaTheme="minorEastAsia" w:hAnsiTheme="minorHAnsi" w:cstheme="minorBidi"/>
          <w:b w:val="0"/>
          <w:kern w:val="2"/>
          <w:szCs w:val="24"/>
          <w:lang w:eastAsia="ja-JP"/>
          <w14:ligatures w14:val="standardContextual"/>
        </w:rPr>
      </w:pPr>
      <w:r>
        <w:t>Appendix B: Analysis Models</w:t>
      </w:r>
      <w:r>
        <w:tab/>
      </w:r>
      <w:r>
        <w:fldChar w:fldCharType="begin"/>
      </w:r>
      <w:r>
        <w:instrText xml:space="preserve"> PAGEREF _Toc182718094 \h </w:instrText>
      </w:r>
      <w:r>
        <w:fldChar w:fldCharType="separate"/>
      </w:r>
      <w:r>
        <w:t>50</w:t>
      </w:r>
      <w:r>
        <w:fldChar w:fldCharType="end"/>
      </w:r>
    </w:p>
    <w:p w14:paraId="5C068E88" w14:textId="1D4F9CC7" w:rsidR="00397A61" w:rsidRDefault="00397A61">
      <w:pPr>
        <w:pStyle w:val="TOC1"/>
        <w:rPr>
          <w:rFonts w:asciiTheme="minorHAnsi" w:eastAsiaTheme="minorEastAsia" w:hAnsiTheme="minorHAnsi" w:cstheme="minorBidi"/>
          <w:b w:val="0"/>
          <w:kern w:val="2"/>
          <w:szCs w:val="24"/>
          <w:lang w:eastAsia="ja-JP"/>
          <w14:ligatures w14:val="standardContextual"/>
        </w:rPr>
      </w:pPr>
      <w:r>
        <w:t>Appendix C: To Be Determined List</w:t>
      </w:r>
      <w:r>
        <w:tab/>
      </w:r>
      <w:r>
        <w:fldChar w:fldCharType="begin"/>
      </w:r>
      <w:r>
        <w:instrText xml:space="preserve"> PAGEREF _Toc182718095 \h </w:instrText>
      </w:r>
      <w:r>
        <w:fldChar w:fldCharType="separate"/>
      </w:r>
      <w:r>
        <w:t>50</w:t>
      </w:r>
      <w:r>
        <w:fldChar w:fldCharType="end"/>
      </w:r>
    </w:p>
    <w:p w14:paraId="437A8701" w14:textId="0296D538" w:rsidR="00274B62" w:rsidRDefault="00274B62">
      <w:pPr>
        <w:rPr>
          <w:rFonts w:ascii="Times New Roman" w:hAnsi="Times New Roman"/>
          <w:b/>
          <w:noProof/>
        </w:rPr>
      </w:pPr>
      <w:r>
        <w:rPr>
          <w:rFonts w:ascii="Times New Roman" w:hAnsi="Times New Roman"/>
          <w:b/>
          <w:noProof/>
        </w:rPr>
        <w:fldChar w:fldCharType="end"/>
      </w:r>
    </w:p>
    <w:p w14:paraId="3A3E7ED4" w14:textId="72D8BA8D" w:rsidR="22534EE9" w:rsidRDefault="22534EE9" w:rsidP="22534EE9">
      <w:pPr>
        <w:rPr>
          <w:rFonts w:ascii="Times New Roman" w:hAnsi="Times New Roman"/>
          <w:b/>
          <w:bCs/>
          <w:noProof/>
        </w:rPr>
      </w:pPr>
    </w:p>
    <w:p w14:paraId="05AFA6F2" w14:textId="77777777" w:rsidR="00274B62" w:rsidRDefault="00274B62">
      <w:pPr>
        <w:pStyle w:val="TOCEntry"/>
      </w:pPr>
      <w:bookmarkStart w:id="0" w:name="_Toc182718055"/>
      <w:r>
        <w:t>Revision History</w:t>
      </w:r>
      <w:bookmarkEnd w:id="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74B62" w14:paraId="74DA52BB" w14:textId="77777777">
        <w:tc>
          <w:tcPr>
            <w:tcW w:w="2160" w:type="dxa"/>
            <w:tcBorders>
              <w:top w:val="single" w:sz="12" w:space="0" w:color="auto"/>
              <w:bottom w:val="double" w:sz="12" w:space="0" w:color="auto"/>
            </w:tcBorders>
          </w:tcPr>
          <w:p w14:paraId="3EA45653" w14:textId="77777777" w:rsidR="00274B62" w:rsidRDefault="00274B62">
            <w:pPr>
              <w:spacing w:before="40" w:after="40"/>
              <w:rPr>
                <w:b/>
              </w:rPr>
            </w:pPr>
            <w:r>
              <w:rPr>
                <w:b/>
              </w:rPr>
              <w:t>Name</w:t>
            </w:r>
          </w:p>
        </w:tc>
        <w:tc>
          <w:tcPr>
            <w:tcW w:w="1170" w:type="dxa"/>
            <w:tcBorders>
              <w:top w:val="single" w:sz="12" w:space="0" w:color="auto"/>
              <w:bottom w:val="double" w:sz="12" w:space="0" w:color="auto"/>
            </w:tcBorders>
          </w:tcPr>
          <w:p w14:paraId="419081C6" w14:textId="77777777" w:rsidR="00274B62" w:rsidRDefault="00274B62">
            <w:pPr>
              <w:spacing w:before="40" w:after="40"/>
              <w:rPr>
                <w:b/>
              </w:rPr>
            </w:pPr>
            <w:r>
              <w:rPr>
                <w:b/>
              </w:rPr>
              <w:t>Date</w:t>
            </w:r>
          </w:p>
        </w:tc>
        <w:tc>
          <w:tcPr>
            <w:tcW w:w="4954" w:type="dxa"/>
            <w:tcBorders>
              <w:top w:val="single" w:sz="12" w:space="0" w:color="auto"/>
              <w:bottom w:val="double" w:sz="12" w:space="0" w:color="auto"/>
            </w:tcBorders>
          </w:tcPr>
          <w:p w14:paraId="5FCF57AD" w14:textId="77777777" w:rsidR="00274B62" w:rsidRDefault="00274B62">
            <w:pPr>
              <w:spacing w:before="40" w:after="40"/>
              <w:rPr>
                <w:b/>
              </w:rPr>
            </w:pPr>
            <w:r>
              <w:rPr>
                <w:b/>
              </w:rPr>
              <w:t>Reason For Changes</w:t>
            </w:r>
          </w:p>
        </w:tc>
        <w:tc>
          <w:tcPr>
            <w:tcW w:w="1584" w:type="dxa"/>
            <w:tcBorders>
              <w:top w:val="single" w:sz="12" w:space="0" w:color="auto"/>
              <w:bottom w:val="double" w:sz="12" w:space="0" w:color="auto"/>
            </w:tcBorders>
          </w:tcPr>
          <w:p w14:paraId="30638461" w14:textId="77777777" w:rsidR="00274B62" w:rsidRDefault="00274B62">
            <w:pPr>
              <w:spacing w:before="40" w:after="40"/>
              <w:rPr>
                <w:b/>
              </w:rPr>
            </w:pPr>
            <w:r>
              <w:rPr>
                <w:b/>
              </w:rPr>
              <w:t>Version</w:t>
            </w:r>
          </w:p>
        </w:tc>
      </w:tr>
      <w:tr w:rsidR="00274B62" w14:paraId="2E2483D7" w14:textId="77777777">
        <w:tc>
          <w:tcPr>
            <w:tcW w:w="2160" w:type="dxa"/>
            <w:tcBorders>
              <w:top w:val="nil"/>
            </w:tcBorders>
          </w:tcPr>
          <w:p w14:paraId="76A4B36F" w14:textId="77777777" w:rsidR="00274B62" w:rsidRDefault="00274B62">
            <w:pPr>
              <w:spacing w:before="40" w:after="40"/>
            </w:pPr>
          </w:p>
        </w:tc>
        <w:tc>
          <w:tcPr>
            <w:tcW w:w="1170" w:type="dxa"/>
            <w:tcBorders>
              <w:top w:val="nil"/>
            </w:tcBorders>
          </w:tcPr>
          <w:p w14:paraId="2784B1EC" w14:textId="77777777" w:rsidR="00274B62" w:rsidRDefault="00274B62">
            <w:pPr>
              <w:spacing w:before="40" w:after="40"/>
            </w:pPr>
          </w:p>
        </w:tc>
        <w:tc>
          <w:tcPr>
            <w:tcW w:w="4954" w:type="dxa"/>
            <w:tcBorders>
              <w:top w:val="nil"/>
            </w:tcBorders>
          </w:tcPr>
          <w:p w14:paraId="28AA634F" w14:textId="77777777" w:rsidR="00274B62" w:rsidRDefault="00274B62">
            <w:pPr>
              <w:spacing w:before="40" w:after="40"/>
            </w:pPr>
          </w:p>
        </w:tc>
        <w:tc>
          <w:tcPr>
            <w:tcW w:w="1584" w:type="dxa"/>
            <w:tcBorders>
              <w:top w:val="nil"/>
            </w:tcBorders>
          </w:tcPr>
          <w:p w14:paraId="2BB0867F" w14:textId="77777777" w:rsidR="00274B62" w:rsidRDefault="00274B62">
            <w:pPr>
              <w:spacing w:before="40" w:after="40"/>
            </w:pPr>
          </w:p>
        </w:tc>
      </w:tr>
      <w:tr w:rsidR="00274B62" w14:paraId="7426809B" w14:textId="77777777">
        <w:tc>
          <w:tcPr>
            <w:tcW w:w="2160" w:type="dxa"/>
            <w:tcBorders>
              <w:bottom w:val="single" w:sz="12" w:space="0" w:color="auto"/>
            </w:tcBorders>
          </w:tcPr>
          <w:p w14:paraId="49E29071" w14:textId="77777777" w:rsidR="00274B62" w:rsidRDefault="00274B62">
            <w:pPr>
              <w:spacing w:before="40" w:after="40"/>
            </w:pPr>
          </w:p>
        </w:tc>
        <w:tc>
          <w:tcPr>
            <w:tcW w:w="1170" w:type="dxa"/>
            <w:tcBorders>
              <w:bottom w:val="single" w:sz="12" w:space="0" w:color="auto"/>
            </w:tcBorders>
          </w:tcPr>
          <w:p w14:paraId="13CC27E1" w14:textId="77777777" w:rsidR="00274B62" w:rsidRDefault="00274B62">
            <w:pPr>
              <w:spacing w:before="40" w:after="40"/>
            </w:pPr>
          </w:p>
        </w:tc>
        <w:tc>
          <w:tcPr>
            <w:tcW w:w="4954" w:type="dxa"/>
            <w:tcBorders>
              <w:bottom w:val="single" w:sz="12" w:space="0" w:color="auto"/>
            </w:tcBorders>
          </w:tcPr>
          <w:p w14:paraId="1A229AA3" w14:textId="77777777" w:rsidR="00274B62" w:rsidRDefault="00274B62">
            <w:pPr>
              <w:spacing w:before="40" w:after="40"/>
            </w:pPr>
          </w:p>
        </w:tc>
        <w:tc>
          <w:tcPr>
            <w:tcW w:w="1584" w:type="dxa"/>
            <w:tcBorders>
              <w:bottom w:val="single" w:sz="12" w:space="0" w:color="auto"/>
            </w:tcBorders>
          </w:tcPr>
          <w:p w14:paraId="3C932606" w14:textId="77777777" w:rsidR="00274B62" w:rsidRDefault="00274B62">
            <w:pPr>
              <w:spacing w:before="40" w:after="40"/>
            </w:pPr>
          </w:p>
        </w:tc>
      </w:tr>
    </w:tbl>
    <w:p w14:paraId="04209EA4" w14:textId="77777777" w:rsidR="00274B62" w:rsidRDefault="00274B62">
      <w:pPr>
        <w:rPr>
          <w:b/>
        </w:rPr>
      </w:pPr>
    </w:p>
    <w:p w14:paraId="7272B571" w14:textId="77777777" w:rsidR="00274B62" w:rsidRDefault="00274B62"/>
    <w:p w14:paraId="35A7B546" w14:textId="77777777" w:rsidR="00274B62" w:rsidRDefault="00274B62">
      <w:pPr>
        <w:sectPr w:rsidR="00274B62">
          <w:headerReference w:type="default" r:id="rId9"/>
          <w:footerReference w:type="default" r:id="rId10"/>
          <w:pgSz w:w="12240" w:h="15840" w:code="1"/>
          <w:pgMar w:top="1440" w:right="1440" w:bottom="1440" w:left="1440" w:header="720" w:footer="720" w:gutter="0"/>
          <w:pgNumType w:fmt="lowerRoman"/>
          <w:cols w:space="720"/>
        </w:sectPr>
      </w:pPr>
    </w:p>
    <w:p w14:paraId="7DE2169E" w14:textId="752733EB" w:rsidR="00274B62" w:rsidRDefault="00274B62" w:rsidP="2E834990">
      <w:pPr>
        <w:pStyle w:val="Heading1"/>
      </w:pPr>
      <w:bookmarkStart w:id="1" w:name="_Toc439994665"/>
      <w:bookmarkStart w:id="2" w:name="_Toc182718056"/>
      <w:r>
        <w:t>Introduction</w:t>
      </w:r>
      <w:bookmarkEnd w:id="1"/>
      <w:bookmarkEnd w:id="2"/>
    </w:p>
    <w:p w14:paraId="658AA395" w14:textId="4CA25B96" w:rsidR="00274B62" w:rsidRDefault="190F1F7A" w:rsidP="2116E00F">
      <w:pPr>
        <w:pStyle w:val="Heading2"/>
        <w:numPr>
          <w:ilvl w:val="0"/>
          <w:numId w:val="0"/>
        </w:numPr>
      </w:pPr>
      <w:bookmarkStart w:id="3" w:name="_Toc439994667"/>
      <w:bookmarkStart w:id="4" w:name="_Toc182718057"/>
      <w:r>
        <w:t xml:space="preserve">1.1 </w:t>
      </w:r>
      <w:r w:rsidR="00274B62">
        <w:t>Purpose</w:t>
      </w:r>
      <w:bookmarkEnd w:id="3"/>
      <w:bookmarkEnd w:id="4"/>
      <w:r w:rsidR="00274B62">
        <w:t xml:space="preserve"> </w:t>
      </w:r>
    </w:p>
    <w:p w14:paraId="3B55996A" w14:textId="0C5DA9CE" w:rsidR="723A40EF" w:rsidRPr="00990B57" w:rsidRDefault="5A78C060" w:rsidP="00990B57">
      <w:pPr>
        <w:pStyle w:val="template"/>
        <w:spacing w:line="360" w:lineRule="auto"/>
        <w:jc w:val="both"/>
        <w:rPr>
          <w:i w:val="0"/>
          <w:sz w:val="24"/>
          <w:szCs w:val="21"/>
        </w:rPr>
      </w:pPr>
      <w:r w:rsidRPr="00990B57">
        <w:rPr>
          <w:i w:val="0"/>
          <w:sz w:val="24"/>
          <w:szCs w:val="21"/>
        </w:rPr>
        <w:t>This document outlines the software requirements for "ECycle"</w:t>
      </w:r>
      <w:r w:rsidR="19D01C88" w:rsidRPr="00990B57">
        <w:rPr>
          <w:i w:val="0"/>
          <w:sz w:val="24"/>
          <w:szCs w:val="21"/>
        </w:rPr>
        <w:t xml:space="preserve">, </w:t>
      </w:r>
      <w:r w:rsidR="643D2C0F" w:rsidRPr="00990B57">
        <w:rPr>
          <w:i w:val="0"/>
          <w:sz w:val="24"/>
          <w:szCs w:val="21"/>
        </w:rPr>
        <w:t>our electronic waste</w:t>
      </w:r>
      <w:r w:rsidR="19D01C88" w:rsidRPr="00990B57">
        <w:rPr>
          <w:i w:val="0"/>
          <w:sz w:val="24"/>
          <w:szCs w:val="21"/>
        </w:rPr>
        <w:t xml:space="preserve"> </w:t>
      </w:r>
      <w:r w:rsidR="0D3AFD30" w:rsidRPr="00990B57">
        <w:rPr>
          <w:i w:val="0"/>
          <w:sz w:val="24"/>
          <w:szCs w:val="21"/>
        </w:rPr>
        <w:t>webapp</w:t>
      </w:r>
      <w:r w:rsidR="643D2C0F" w:rsidRPr="00990B57">
        <w:rPr>
          <w:i w:val="0"/>
          <w:sz w:val="24"/>
          <w:szCs w:val="21"/>
        </w:rPr>
        <w:t>.</w:t>
      </w:r>
      <w:r w:rsidRPr="00990B57">
        <w:rPr>
          <w:i w:val="0"/>
          <w:sz w:val="24"/>
          <w:szCs w:val="21"/>
        </w:rPr>
        <w:t xml:space="preserve"> This SRS </w:t>
      </w:r>
      <w:r w:rsidR="1CA9D32A" w:rsidRPr="00990B57">
        <w:rPr>
          <w:i w:val="0"/>
          <w:sz w:val="24"/>
          <w:szCs w:val="21"/>
        </w:rPr>
        <w:t>serves as a reference for</w:t>
      </w:r>
      <w:r w:rsidR="099E0AB1" w:rsidRPr="00990B57">
        <w:rPr>
          <w:i w:val="0"/>
          <w:sz w:val="24"/>
          <w:szCs w:val="21"/>
        </w:rPr>
        <w:t xml:space="preserve"> </w:t>
      </w:r>
      <w:r w:rsidRPr="00990B57">
        <w:rPr>
          <w:i w:val="0"/>
          <w:sz w:val="24"/>
          <w:szCs w:val="21"/>
        </w:rPr>
        <w:t xml:space="preserve">the functionalities, </w:t>
      </w:r>
      <w:r w:rsidR="52F86A09" w:rsidRPr="00990B57">
        <w:rPr>
          <w:i w:val="0"/>
          <w:sz w:val="24"/>
          <w:szCs w:val="21"/>
        </w:rPr>
        <w:t>design,</w:t>
      </w:r>
      <w:r w:rsidR="099E0AB1" w:rsidRPr="00990B57">
        <w:rPr>
          <w:i w:val="0"/>
          <w:sz w:val="24"/>
          <w:szCs w:val="21"/>
        </w:rPr>
        <w:t xml:space="preserve"> </w:t>
      </w:r>
      <w:r w:rsidRPr="00990B57">
        <w:rPr>
          <w:i w:val="0"/>
          <w:sz w:val="24"/>
          <w:szCs w:val="21"/>
        </w:rPr>
        <w:t xml:space="preserve">features, and constraints of the </w:t>
      </w:r>
      <w:r w:rsidR="3D02007B" w:rsidRPr="00990B57">
        <w:rPr>
          <w:i w:val="0"/>
          <w:sz w:val="24"/>
          <w:szCs w:val="21"/>
        </w:rPr>
        <w:t>application</w:t>
      </w:r>
      <w:r w:rsidRPr="00990B57">
        <w:rPr>
          <w:i w:val="0"/>
          <w:sz w:val="24"/>
          <w:szCs w:val="21"/>
        </w:rPr>
        <w:t>, aiming to provide a comprehensive framework for development</w:t>
      </w:r>
      <w:r w:rsidR="4E2BB97E" w:rsidRPr="00990B57">
        <w:rPr>
          <w:i w:val="0"/>
          <w:sz w:val="24"/>
          <w:szCs w:val="21"/>
        </w:rPr>
        <w:t xml:space="preserve">, focusing on key features of waste management, </w:t>
      </w:r>
      <w:r w:rsidR="12280166" w:rsidRPr="00990B57">
        <w:rPr>
          <w:i w:val="0"/>
          <w:sz w:val="24"/>
          <w:szCs w:val="21"/>
        </w:rPr>
        <w:t>navigation, and forums for user interaction.</w:t>
      </w:r>
      <w:r w:rsidR="4E2BB97E" w:rsidRPr="00990B57">
        <w:rPr>
          <w:i w:val="0"/>
          <w:sz w:val="24"/>
          <w:szCs w:val="21"/>
        </w:rPr>
        <w:t xml:space="preserve"> </w:t>
      </w:r>
      <w:r w:rsidRPr="00990B57">
        <w:rPr>
          <w:i w:val="0"/>
          <w:sz w:val="24"/>
          <w:szCs w:val="21"/>
        </w:rPr>
        <w:t xml:space="preserve">The scope of this SRS encompasses the </w:t>
      </w:r>
      <w:r w:rsidR="01939A67" w:rsidRPr="00990B57">
        <w:rPr>
          <w:i w:val="0"/>
          <w:sz w:val="24"/>
          <w:szCs w:val="21"/>
        </w:rPr>
        <w:t xml:space="preserve">software aspects of Ecycle, including the frontend and backend programming, and database utilization. </w:t>
      </w:r>
    </w:p>
    <w:p w14:paraId="62DDB87C" w14:textId="4CF2EACC" w:rsidR="00274B62" w:rsidRDefault="465BF5DE" w:rsidP="2116E00F">
      <w:pPr>
        <w:pStyle w:val="Heading2"/>
        <w:numPr>
          <w:ilvl w:val="0"/>
          <w:numId w:val="0"/>
        </w:numPr>
      </w:pPr>
      <w:bookmarkStart w:id="5" w:name="_Toc439994668"/>
      <w:bookmarkStart w:id="6" w:name="_Toc182718058"/>
      <w:r>
        <w:t xml:space="preserve">1.2 </w:t>
      </w:r>
      <w:r w:rsidR="00274B62">
        <w:t>Document Conventions</w:t>
      </w:r>
      <w:bookmarkEnd w:id="5"/>
      <w:bookmarkEnd w:id="6"/>
    </w:p>
    <w:p w14:paraId="66618751" w14:textId="77777777" w:rsidR="00A0175F" w:rsidRPr="00990B57" w:rsidRDefault="00A560A9" w:rsidP="00F26878">
      <w:pPr>
        <w:pStyle w:val="template"/>
        <w:spacing w:line="360" w:lineRule="auto"/>
        <w:rPr>
          <w:i w:val="0"/>
          <w:iCs/>
          <w:sz w:val="24"/>
          <w:szCs w:val="21"/>
        </w:rPr>
      </w:pPr>
      <w:r w:rsidRPr="00990B57">
        <w:rPr>
          <w:i w:val="0"/>
          <w:iCs/>
          <w:sz w:val="24"/>
          <w:szCs w:val="21"/>
        </w:rPr>
        <w:t>This SRS follows standard documentation conventions to ensure clarity and consistency. Key conventions include:</w:t>
      </w:r>
    </w:p>
    <w:p w14:paraId="3AAE181F" w14:textId="424524E4" w:rsidR="00A0175F" w:rsidRPr="00990B57" w:rsidRDefault="00A560A9" w:rsidP="00F26878">
      <w:pPr>
        <w:pStyle w:val="template"/>
        <w:numPr>
          <w:ilvl w:val="0"/>
          <w:numId w:val="3"/>
        </w:numPr>
        <w:spacing w:line="360" w:lineRule="auto"/>
        <w:rPr>
          <w:i w:val="0"/>
          <w:iCs/>
          <w:sz w:val="24"/>
          <w:szCs w:val="21"/>
        </w:rPr>
      </w:pPr>
      <w:r w:rsidRPr="00990B57">
        <w:rPr>
          <w:i w:val="0"/>
          <w:iCs/>
          <w:sz w:val="24"/>
          <w:szCs w:val="21"/>
        </w:rPr>
        <w:t>Font Styles: 'Arial' for body text, 'Times New Roman' for headers.</w:t>
      </w:r>
    </w:p>
    <w:p w14:paraId="74DC58C4" w14:textId="77777777" w:rsidR="00A0175F" w:rsidRPr="00990B57" w:rsidRDefault="00A560A9" w:rsidP="00F26878">
      <w:pPr>
        <w:pStyle w:val="template"/>
        <w:numPr>
          <w:ilvl w:val="0"/>
          <w:numId w:val="3"/>
        </w:numPr>
        <w:spacing w:line="360" w:lineRule="auto"/>
        <w:rPr>
          <w:i w:val="0"/>
          <w:iCs/>
          <w:sz w:val="24"/>
          <w:szCs w:val="21"/>
        </w:rPr>
      </w:pPr>
      <w:r w:rsidRPr="00990B57">
        <w:rPr>
          <w:i w:val="0"/>
          <w:iCs/>
          <w:sz w:val="24"/>
          <w:szCs w:val="21"/>
        </w:rPr>
        <w:t>Highlighting: Bold for key terms, italics for emphasis</w:t>
      </w:r>
      <w:r w:rsidR="00A0175F" w:rsidRPr="00990B57">
        <w:rPr>
          <w:i w:val="0"/>
          <w:iCs/>
          <w:sz w:val="24"/>
          <w:szCs w:val="21"/>
        </w:rPr>
        <w:t>.</w:t>
      </w:r>
    </w:p>
    <w:p w14:paraId="4EDC7816" w14:textId="77777777" w:rsidR="00A0175F" w:rsidRPr="00990B57" w:rsidRDefault="00A560A9" w:rsidP="00F26878">
      <w:pPr>
        <w:pStyle w:val="template"/>
        <w:numPr>
          <w:ilvl w:val="0"/>
          <w:numId w:val="3"/>
        </w:numPr>
        <w:spacing w:line="360" w:lineRule="auto"/>
        <w:rPr>
          <w:i w:val="0"/>
          <w:iCs/>
          <w:sz w:val="24"/>
          <w:szCs w:val="21"/>
        </w:rPr>
      </w:pPr>
      <w:r w:rsidRPr="00990B57">
        <w:rPr>
          <w:i w:val="0"/>
          <w:iCs/>
          <w:sz w:val="24"/>
          <w:szCs w:val="21"/>
        </w:rPr>
        <w:t>Requirement Prioritization: Higher-level requirements have inherited priority levels, cascading down to detailed requirements. Each requirement statement is explicitly labeled with a priority level (High, Medium, Low).</w:t>
      </w:r>
    </w:p>
    <w:p w14:paraId="7FFDAF90" w14:textId="77777777" w:rsidR="00A0175F" w:rsidRPr="00990B57" w:rsidRDefault="00A560A9" w:rsidP="00F26878">
      <w:pPr>
        <w:pStyle w:val="template"/>
        <w:numPr>
          <w:ilvl w:val="0"/>
          <w:numId w:val="3"/>
        </w:numPr>
        <w:spacing w:line="360" w:lineRule="auto"/>
        <w:rPr>
          <w:i w:val="0"/>
          <w:iCs/>
          <w:sz w:val="24"/>
          <w:szCs w:val="21"/>
        </w:rPr>
      </w:pPr>
      <w:r w:rsidRPr="00990B57">
        <w:rPr>
          <w:i w:val="0"/>
          <w:iCs/>
          <w:sz w:val="24"/>
          <w:szCs w:val="21"/>
        </w:rPr>
        <w:t>Requirement Identification: Each requirement is uniquely identified for easy reference.</w:t>
      </w:r>
    </w:p>
    <w:p w14:paraId="6EFB5FE9" w14:textId="5397C216" w:rsidR="00274B62" w:rsidRPr="00990B57" w:rsidRDefault="00A560A9" w:rsidP="00F26878">
      <w:pPr>
        <w:pStyle w:val="template"/>
        <w:numPr>
          <w:ilvl w:val="0"/>
          <w:numId w:val="3"/>
        </w:numPr>
        <w:spacing w:line="360" w:lineRule="auto"/>
        <w:rPr>
          <w:i w:val="0"/>
          <w:iCs/>
          <w:sz w:val="24"/>
          <w:szCs w:val="21"/>
        </w:rPr>
      </w:pPr>
      <w:r w:rsidRPr="00990B57">
        <w:rPr>
          <w:i w:val="0"/>
          <w:iCs/>
          <w:sz w:val="24"/>
          <w:szCs w:val="21"/>
        </w:rPr>
        <w:t>Versioning: Changes in requirements through different versions are tracked for historical reference and future revisions.</w:t>
      </w:r>
    </w:p>
    <w:p w14:paraId="3C9B58F1" w14:textId="05A9AD3E" w:rsidR="00274B62" w:rsidRDefault="2EF26E7C" w:rsidP="004F01B0">
      <w:pPr>
        <w:pStyle w:val="Heading2"/>
        <w:numPr>
          <w:ilvl w:val="0"/>
          <w:numId w:val="0"/>
        </w:numPr>
      </w:pPr>
      <w:bookmarkStart w:id="7" w:name="_Toc439994669"/>
      <w:bookmarkStart w:id="8" w:name="_Toc182718059"/>
      <w:r>
        <w:t xml:space="preserve">1.3 </w:t>
      </w:r>
      <w:r w:rsidR="00274B62">
        <w:t>Intended Audience and Reading Suggestions</w:t>
      </w:r>
      <w:bookmarkEnd w:id="7"/>
      <w:bookmarkEnd w:id="8"/>
    </w:p>
    <w:p w14:paraId="109D05E0" w14:textId="77777777" w:rsidR="00B44E3E" w:rsidRPr="00990B57" w:rsidRDefault="007638B2" w:rsidP="00CC7E14">
      <w:pPr>
        <w:spacing w:line="360" w:lineRule="auto"/>
        <w:rPr>
          <w:rFonts w:ascii="Arial" w:hAnsi="Arial" w:cs="Arial"/>
        </w:rPr>
      </w:pPr>
      <w:r w:rsidRPr="00990B57">
        <w:rPr>
          <w:rFonts w:ascii="Arial" w:hAnsi="Arial" w:cs="Arial"/>
        </w:rPr>
        <w:t>This document is structured to cater to a wide array of stakeholders and should be read differently depending on the reader’s role:</w:t>
      </w:r>
    </w:p>
    <w:p w14:paraId="31685920" w14:textId="77777777" w:rsidR="00CC7E14" w:rsidRPr="00990B57" w:rsidRDefault="00CC7E14" w:rsidP="007638B2">
      <w:pPr>
        <w:rPr>
          <w:rFonts w:ascii="Arial" w:hAnsi="Arial" w:cs="Arial"/>
        </w:rPr>
      </w:pPr>
    </w:p>
    <w:p w14:paraId="669F04FF" w14:textId="77777777" w:rsidR="00B44E3E"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Project Managers and Stakeholders: Begin with the Introduction to understand the purpose and scope, then proceed to the Overall Description for a high-level overview of the system.</w:t>
      </w:r>
    </w:p>
    <w:p w14:paraId="38AE619C" w14:textId="77777777" w:rsidR="00B44E3E"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Developers: After the introductory sections, delve into the System Features for detailed descriptions of the platform's functionalities, and the External Interface Requirements for integration specifics.</w:t>
      </w:r>
    </w:p>
    <w:p w14:paraId="61E15B94" w14:textId="0D839C0E" w:rsidR="00B44E3E"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 xml:space="preserve">Testers: Focus on the System Features for test case development, and refer to the Nonfunctional Requirements for performance and security testing guidelines. </w:t>
      </w:r>
    </w:p>
    <w:p w14:paraId="4AB45BFC" w14:textId="77777777" w:rsidR="00CC7E14"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User Experience Designers: The User Interface sections within the External Interface Requirements will be of particular interest, providing details on the interaction between the system and its users.</w:t>
      </w:r>
    </w:p>
    <w:p w14:paraId="202193BF" w14:textId="77777777" w:rsidR="00CC7E14"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Technical Writers: The entire document is relevant, with emphasis on User Documentation and Assumptions and Dependencies to ensure accurate and comprehensive user guides and help documentation.</w:t>
      </w:r>
    </w:p>
    <w:p w14:paraId="3CA829FC" w14:textId="1B1217A3" w:rsidR="007638B2" w:rsidRPr="00990B57" w:rsidRDefault="007638B2" w:rsidP="00CC7E14">
      <w:pPr>
        <w:pStyle w:val="ListParagraph"/>
        <w:numPr>
          <w:ilvl w:val="0"/>
          <w:numId w:val="4"/>
        </w:numPr>
        <w:spacing w:line="360" w:lineRule="auto"/>
        <w:rPr>
          <w:rFonts w:ascii="Arial" w:hAnsi="Arial" w:cs="Arial"/>
        </w:rPr>
      </w:pPr>
      <w:r w:rsidRPr="00990B57">
        <w:rPr>
          <w:rFonts w:ascii="Arial" w:hAnsi="Arial" w:cs="Arial"/>
        </w:rPr>
        <w:t>Quality Assurance: Refer to the System Features for functionality, Other Nonfunctional Requirements for performance benchmarks, and the Other Requirements for additional specifications.</w:t>
      </w:r>
    </w:p>
    <w:p w14:paraId="2F2099C2" w14:textId="21930CB3" w:rsidR="00274B62" w:rsidRDefault="3D7FE494" w:rsidP="004F01B0">
      <w:pPr>
        <w:pStyle w:val="Heading2"/>
        <w:numPr>
          <w:ilvl w:val="0"/>
          <w:numId w:val="0"/>
        </w:numPr>
      </w:pPr>
      <w:bookmarkStart w:id="9" w:name="_Toc439994670"/>
      <w:bookmarkStart w:id="10" w:name="_Toc182718060"/>
      <w:r>
        <w:t xml:space="preserve">1.4 </w:t>
      </w:r>
      <w:r w:rsidR="00274B62">
        <w:t>Product Scope</w:t>
      </w:r>
      <w:bookmarkEnd w:id="9"/>
      <w:bookmarkEnd w:id="10"/>
    </w:p>
    <w:p w14:paraId="10B78045" w14:textId="0C398195" w:rsidR="00274B62" w:rsidRPr="00990B57" w:rsidRDefault="004A09CE" w:rsidP="00990B57">
      <w:pPr>
        <w:pStyle w:val="template"/>
        <w:spacing w:line="360" w:lineRule="auto"/>
        <w:jc w:val="both"/>
        <w:rPr>
          <w:i w:val="0"/>
          <w:sz w:val="24"/>
          <w:szCs w:val="24"/>
        </w:rPr>
      </w:pPr>
      <w:r w:rsidRPr="37A740D0">
        <w:rPr>
          <w:i w:val="0"/>
          <w:sz w:val="24"/>
          <w:szCs w:val="24"/>
        </w:rPr>
        <w:t xml:space="preserve">E-cycle is a </w:t>
      </w:r>
      <w:r w:rsidR="0065383A" w:rsidRPr="37A740D0">
        <w:rPr>
          <w:i w:val="0"/>
          <w:sz w:val="24"/>
          <w:szCs w:val="24"/>
        </w:rPr>
        <w:t xml:space="preserve">web app designed to </w:t>
      </w:r>
      <w:r w:rsidR="00A633C6" w:rsidRPr="37A740D0">
        <w:rPr>
          <w:i w:val="0"/>
          <w:sz w:val="24"/>
          <w:szCs w:val="24"/>
        </w:rPr>
        <w:t xml:space="preserve">enable a circular economy for electronic waste. </w:t>
      </w:r>
      <w:r w:rsidR="008554E7" w:rsidRPr="37A740D0">
        <w:rPr>
          <w:i w:val="0"/>
          <w:sz w:val="24"/>
          <w:szCs w:val="24"/>
        </w:rPr>
        <w:t xml:space="preserve">Its primary goal is to enable users to </w:t>
      </w:r>
      <w:r w:rsidR="00EF12E3" w:rsidRPr="37A740D0">
        <w:rPr>
          <w:i w:val="0"/>
          <w:sz w:val="24"/>
          <w:szCs w:val="24"/>
        </w:rPr>
        <w:t>dispose of their waste, electronic or not, in the appropriate location to be recycled, disposed, or repaired</w:t>
      </w:r>
      <w:r w:rsidR="007F213B" w:rsidRPr="37A740D0">
        <w:rPr>
          <w:i w:val="0"/>
          <w:sz w:val="24"/>
          <w:szCs w:val="24"/>
        </w:rPr>
        <w:t xml:space="preserve">, thereby reducing general waste generated and </w:t>
      </w:r>
      <w:r w:rsidR="00006AFF" w:rsidRPr="37A740D0">
        <w:rPr>
          <w:i w:val="0"/>
          <w:sz w:val="24"/>
          <w:szCs w:val="24"/>
        </w:rPr>
        <w:t xml:space="preserve">enhancing environmental benefits. The platform’s </w:t>
      </w:r>
      <w:r w:rsidR="00580E29" w:rsidRPr="37A740D0">
        <w:rPr>
          <w:i w:val="0"/>
          <w:sz w:val="24"/>
          <w:szCs w:val="24"/>
        </w:rPr>
        <w:t xml:space="preserve">uniqueness </w:t>
      </w:r>
      <w:r w:rsidR="00006AFF" w:rsidRPr="37A740D0">
        <w:rPr>
          <w:i w:val="0"/>
          <w:sz w:val="24"/>
          <w:szCs w:val="24"/>
        </w:rPr>
        <w:t>is enabling users to navigate to the drop-off point or store within the application,</w:t>
      </w:r>
      <w:r w:rsidR="56341B17" w:rsidRPr="3BAB6405">
        <w:rPr>
          <w:i w:val="0"/>
          <w:sz w:val="24"/>
          <w:szCs w:val="24"/>
        </w:rPr>
        <w:t xml:space="preserve"> </w:t>
      </w:r>
      <w:r w:rsidR="00006AFF" w:rsidRPr="37A740D0">
        <w:rPr>
          <w:i w:val="0"/>
          <w:sz w:val="24"/>
          <w:szCs w:val="24"/>
        </w:rPr>
        <w:t xml:space="preserve">and </w:t>
      </w:r>
      <w:r w:rsidR="00580E29" w:rsidRPr="37A740D0">
        <w:rPr>
          <w:i w:val="0"/>
          <w:sz w:val="24"/>
          <w:szCs w:val="24"/>
        </w:rPr>
        <w:t xml:space="preserve">also allowing </w:t>
      </w:r>
      <w:r w:rsidR="00675D95" w:rsidRPr="37A740D0">
        <w:rPr>
          <w:i w:val="0"/>
          <w:sz w:val="24"/>
          <w:szCs w:val="24"/>
        </w:rPr>
        <w:t xml:space="preserve">repair shops to communicate with users to check if their electronic waste can be </w:t>
      </w:r>
      <w:r w:rsidR="00990B57" w:rsidRPr="37A740D0">
        <w:rPr>
          <w:i w:val="0"/>
          <w:sz w:val="24"/>
          <w:szCs w:val="24"/>
        </w:rPr>
        <w:t>repaired. This aligns with the broader objective of enabling all stakeholders to participate in Singapore’s circular economy.</w:t>
      </w:r>
    </w:p>
    <w:p w14:paraId="6AC093E8" w14:textId="503D869B" w:rsidR="00274B62" w:rsidRDefault="41E202B4" w:rsidP="004F01B0">
      <w:pPr>
        <w:pStyle w:val="Heading2"/>
        <w:numPr>
          <w:ilvl w:val="0"/>
          <w:numId w:val="0"/>
        </w:numPr>
      </w:pPr>
      <w:bookmarkStart w:id="11" w:name="_Toc439994672"/>
      <w:bookmarkStart w:id="12" w:name="_Toc182718061"/>
      <w:r>
        <w:t xml:space="preserve">1.5 </w:t>
      </w:r>
      <w:r w:rsidR="00274B62">
        <w:t>References</w:t>
      </w:r>
      <w:bookmarkEnd w:id="11"/>
      <w:bookmarkEnd w:id="12"/>
    </w:p>
    <w:p w14:paraId="7935ECEB" w14:textId="1DF624FE" w:rsidR="651CFFC0" w:rsidRDefault="651CFFC0" w:rsidP="17820640">
      <w:pPr>
        <w:pStyle w:val="template"/>
        <w:rPr>
          <w:i w:val="0"/>
        </w:rPr>
      </w:pPr>
      <w:r w:rsidRPr="168529C5">
        <w:rPr>
          <w:i w:val="0"/>
        </w:rPr>
        <w:t xml:space="preserve">JavaTPoint </w:t>
      </w:r>
      <w:r w:rsidRPr="7B782431">
        <w:rPr>
          <w:i w:val="0"/>
        </w:rPr>
        <w:t>“</w:t>
      </w:r>
      <w:r w:rsidRPr="17820640">
        <w:rPr>
          <w:i w:val="0"/>
        </w:rPr>
        <w:t>Software Design Principles</w:t>
      </w:r>
      <w:r w:rsidRPr="4F210DFD">
        <w:rPr>
          <w:i w:val="0"/>
        </w:rPr>
        <w:t>”:</w:t>
      </w:r>
    </w:p>
    <w:p w14:paraId="0E359B22" w14:textId="6CE01B56" w:rsidR="2D7C2C0E" w:rsidRDefault="651CFFC0" w:rsidP="2D7C2C0E">
      <w:pPr>
        <w:pStyle w:val="template"/>
        <w:rPr>
          <w:i w:val="0"/>
        </w:rPr>
      </w:pPr>
      <w:hyperlink r:id="rId11">
        <w:r w:rsidRPr="405A2F1D">
          <w:rPr>
            <w:rStyle w:val="Hyperlink"/>
            <w:i w:val="0"/>
          </w:rPr>
          <w:t>https://www.javatpoint.com/software-engineering-software-design-principles</w:t>
        </w:r>
      </w:hyperlink>
      <w:r w:rsidRPr="405A2F1D">
        <w:rPr>
          <w:i w:val="0"/>
        </w:rPr>
        <w:t xml:space="preserve"> </w:t>
      </w:r>
    </w:p>
    <w:p w14:paraId="78F71800" w14:textId="633182A6" w:rsidR="00274B62" w:rsidRDefault="001B07F7">
      <w:pPr>
        <w:pStyle w:val="template"/>
      </w:pPr>
      <w:r w:rsidRPr="008554E7">
        <w:rPr>
          <w:i w:val="0"/>
          <w:iCs/>
        </w:rPr>
        <w:t xml:space="preserve">OOP Principles: </w:t>
      </w:r>
      <w:hyperlink r:id="rId12">
        <w:r w:rsidRPr="177EC089">
          <w:rPr>
            <w:rStyle w:val="Hyperlink"/>
          </w:rPr>
          <w:t>https://www.digitalocean.com/community/conceptual-articles/s-o-l-i-d-the-first-five-principles-of-object-oriented-design</w:t>
        </w:r>
      </w:hyperlink>
    </w:p>
    <w:p w14:paraId="7B6C642B" w14:textId="47022216" w:rsidR="001B07F7" w:rsidRDefault="001B07F7">
      <w:pPr>
        <w:pStyle w:val="template"/>
      </w:pPr>
    </w:p>
    <w:p w14:paraId="3A60A758" w14:textId="77777777" w:rsidR="00274B62" w:rsidRDefault="00274B62">
      <w:pPr>
        <w:pStyle w:val="Heading1"/>
      </w:pPr>
      <w:bookmarkStart w:id="13" w:name="_Toc439994673"/>
      <w:bookmarkStart w:id="14" w:name="_Toc182718062"/>
      <w:r>
        <w:t>Overall Description</w:t>
      </w:r>
      <w:bookmarkEnd w:id="13"/>
      <w:bookmarkEnd w:id="14"/>
    </w:p>
    <w:p w14:paraId="2900B1AA" w14:textId="7DF6D79F" w:rsidR="00274B62" w:rsidRDefault="543D80EB" w:rsidP="004F01B0">
      <w:pPr>
        <w:pStyle w:val="Heading2"/>
        <w:numPr>
          <w:ilvl w:val="0"/>
          <w:numId w:val="0"/>
        </w:numPr>
      </w:pPr>
      <w:bookmarkStart w:id="15" w:name="_Toc439994674"/>
      <w:bookmarkStart w:id="16" w:name="_Toc182718063"/>
      <w:r>
        <w:t xml:space="preserve">2.1 </w:t>
      </w:r>
      <w:r w:rsidR="00274B62">
        <w:t>Product Perspective</w:t>
      </w:r>
      <w:bookmarkEnd w:id="15"/>
      <w:bookmarkEnd w:id="16"/>
    </w:p>
    <w:p w14:paraId="4A3F1776" w14:textId="08D0256B" w:rsidR="003C591A" w:rsidRDefault="003C591A" w:rsidP="003C591A">
      <w:pPr>
        <w:spacing w:line="360" w:lineRule="auto"/>
        <w:jc w:val="both"/>
        <w:rPr>
          <w:rFonts w:ascii="Arial" w:hAnsi="Arial" w:cs="Arial"/>
        </w:rPr>
      </w:pPr>
      <w:r w:rsidRPr="003C591A">
        <w:rPr>
          <w:rFonts w:ascii="Arial" w:hAnsi="Arial" w:cs="Arial"/>
        </w:rPr>
        <w:t xml:space="preserve">This SRS specifies the requirements for </w:t>
      </w:r>
      <w:r>
        <w:rPr>
          <w:rFonts w:ascii="Arial" w:hAnsi="Arial" w:cs="Arial"/>
        </w:rPr>
        <w:t>E-Cycle</w:t>
      </w:r>
      <w:r w:rsidRPr="003C591A">
        <w:rPr>
          <w:rFonts w:ascii="Arial" w:hAnsi="Arial" w:cs="Arial"/>
        </w:rPr>
        <w:t>, a new, self-contained product designed t</w:t>
      </w:r>
      <w:r>
        <w:rPr>
          <w:rFonts w:ascii="Arial" w:hAnsi="Arial" w:cs="Arial"/>
        </w:rPr>
        <w:t xml:space="preserve">o enable more electronic waste recycling and </w:t>
      </w:r>
      <w:r w:rsidR="000F334D">
        <w:rPr>
          <w:rFonts w:ascii="Arial" w:hAnsi="Arial" w:cs="Arial"/>
        </w:rPr>
        <w:t>circular economy participation</w:t>
      </w:r>
      <w:r w:rsidRPr="003C591A">
        <w:rPr>
          <w:rFonts w:ascii="Arial" w:hAnsi="Arial" w:cs="Arial"/>
        </w:rPr>
        <w:t xml:space="preserve">. It is not a follow-on member of a product family nor a replacement for existing systems but is a pioneering effort to </w:t>
      </w:r>
      <w:r w:rsidR="000F334D">
        <w:rPr>
          <w:rFonts w:ascii="Arial" w:hAnsi="Arial" w:cs="Arial"/>
        </w:rPr>
        <w:t>increase electronic waste recycling through a digital solution</w:t>
      </w:r>
      <w:r w:rsidRPr="003C591A">
        <w:rPr>
          <w:rFonts w:ascii="Arial" w:hAnsi="Arial" w:cs="Arial"/>
        </w:rPr>
        <w:t>. The platform functions independently and also integrates with existing technologies via APIs. A system architecture diagram (as shown below) is provided to illustrate the interconnections and external interfaces.</w:t>
      </w:r>
    </w:p>
    <w:p w14:paraId="3AA2904D" w14:textId="77777777" w:rsidR="000F334D" w:rsidRDefault="000F334D" w:rsidP="003C591A">
      <w:pPr>
        <w:spacing w:line="360" w:lineRule="auto"/>
        <w:jc w:val="both"/>
        <w:rPr>
          <w:rFonts w:ascii="Arial" w:hAnsi="Arial" w:cs="Arial"/>
        </w:rPr>
      </w:pPr>
    </w:p>
    <w:p w14:paraId="4B65FA71" w14:textId="6E7135FF" w:rsidR="006A2586" w:rsidRPr="003C591A" w:rsidRDefault="006A2586" w:rsidP="004F01B0">
      <w:pPr>
        <w:spacing w:line="360" w:lineRule="auto"/>
        <w:jc w:val="center"/>
        <w:rPr>
          <w:rFonts w:ascii="Arial" w:hAnsi="Arial" w:cs="Arial"/>
        </w:rPr>
      </w:pPr>
      <w:r w:rsidRPr="006A2586">
        <w:rPr>
          <w:rFonts w:ascii="Arial" w:hAnsi="Arial" w:cs="Arial"/>
          <w:noProof/>
        </w:rPr>
        <w:drawing>
          <wp:inline distT="0" distB="0" distL="0" distR="0" wp14:anchorId="0E172F90" wp14:editId="1B35A190">
            <wp:extent cx="5679440" cy="3904615"/>
            <wp:effectExtent l="0" t="0" r="0" b="0"/>
            <wp:docPr id="757508005"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8005" name="Picture 2" descr="A diagram of a 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9440" cy="3904615"/>
                    </a:xfrm>
                    <a:prstGeom prst="rect">
                      <a:avLst/>
                    </a:prstGeom>
                    <a:noFill/>
                    <a:ln>
                      <a:noFill/>
                    </a:ln>
                  </pic:spPr>
                </pic:pic>
              </a:graphicData>
            </a:graphic>
          </wp:inline>
        </w:drawing>
      </w:r>
      <w:r w:rsidRPr="006A2586">
        <w:rPr>
          <w:rFonts w:ascii="Arial" w:hAnsi="Arial" w:cs="Arial"/>
        </w:rPr>
        <w:br/>
      </w:r>
    </w:p>
    <w:p w14:paraId="66C2F6FE" w14:textId="3D4962B5" w:rsidR="00D751DA" w:rsidRPr="004F01B0" w:rsidRDefault="67C30E13" w:rsidP="004F01B0">
      <w:pPr>
        <w:pStyle w:val="Heading2"/>
        <w:numPr>
          <w:ilvl w:val="0"/>
          <w:numId w:val="0"/>
        </w:numPr>
      </w:pPr>
      <w:bookmarkStart w:id="17" w:name="_Toc439994675"/>
      <w:bookmarkStart w:id="18" w:name="_Toc182718064"/>
      <w:r>
        <w:t xml:space="preserve">2.2 </w:t>
      </w:r>
      <w:r w:rsidR="00274B62" w:rsidRPr="004F01B0">
        <w:t>Product Functions</w:t>
      </w:r>
      <w:bookmarkStart w:id="19" w:name="_Toc439994676"/>
      <w:bookmarkEnd w:id="17"/>
      <w:bookmarkEnd w:id="18"/>
    </w:p>
    <w:p w14:paraId="2CAD5B6C" w14:textId="5DAEB559" w:rsidR="00D751DA" w:rsidRDefault="00D751DA" w:rsidP="006458F7">
      <w:pPr>
        <w:spacing w:line="360" w:lineRule="auto"/>
        <w:rPr>
          <w:rFonts w:ascii="Arial" w:hAnsi="Arial"/>
        </w:rPr>
      </w:pPr>
      <w:r w:rsidRPr="006458F7">
        <w:rPr>
          <w:rFonts w:ascii="Arial" w:hAnsi="Arial" w:cs="Arial"/>
        </w:rPr>
        <w:t xml:space="preserve">The following use case diagram depicts the key product functionalities that E-Cycle includes. There are 3 primary users of E-Cycle – Admin, User, and RepairShop. Each type of user interacts with E-Cycle to use their role-specific functions. In addition, E-Cycle gains inputs from 3 different APIs for the different functions. </w:t>
      </w:r>
    </w:p>
    <w:p w14:paraId="0870DE6B" w14:textId="77777777" w:rsidR="006458F7" w:rsidRDefault="006458F7" w:rsidP="006458F7">
      <w:pPr>
        <w:spacing w:line="360" w:lineRule="auto"/>
        <w:rPr>
          <w:rFonts w:ascii="Arial" w:hAnsi="Arial" w:cs="Arial"/>
        </w:rPr>
      </w:pPr>
      <w:r w:rsidRPr="006458F7">
        <w:rPr>
          <w:rFonts w:ascii="Arial" w:hAnsi="Arial" w:cs="Arial"/>
          <w:noProof/>
        </w:rPr>
        <w:drawing>
          <wp:anchor distT="0" distB="0" distL="114300" distR="114300" simplePos="0" relativeHeight="251658240" behindDoc="0" locked="0" layoutInCell="1" allowOverlap="1" wp14:anchorId="17AA77B8" wp14:editId="70AE32A1">
            <wp:simplePos x="0" y="0"/>
            <wp:positionH relativeFrom="column">
              <wp:posOffset>3810</wp:posOffset>
            </wp:positionH>
            <wp:positionV relativeFrom="paragraph">
              <wp:posOffset>227965</wp:posOffset>
            </wp:positionV>
            <wp:extent cx="6126480" cy="3446145"/>
            <wp:effectExtent l="0" t="0" r="0" b="0"/>
            <wp:wrapTopAndBottom/>
            <wp:docPr id="147969800"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800" name="Picture 4" descr="A diagram of a company&#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D31" w:rsidRPr="006458F7">
        <w:rPr>
          <w:rFonts w:ascii="Arial" w:hAnsi="Arial" w:cs="Arial"/>
        </w:rPr>
        <w:br/>
      </w:r>
    </w:p>
    <w:p w14:paraId="5FC650CD" w14:textId="1960D583" w:rsidR="00D751DA" w:rsidRDefault="00310C09" w:rsidP="006458F7">
      <w:pPr>
        <w:spacing w:line="360" w:lineRule="auto"/>
        <w:rPr>
          <w:rFonts w:ascii="Arial" w:hAnsi="Arial" w:cs="Arial"/>
        </w:rPr>
      </w:pPr>
      <w:r w:rsidRPr="006458F7">
        <w:rPr>
          <w:rFonts w:ascii="Arial" w:hAnsi="Arial" w:cs="Arial"/>
        </w:rPr>
        <w:t xml:space="preserve">E-cycle will allow users to perform the following functions: </w:t>
      </w:r>
    </w:p>
    <w:p w14:paraId="503B9364" w14:textId="7C000344" w:rsidR="006458F7" w:rsidRDefault="0070755E" w:rsidP="00863F29">
      <w:pPr>
        <w:pStyle w:val="ListParagraph"/>
        <w:numPr>
          <w:ilvl w:val="0"/>
          <w:numId w:val="78"/>
        </w:numPr>
        <w:spacing w:line="360" w:lineRule="auto"/>
        <w:rPr>
          <w:rFonts w:ascii="Arial" w:hAnsi="Arial" w:cs="Arial"/>
        </w:rPr>
      </w:pPr>
      <w:r>
        <w:rPr>
          <w:rFonts w:ascii="Arial" w:hAnsi="Arial" w:cs="Arial"/>
        </w:rPr>
        <w:t>Authentication</w:t>
      </w:r>
    </w:p>
    <w:p w14:paraId="51D2AE68" w14:textId="5F118240" w:rsidR="0070755E" w:rsidRDefault="0070755E" w:rsidP="00863F29">
      <w:pPr>
        <w:pStyle w:val="ListParagraph"/>
        <w:numPr>
          <w:ilvl w:val="1"/>
          <w:numId w:val="78"/>
        </w:numPr>
        <w:spacing w:line="360" w:lineRule="auto"/>
        <w:rPr>
          <w:rFonts w:ascii="Arial" w:hAnsi="Arial" w:cs="Arial"/>
        </w:rPr>
      </w:pPr>
      <w:r>
        <w:rPr>
          <w:rFonts w:ascii="Arial" w:hAnsi="Arial" w:cs="Arial"/>
        </w:rPr>
        <w:t>Sign up</w:t>
      </w:r>
    </w:p>
    <w:p w14:paraId="78840460" w14:textId="5FF2A0FA" w:rsidR="0070755E" w:rsidRDefault="0070755E" w:rsidP="00863F29">
      <w:pPr>
        <w:pStyle w:val="ListParagraph"/>
        <w:numPr>
          <w:ilvl w:val="1"/>
          <w:numId w:val="78"/>
        </w:numPr>
        <w:spacing w:line="360" w:lineRule="auto"/>
        <w:rPr>
          <w:rFonts w:ascii="Arial" w:hAnsi="Arial" w:cs="Arial"/>
        </w:rPr>
      </w:pPr>
      <w:r>
        <w:rPr>
          <w:rFonts w:ascii="Arial" w:hAnsi="Arial" w:cs="Arial"/>
        </w:rPr>
        <w:t>Login</w:t>
      </w:r>
    </w:p>
    <w:p w14:paraId="45D279F5" w14:textId="4AB649E9" w:rsidR="00050340" w:rsidRDefault="00575DAF" w:rsidP="00863F29">
      <w:pPr>
        <w:pStyle w:val="ListParagraph"/>
        <w:numPr>
          <w:ilvl w:val="0"/>
          <w:numId w:val="78"/>
        </w:numPr>
        <w:spacing w:line="360" w:lineRule="auto"/>
        <w:rPr>
          <w:rFonts w:ascii="Arial" w:hAnsi="Arial" w:cs="Arial"/>
        </w:rPr>
      </w:pPr>
      <w:r>
        <w:rPr>
          <w:rFonts w:ascii="Arial" w:hAnsi="Arial" w:cs="Arial"/>
        </w:rPr>
        <w:t>RepairShop</w:t>
      </w:r>
      <w:r w:rsidR="00050340">
        <w:rPr>
          <w:rFonts w:ascii="Arial" w:hAnsi="Arial" w:cs="Arial"/>
        </w:rPr>
        <w:t xml:space="preserve"> Functions</w:t>
      </w:r>
    </w:p>
    <w:p w14:paraId="4D7E3F0D" w14:textId="6B23591F" w:rsidR="00050340" w:rsidRDefault="00575DAF" w:rsidP="00863F29">
      <w:pPr>
        <w:pStyle w:val="ListParagraph"/>
        <w:numPr>
          <w:ilvl w:val="1"/>
          <w:numId w:val="78"/>
        </w:numPr>
        <w:spacing w:line="360" w:lineRule="auto"/>
        <w:rPr>
          <w:rFonts w:ascii="Arial" w:hAnsi="Arial" w:cs="Arial"/>
        </w:rPr>
      </w:pPr>
      <w:r>
        <w:rPr>
          <w:rFonts w:ascii="Arial" w:hAnsi="Arial" w:cs="Arial"/>
        </w:rPr>
        <w:t>Update Shop Details</w:t>
      </w:r>
    </w:p>
    <w:p w14:paraId="48D72A0C" w14:textId="3DF9E6AD" w:rsidR="00575DAF" w:rsidRDefault="00575DAF" w:rsidP="00863F29">
      <w:pPr>
        <w:pStyle w:val="ListParagraph"/>
        <w:numPr>
          <w:ilvl w:val="1"/>
          <w:numId w:val="78"/>
        </w:numPr>
        <w:spacing w:line="360" w:lineRule="auto"/>
        <w:rPr>
          <w:rFonts w:ascii="Arial" w:hAnsi="Arial" w:cs="Arial"/>
        </w:rPr>
      </w:pPr>
      <w:r>
        <w:rPr>
          <w:rFonts w:ascii="Arial" w:hAnsi="Arial" w:cs="Arial"/>
        </w:rPr>
        <w:t xml:space="preserve">Remove Shop </w:t>
      </w:r>
    </w:p>
    <w:p w14:paraId="1641A44B" w14:textId="2453F711" w:rsidR="00264D3E" w:rsidRDefault="00264D3E" w:rsidP="00863F29">
      <w:pPr>
        <w:pStyle w:val="ListParagraph"/>
        <w:numPr>
          <w:ilvl w:val="1"/>
          <w:numId w:val="78"/>
        </w:numPr>
        <w:spacing w:line="360" w:lineRule="auto"/>
        <w:rPr>
          <w:rFonts w:ascii="Arial" w:hAnsi="Arial" w:cs="Arial"/>
        </w:rPr>
      </w:pPr>
      <w:r>
        <w:rPr>
          <w:rFonts w:ascii="Arial" w:hAnsi="Arial" w:cs="Arial"/>
        </w:rPr>
        <w:t>Update checklist of items accepted</w:t>
      </w:r>
    </w:p>
    <w:p w14:paraId="01993017" w14:textId="622B0036" w:rsidR="00264D3E" w:rsidRDefault="00676186" w:rsidP="00863F29">
      <w:pPr>
        <w:pStyle w:val="ListParagraph"/>
        <w:numPr>
          <w:ilvl w:val="0"/>
          <w:numId w:val="78"/>
        </w:numPr>
        <w:spacing w:line="360" w:lineRule="auto"/>
        <w:rPr>
          <w:rFonts w:ascii="Arial" w:hAnsi="Arial" w:cs="Arial"/>
        </w:rPr>
      </w:pPr>
      <w:r>
        <w:rPr>
          <w:rFonts w:ascii="Arial" w:hAnsi="Arial" w:cs="Arial"/>
        </w:rPr>
        <w:t xml:space="preserve">User </w:t>
      </w:r>
      <w:r w:rsidR="00073958">
        <w:rPr>
          <w:rFonts w:ascii="Arial" w:hAnsi="Arial" w:cs="Arial"/>
        </w:rPr>
        <w:t>Functions</w:t>
      </w:r>
    </w:p>
    <w:p w14:paraId="4AF7BCA4" w14:textId="7C9D32AD" w:rsidR="00073958" w:rsidRDefault="0037092D" w:rsidP="00863F29">
      <w:pPr>
        <w:pStyle w:val="ListParagraph"/>
        <w:numPr>
          <w:ilvl w:val="1"/>
          <w:numId w:val="78"/>
        </w:numPr>
        <w:spacing w:line="360" w:lineRule="auto"/>
        <w:rPr>
          <w:rFonts w:ascii="Arial" w:hAnsi="Arial" w:cs="Arial"/>
        </w:rPr>
      </w:pPr>
      <w:r>
        <w:rPr>
          <w:rFonts w:ascii="Arial" w:hAnsi="Arial" w:cs="Arial"/>
        </w:rPr>
        <w:t>Map</w:t>
      </w:r>
    </w:p>
    <w:p w14:paraId="2B06A539" w14:textId="459406B4" w:rsidR="0037092D" w:rsidRDefault="0037092D" w:rsidP="00863F29">
      <w:pPr>
        <w:pStyle w:val="ListParagraph"/>
        <w:numPr>
          <w:ilvl w:val="2"/>
          <w:numId w:val="78"/>
        </w:numPr>
        <w:spacing w:line="360" w:lineRule="auto"/>
        <w:rPr>
          <w:rFonts w:ascii="Arial" w:hAnsi="Arial" w:cs="Arial"/>
        </w:rPr>
      </w:pPr>
      <w:r>
        <w:rPr>
          <w:rFonts w:ascii="Arial" w:hAnsi="Arial" w:cs="Arial"/>
        </w:rPr>
        <w:t>Input current location</w:t>
      </w:r>
    </w:p>
    <w:p w14:paraId="15EA2CD4" w14:textId="06C2FAD7" w:rsidR="0037092D" w:rsidRDefault="00EF7E8A" w:rsidP="00863F29">
      <w:pPr>
        <w:pStyle w:val="ListParagraph"/>
        <w:numPr>
          <w:ilvl w:val="2"/>
          <w:numId w:val="78"/>
        </w:numPr>
        <w:spacing w:line="360" w:lineRule="auto"/>
        <w:rPr>
          <w:rFonts w:ascii="Arial" w:hAnsi="Arial" w:cs="Arial"/>
        </w:rPr>
      </w:pPr>
      <w:r>
        <w:rPr>
          <w:rFonts w:ascii="Arial" w:hAnsi="Arial" w:cs="Arial"/>
        </w:rPr>
        <w:t>View nearby drop-off poin</w:t>
      </w:r>
      <w:r w:rsidR="006B3A40">
        <w:rPr>
          <w:rFonts w:ascii="Arial" w:hAnsi="Arial" w:cs="Arial"/>
        </w:rPr>
        <w:t>ts</w:t>
      </w:r>
    </w:p>
    <w:p w14:paraId="45D332E2" w14:textId="6918C111" w:rsidR="006B3A40" w:rsidRDefault="006B3A40" w:rsidP="00863F29">
      <w:pPr>
        <w:pStyle w:val="ListParagraph"/>
        <w:numPr>
          <w:ilvl w:val="2"/>
          <w:numId w:val="78"/>
        </w:numPr>
        <w:spacing w:line="360" w:lineRule="auto"/>
        <w:rPr>
          <w:rFonts w:ascii="Arial" w:hAnsi="Arial" w:cs="Arial"/>
        </w:rPr>
      </w:pPr>
      <w:r>
        <w:rPr>
          <w:rFonts w:ascii="Arial" w:hAnsi="Arial" w:cs="Arial"/>
        </w:rPr>
        <w:t>View nearby repair shops</w:t>
      </w:r>
    </w:p>
    <w:p w14:paraId="479EE236" w14:textId="2E8E6D97" w:rsidR="006B3A40" w:rsidRDefault="006B3A40" w:rsidP="00863F29">
      <w:pPr>
        <w:pStyle w:val="ListParagraph"/>
        <w:numPr>
          <w:ilvl w:val="2"/>
          <w:numId w:val="78"/>
        </w:numPr>
        <w:spacing w:line="360" w:lineRule="auto"/>
        <w:rPr>
          <w:rFonts w:ascii="Arial" w:hAnsi="Arial" w:cs="Arial"/>
        </w:rPr>
      </w:pPr>
      <w:r>
        <w:rPr>
          <w:rFonts w:ascii="Arial" w:hAnsi="Arial" w:cs="Arial"/>
        </w:rPr>
        <w:t>View location viewing history</w:t>
      </w:r>
    </w:p>
    <w:p w14:paraId="5ECD6D23" w14:textId="2799F373" w:rsidR="005E0E56" w:rsidRPr="00BA4D18" w:rsidRDefault="005E0E56" w:rsidP="005E0E56">
      <w:pPr>
        <w:pStyle w:val="ListParagraph"/>
        <w:numPr>
          <w:ilvl w:val="1"/>
          <w:numId w:val="78"/>
        </w:numPr>
        <w:spacing w:line="360" w:lineRule="auto"/>
        <w:rPr>
          <w:rFonts w:ascii="Arial" w:hAnsi="Arial" w:cs="Arial"/>
        </w:rPr>
      </w:pPr>
      <w:r w:rsidRPr="00BA4D18">
        <w:rPr>
          <w:rFonts w:ascii="Arial" w:hAnsi="Arial" w:cs="Arial"/>
        </w:rPr>
        <w:t>Forum</w:t>
      </w:r>
    </w:p>
    <w:p w14:paraId="0E25BF72" w14:textId="7C74045C" w:rsidR="005E0E56" w:rsidRPr="00BA4D18" w:rsidRDefault="00D13664" w:rsidP="00D13664">
      <w:pPr>
        <w:pStyle w:val="ListParagraph"/>
        <w:numPr>
          <w:ilvl w:val="2"/>
          <w:numId w:val="78"/>
        </w:numPr>
        <w:spacing w:line="360" w:lineRule="auto"/>
        <w:rPr>
          <w:rFonts w:ascii="Arial" w:hAnsi="Arial" w:cs="Arial"/>
        </w:rPr>
      </w:pPr>
      <w:r w:rsidRPr="00BA4D18">
        <w:rPr>
          <w:rFonts w:ascii="Arial" w:hAnsi="Arial" w:cs="Arial"/>
        </w:rPr>
        <w:t>Add new forum posts</w:t>
      </w:r>
    </w:p>
    <w:p w14:paraId="37A43BAB" w14:textId="4BF6D769" w:rsidR="00D13664" w:rsidRPr="00BA4D18" w:rsidRDefault="00D13664" w:rsidP="00D13664">
      <w:pPr>
        <w:pStyle w:val="ListParagraph"/>
        <w:numPr>
          <w:ilvl w:val="2"/>
          <w:numId w:val="78"/>
        </w:numPr>
        <w:spacing w:line="360" w:lineRule="auto"/>
        <w:rPr>
          <w:rFonts w:ascii="Arial" w:hAnsi="Arial" w:cs="Arial"/>
        </w:rPr>
      </w:pPr>
      <w:r w:rsidRPr="00BA4D18">
        <w:rPr>
          <w:rFonts w:ascii="Arial" w:hAnsi="Arial" w:cs="Arial"/>
        </w:rPr>
        <w:t>Edit old forum posts</w:t>
      </w:r>
    </w:p>
    <w:p w14:paraId="7C568F90" w14:textId="693CE9BC" w:rsidR="00D13664" w:rsidRDefault="00D13664" w:rsidP="00D13664">
      <w:pPr>
        <w:pStyle w:val="ListParagraph"/>
        <w:numPr>
          <w:ilvl w:val="2"/>
          <w:numId w:val="78"/>
        </w:numPr>
        <w:spacing w:line="360" w:lineRule="auto"/>
        <w:rPr>
          <w:rFonts w:ascii="Arial" w:hAnsi="Arial" w:cs="Arial"/>
        </w:rPr>
      </w:pPr>
      <w:r w:rsidRPr="62383D86">
        <w:rPr>
          <w:rFonts w:ascii="Arial" w:hAnsi="Arial" w:cs="Arial"/>
        </w:rPr>
        <w:t xml:space="preserve">Communicate with the </w:t>
      </w:r>
      <w:r w:rsidR="003E2384" w:rsidRPr="62383D86">
        <w:rPr>
          <w:rFonts w:ascii="Arial" w:hAnsi="Arial" w:cs="Arial"/>
        </w:rPr>
        <w:t>repair shop</w:t>
      </w:r>
    </w:p>
    <w:p w14:paraId="4D1EF799" w14:textId="3DF9849C" w:rsidR="00BA4D18" w:rsidRDefault="00BA4D18" w:rsidP="00BA4D18">
      <w:pPr>
        <w:pStyle w:val="ListParagraph"/>
        <w:numPr>
          <w:ilvl w:val="0"/>
          <w:numId w:val="78"/>
        </w:numPr>
        <w:spacing w:line="360" w:lineRule="auto"/>
        <w:rPr>
          <w:rFonts w:ascii="Arial" w:hAnsi="Arial" w:cs="Arial"/>
        </w:rPr>
      </w:pPr>
      <w:r w:rsidRPr="62383D86">
        <w:rPr>
          <w:rFonts w:ascii="Arial" w:hAnsi="Arial" w:cs="Arial"/>
        </w:rPr>
        <w:t>Admin Functions</w:t>
      </w:r>
    </w:p>
    <w:p w14:paraId="33E52C9E" w14:textId="520E2A04" w:rsidR="00BA4D18" w:rsidRDefault="00BA4D18" w:rsidP="00BA4D18">
      <w:pPr>
        <w:pStyle w:val="ListParagraph"/>
        <w:numPr>
          <w:ilvl w:val="1"/>
          <w:numId w:val="78"/>
        </w:numPr>
        <w:spacing w:line="360" w:lineRule="auto"/>
        <w:rPr>
          <w:rFonts w:ascii="Arial" w:hAnsi="Arial" w:cs="Arial"/>
        </w:rPr>
      </w:pPr>
      <w:r w:rsidRPr="62383D86">
        <w:rPr>
          <w:rFonts w:ascii="Arial" w:hAnsi="Arial" w:cs="Arial"/>
        </w:rPr>
        <w:t>View reported comments</w:t>
      </w:r>
    </w:p>
    <w:p w14:paraId="45A329F3" w14:textId="5647607E" w:rsidR="00BA4D18" w:rsidRPr="00BA4D18" w:rsidRDefault="00C8747C" w:rsidP="00BA4D18">
      <w:pPr>
        <w:pStyle w:val="ListParagraph"/>
        <w:numPr>
          <w:ilvl w:val="1"/>
          <w:numId w:val="78"/>
        </w:numPr>
        <w:spacing w:line="360" w:lineRule="auto"/>
        <w:rPr>
          <w:rFonts w:ascii="Arial" w:hAnsi="Arial" w:cs="Arial"/>
        </w:rPr>
      </w:pPr>
      <w:r>
        <w:rPr>
          <w:rFonts w:ascii="Arial" w:hAnsi="Arial" w:cs="Arial"/>
        </w:rPr>
        <w:t>Edit shops</w:t>
      </w:r>
    </w:p>
    <w:p w14:paraId="1A86E97A" w14:textId="498C0256" w:rsidR="006F45F9" w:rsidRDefault="006F45F9" w:rsidP="006F45F9">
      <w:pPr>
        <w:spacing w:line="360" w:lineRule="auto"/>
        <w:rPr>
          <w:rFonts w:ascii="Arial" w:hAnsi="Arial" w:cs="Arial"/>
        </w:rPr>
      </w:pPr>
    </w:p>
    <w:p w14:paraId="681D37AF" w14:textId="296E84FB" w:rsidR="006F45F9" w:rsidRDefault="006F45F9" w:rsidP="006F45F9">
      <w:pPr>
        <w:spacing w:line="360" w:lineRule="auto"/>
        <w:rPr>
          <w:rFonts w:ascii="Arial" w:hAnsi="Arial" w:cs="Arial"/>
        </w:rPr>
      </w:pPr>
      <w:r>
        <w:rPr>
          <w:rFonts w:ascii="Arial" w:hAnsi="Arial" w:cs="Arial"/>
        </w:rPr>
        <w:t>The following Class Diagram shows how different classes interact with each other, as well as the key functionalities that E-Cycle needs to perform</w:t>
      </w:r>
    </w:p>
    <w:p w14:paraId="101B6E29" w14:textId="2A6AA595" w:rsidR="006F45F9" w:rsidRDefault="006F45F9" w:rsidP="006F45F9">
      <w:pPr>
        <w:spacing w:line="360" w:lineRule="auto"/>
        <w:rPr>
          <w:rFonts w:ascii="Arial" w:hAnsi="Arial" w:cs="Arial"/>
        </w:rPr>
      </w:pPr>
    </w:p>
    <w:p w14:paraId="35529DB8" w14:textId="78B8BCF7" w:rsidR="006F45F9" w:rsidRPr="006F45F9" w:rsidRDefault="0053635C" w:rsidP="004F01B0">
      <w:pPr>
        <w:spacing w:line="360" w:lineRule="auto"/>
        <w:jc w:val="center"/>
        <w:rPr>
          <w:rFonts w:ascii="Arial" w:hAnsi="Arial" w:cs="Arial"/>
        </w:rPr>
      </w:pPr>
      <w:r>
        <w:rPr>
          <w:noProof/>
        </w:rPr>
        <w:drawing>
          <wp:inline distT="0" distB="0" distL="0" distR="0" wp14:anchorId="759374AE" wp14:editId="5DE23B82">
            <wp:extent cx="6126480" cy="3197860"/>
            <wp:effectExtent l="0" t="0" r="0" b="2540"/>
            <wp:docPr id="957274146" name="Picture 5"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6126480" cy="3197860"/>
                    </a:xfrm>
                    <a:prstGeom prst="rect">
                      <a:avLst/>
                    </a:prstGeom>
                  </pic:spPr>
                </pic:pic>
              </a:graphicData>
            </a:graphic>
          </wp:inline>
        </w:drawing>
      </w:r>
    </w:p>
    <w:p w14:paraId="330BDD1D" w14:textId="295DDED4" w:rsidR="00310C09" w:rsidRDefault="00310C09" w:rsidP="00D751DA"/>
    <w:p w14:paraId="098F5504" w14:textId="666ECF1A" w:rsidR="00310C09" w:rsidRPr="00D751DA" w:rsidRDefault="00310C09" w:rsidP="00D751DA"/>
    <w:p w14:paraId="35A3DF32" w14:textId="2846B7B6" w:rsidR="00274B62" w:rsidRDefault="7B0C3026" w:rsidP="00D751DA">
      <w:pPr>
        <w:pStyle w:val="Heading2"/>
        <w:numPr>
          <w:ilvl w:val="0"/>
          <w:numId w:val="0"/>
        </w:numPr>
      </w:pPr>
      <w:bookmarkStart w:id="20" w:name="_Toc182718065"/>
      <w:r>
        <w:t>2.</w:t>
      </w:r>
      <w:r w:rsidR="4C5A4044">
        <w:t xml:space="preserve">3 </w:t>
      </w:r>
      <w:r w:rsidR="00274B62">
        <w:t>User Classes and Characteristics</w:t>
      </w:r>
      <w:bookmarkEnd w:id="19"/>
      <w:bookmarkEnd w:id="20"/>
    </w:p>
    <w:p w14:paraId="599AA406" w14:textId="77777777" w:rsidR="004F01B0" w:rsidRPr="004F01B0" w:rsidRDefault="004F01B0" w:rsidP="004F01B0">
      <w:pPr>
        <w:pStyle w:val="Heading2"/>
        <w:numPr>
          <w:ilvl w:val="0"/>
          <w:numId w:val="0"/>
        </w:numPr>
        <w:spacing w:line="360" w:lineRule="auto"/>
        <w:rPr>
          <w:ins w:id="21" w:author="Microsoft Word" w:date="2024-11-17T07:36:00Z" w16du:dateUtc="2024-11-17T15:36:00Z"/>
          <w:rFonts w:ascii="Arial" w:hAnsi="Arial"/>
          <w:b w:val="0"/>
          <w:iCs/>
          <w:sz w:val="24"/>
          <w:szCs w:val="21"/>
        </w:rPr>
      </w:pPr>
      <w:bookmarkStart w:id="22" w:name="_Toc439994677"/>
      <w:bookmarkStart w:id="23" w:name="_Toc182718066"/>
      <w:ins w:id="24" w:author="Microsoft Word" w:date="2024-11-17T07:36:00Z" w16du:dateUtc="2024-11-17T15:36:00Z">
        <w:r w:rsidRPr="004F01B0">
          <w:rPr>
            <w:rFonts w:ascii="Arial" w:hAnsi="Arial"/>
            <w:b w:val="0"/>
            <w:iCs/>
            <w:sz w:val="24"/>
            <w:szCs w:val="21"/>
          </w:rPr>
          <w:t xml:space="preserve">Users of the platform are categorized into: </w:t>
        </w:r>
      </w:ins>
    </w:p>
    <w:p w14:paraId="5B3353AD" w14:textId="6A4677E4" w:rsidR="004F01B0" w:rsidRPr="004F01B0" w:rsidRDefault="004F01B0" w:rsidP="004F01B0">
      <w:pPr>
        <w:pStyle w:val="Heading2"/>
        <w:numPr>
          <w:ilvl w:val="0"/>
          <w:numId w:val="86"/>
        </w:numPr>
        <w:spacing w:line="360" w:lineRule="auto"/>
        <w:rPr>
          <w:rFonts w:ascii="Arial" w:hAnsi="Arial"/>
          <w:b w:val="0"/>
          <w:iCs/>
          <w:sz w:val="24"/>
          <w:szCs w:val="21"/>
        </w:rPr>
      </w:pPr>
      <w:r>
        <w:rPr>
          <w:rFonts w:ascii="Arial" w:hAnsi="Arial"/>
          <w:b w:val="0"/>
          <w:iCs/>
          <w:sz w:val="24"/>
          <w:szCs w:val="21"/>
        </w:rPr>
        <w:t>Users</w:t>
      </w:r>
      <w:r w:rsidRPr="004F01B0">
        <w:rPr>
          <w:rFonts w:ascii="Arial" w:hAnsi="Arial"/>
          <w:b w:val="0"/>
          <w:iCs/>
          <w:sz w:val="24"/>
          <w:szCs w:val="21"/>
        </w:rPr>
        <w:t xml:space="preserve">: </w:t>
      </w:r>
      <w:r w:rsidR="00691EC7" w:rsidRPr="00691EC7">
        <w:rPr>
          <w:rFonts w:ascii="Arial" w:hAnsi="Arial"/>
          <w:b w:val="0"/>
          <w:iCs/>
          <w:sz w:val="24"/>
          <w:szCs w:val="21"/>
        </w:rPr>
        <w:t>An individual who wants to dispose of, or repair e-waste, and find collection points for recycling or repair. </w:t>
      </w:r>
    </w:p>
    <w:p w14:paraId="28FD2A8A" w14:textId="6A6273CC" w:rsidR="004F01B0" w:rsidRPr="004F01B0" w:rsidRDefault="006B5C6D" w:rsidP="2116E00F">
      <w:pPr>
        <w:pStyle w:val="Heading2"/>
        <w:spacing w:line="360" w:lineRule="auto"/>
        <w:rPr>
          <w:rFonts w:ascii="Arial" w:hAnsi="Arial"/>
          <w:b w:val="0"/>
          <w:sz w:val="24"/>
          <w:szCs w:val="24"/>
        </w:rPr>
      </w:pPr>
      <w:r w:rsidRPr="2116E00F">
        <w:rPr>
          <w:rFonts w:ascii="Arial" w:hAnsi="Arial"/>
          <w:b w:val="0"/>
          <w:sz w:val="24"/>
          <w:szCs w:val="24"/>
        </w:rPr>
        <w:t>RepairShop</w:t>
      </w:r>
      <w:r w:rsidR="004F01B0" w:rsidRPr="2116E00F">
        <w:rPr>
          <w:rFonts w:ascii="Arial" w:hAnsi="Arial"/>
          <w:b w:val="0"/>
          <w:sz w:val="24"/>
          <w:szCs w:val="24"/>
        </w:rPr>
        <w:t xml:space="preserve">: </w:t>
      </w:r>
      <w:r w:rsidRPr="2116E00F">
        <w:rPr>
          <w:rFonts w:ascii="Arial" w:hAnsi="Arial"/>
          <w:b w:val="0"/>
          <w:sz w:val="24"/>
          <w:szCs w:val="24"/>
        </w:rPr>
        <w:t>A user who also runs a shop for repair and can interact with other users to accept items for repair. </w:t>
      </w:r>
    </w:p>
    <w:p w14:paraId="134F11BE" w14:textId="5F2056E4" w:rsidR="004F01B0" w:rsidRPr="004F01B0" w:rsidRDefault="004F01B0" w:rsidP="004F01B0">
      <w:pPr>
        <w:pStyle w:val="Heading2"/>
        <w:numPr>
          <w:ilvl w:val="0"/>
          <w:numId w:val="86"/>
        </w:numPr>
        <w:spacing w:line="360" w:lineRule="auto"/>
        <w:rPr>
          <w:rFonts w:ascii="Arial" w:hAnsi="Arial"/>
          <w:b w:val="0"/>
          <w:iCs/>
          <w:sz w:val="24"/>
          <w:szCs w:val="21"/>
        </w:rPr>
      </w:pPr>
      <w:r w:rsidRPr="004F01B0">
        <w:rPr>
          <w:rFonts w:ascii="Arial" w:hAnsi="Arial"/>
          <w:b w:val="0"/>
          <w:iCs/>
          <w:sz w:val="24"/>
          <w:szCs w:val="21"/>
        </w:rPr>
        <w:t xml:space="preserve">Admins: Staff who oversee platform operations. They are technically skilled and need comprehensive tools for user management. </w:t>
      </w:r>
      <w:r w:rsidR="008E51B1">
        <w:rPr>
          <w:rFonts w:ascii="Arial" w:hAnsi="Arial"/>
          <w:b w:val="0"/>
          <w:iCs/>
          <w:sz w:val="24"/>
          <w:szCs w:val="21"/>
        </w:rPr>
        <w:t xml:space="preserve">They get </w:t>
      </w:r>
      <w:r w:rsidR="008E51B1" w:rsidRPr="008E51B1">
        <w:rPr>
          <w:rFonts w:ascii="Arial" w:hAnsi="Arial"/>
          <w:b w:val="0"/>
          <w:iCs/>
          <w:sz w:val="24"/>
          <w:szCs w:val="21"/>
        </w:rPr>
        <w:t>privileged access to manage locations and user reports.</w:t>
      </w:r>
    </w:p>
    <w:p w14:paraId="638C5C03" w14:textId="66AC080D" w:rsidR="004F01B0" w:rsidRPr="004F01B0" w:rsidRDefault="004F01B0" w:rsidP="004F01B0">
      <w:pPr>
        <w:pStyle w:val="Heading2"/>
        <w:numPr>
          <w:ilvl w:val="0"/>
          <w:numId w:val="0"/>
        </w:numPr>
        <w:spacing w:line="360" w:lineRule="auto"/>
        <w:rPr>
          <w:rFonts w:eastAsia="Arial"/>
          <w:iCs/>
          <w:sz w:val="30"/>
          <w:szCs w:val="21"/>
        </w:rPr>
      </w:pPr>
      <w:r w:rsidRPr="004F01B0">
        <w:rPr>
          <w:rFonts w:ascii="Arial" w:hAnsi="Arial"/>
          <w:b w:val="0"/>
          <w:iCs/>
          <w:sz w:val="24"/>
          <w:szCs w:val="21"/>
        </w:rPr>
        <w:t xml:space="preserve">All </w:t>
      </w:r>
      <w:r w:rsidR="008E51B1">
        <w:rPr>
          <w:rFonts w:ascii="Arial" w:hAnsi="Arial"/>
          <w:b w:val="0"/>
          <w:iCs/>
          <w:sz w:val="24"/>
          <w:szCs w:val="21"/>
        </w:rPr>
        <w:t>three</w:t>
      </w:r>
      <w:r w:rsidRPr="004F01B0">
        <w:rPr>
          <w:rFonts w:ascii="Arial" w:hAnsi="Arial"/>
          <w:b w:val="0"/>
          <w:iCs/>
          <w:sz w:val="24"/>
          <w:szCs w:val="21"/>
        </w:rPr>
        <w:t xml:space="preserve"> types of users are equally important for </w:t>
      </w:r>
      <w:r w:rsidR="008E51B1">
        <w:rPr>
          <w:rFonts w:ascii="Arial" w:hAnsi="Arial"/>
          <w:b w:val="0"/>
          <w:iCs/>
          <w:sz w:val="24"/>
          <w:szCs w:val="21"/>
        </w:rPr>
        <w:t>E-Cycle</w:t>
      </w:r>
      <w:r w:rsidRPr="004F01B0">
        <w:rPr>
          <w:rFonts w:ascii="Arial" w:hAnsi="Arial"/>
          <w:b w:val="0"/>
          <w:iCs/>
          <w:sz w:val="24"/>
          <w:szCs w:val="21"/>
        </w:rPr>
        <w:t xml:space="preserve"> as they form a pipeline that makes </w:t>
      </w:r>
      <w:r w:rsidR="008E51B1">
        <w:rPr>
          <w:rFonts w:ascii="Arial" w:hAnsi="Arial"/>
          <w:b w:val="0"/>
          <w:iCs/>
          <w:sz w:val="24"/>
          <w:szCs w:val="21"/>
        </w:rPr>
        <w:t>the app</w:t>
      </w:r>
      <w:r w:rsidRPr="004F01B0">
        <w:rPr>
          <w:rFonts w:ascii="Arial" w:hAnsi="Arial"/>
          <w:b w:val="0"/>
          <w:iCs/>
          <w:sz w:val="24"/>
          <w:szCs w:val="21"/>
        </w:rPr>
        <w:t xml:space="preserve"> functional and operational. E.g.: </w:t>
      </w:r>
      <w:r w:rsidR="008E51B1">
        <w:rPr>
          <w:rFonts w:ascii="Arial" w:hAnsi="Arial"/>
          <w:b w:val="0"/>
          <w:iCs/>
          <w:sz w:val="24"/>
          <w:szCs w:val="21"/>
        </w:rPr>
        <w:t>RepairShops add their shops to the app</w:t>
      </w:r>
      <w:r w:rsidRPr="004F01B0">
        <w:rPr>
          <w:rFonts w:ascii="Arial" w:hAnsi="Arial"/>
          <w:b w:val="0"/>
          <w:iCs/>
          <w:sz w:val="24"/>
          <w:szCs w:val="21"/>
        </w:rPr>
        <w:t xml:space="preserve">, </w:t>
      </w:r>
      <w:r w:rsidR="008E51B1">
        <w:rPr>
          <w:rFonts w:ascii="Arial" w:hAnsi="Arial"/>
          <w:b w:val="0"/>
          <w:iCs/>
          <w:sz w:val="24"/>
          <w:szCs w:val="21"/>
        </w:rPr>
        <w:t xml:space="preserve">Users attempt to find shops to repair their waste and </w:t>
      </w:r>
      <w:r w:rsidRPr="004F01B0">
        <w:rPr>
          <w:rFonts w:ascii="Arial" w:hAnsi="Arial"/>
          <w:b w:val="0"/>
          <w:iCs/>
          <w:sz w:val="24"/>
          <w:szCs w:val="21"/>
        </w:rPr>
        <w:t xml:space="preserve">Admins ensure that </w:t>
      </w:r>
      <w:r w:rsidR="008E51B1">
        <w:rPr>
          <w:rFonts w:ascii="Arial" w:hAnsi="Arial"/>
          <w:b w:val="0"/>
          <w:iCs/>
          <w:sz w:val="24"/>
          <w:szCs w:val="21"/>
        </w:rPr>
        <w:t>E-Cycle</w:t>
      </w:r>
      <w:r w:rsidRPr="004F01B0">
        <w:rPr>
          <w:rFonts w:ascii="Arial" w:hAnsi="Arial"/>
          <w:b w:val="0"/>
          <w:iCs/>
          <w:sz w:val="24"/>
          <w:szCs w:val="21"/>
        </w:rPr>
        <w:t xml:space="preserve"> is fair and safe for its users.</w:t>
      </w:r>
    </w:p>
    <w:p w14:paraId="427D2CC9" w14:textId="3CAB0241" w:rsidR="35B1FBC0" w:rsidRDefault="1720C297" w:rsidP="004F01B0">
      <w:pPr>
        <w:pStyle w:val="Heading2"/>
        <w:numPr>
          <w:ilvl w:val="0"/>
          <w:numId w:val="0"/>
        </w:numPr>
        <w:rPr>
          <w:rFonts w:eastAsia="Arial"/>
        </w:rPr>
      </w:pPr>
      <w:r>
        <w:t xml:space="preserve">2.4 </w:t>
      </w:r>
      <w:r w:rsidR="00274B62">
        <w:t>Operating Environment</w:t>
      </w:r>
      <w:bookmarkEnd w:id="22"/>
      <w:bookmarkEnd w:id="23"/>
    </w:p>
    <w:p w14:paraId="4142AD0E" w14:textId="1100A950" w:rsidR="0FAD2F01" w:rsidRPr="008E51B1" w:rsidRDefault="0FAD2F01" w:rsidP="008E51B1">
      <w:pPr>
        <w:pStyle w:val="template"/>
        <w:spacing w:line="360" w:lineRule="auto"/>
        <w:jc w:val="both"/>
        <w:rPr>
          <w:rFonts w:eastAsia="Arial" w:cs="Arial"/>
          <w:i w:val="0"/>
          <w:sz w:val="24"/>
          <w:szCs w:val="21"/>
        </w:rPr>
      </w:pPr>
      <w:r w:rsidRPr="008E51B1">
        <w:rPr>
          <w:rFonts w:eastAsia="Arial" w:cs="Arial"/>
          <w:i w:val="0"/>
          <w:sz w:val="24"/>
          <w:szCs w:val="21"/>
        </w:rPr>
        <w:t>To use ECycle, permission for location services should be allowed.</w:t>
      </w:r>
      <w:r w:rsidR="35BB13BD" w:rsidRPr="008E51B1">
        <w:rPr>
          <w:rFonts w:eastAsia="Arial" w:cs="Arial"/>
          <w:i w:val="0"/>
          <w:sz w:val="24"/>
          <w:szCs w:val="21"/>
        </w:rPr>
        <w:t xml:space="preserve"> The development environment requires Python 3.9+ </w:t>
      </w:r>
      <w:r w:rsidR="1440B728" w:rsidRPr="008E51B1">
        <w:rPr>
          <w:rFonts w:eastAsia="Arial" w:cs="Arial"/>
          <w:i w:val="0"/>
          <w:sz w:val="24"/>
          <w:szCs w:val="21"/>
        </w:rPr>
        <w:t>and Node 19+.</w:t>
      </w:r>
    </w:p>
    <w:p w14:paraId="5080CD69" w14:textId="35CCC82B" w:rsidR="0FAD2F01" w:rsidRPr="008E51B1" w:rsidRDefault="1440B728" w:rsidP="008E51B1">
      <w:pPr>
        <w:pStyle w:val="template"/>
        <w:spacing w:line="360" w:lineRule="auto"/>
        <w:jc w:val="both"/>
        <w:rPr>
          <w:rFonts w:eastAsia="Arial" w:cs="Arial"/>
          <w:i w:val="0"/>
          <w:sz w:val="24"/>
          <w:szCs w:val="21"/>
        </w:rPr>
      </w:pPr>
      <w:r w:rsidRPr="008E51B1">
        <w:rPr>
          <w:rFonts w:eastAsia="Arial" w:cs="Arial"/>
          <w:i w:val="0"/>
          <w:sz w:val="24"/>
          <w:szCs w:val="21"/>
        </w:rPr>
        <w:t>To start ECycle on localhost, type “npm start” under the frontend directory. Detailed information can be found in README.md</w:t>
      </w:r>
    </w:p>
    <w:p w14:paraId="3BF4208E" w14:textId="59C6D6FA" w:rsidR="0FAD2F01" w:rsidRDefault="0FAD2F01" w:rsidP="35B1FBC0">
      <w:pPr>
        <w:pStyle w:val="template"/>
        <w:rPr>
          <w:rFonts w:eastAsia="Arial" w:cs="Arial"/>
          <w:i w:val="0"/>
        </w:rPr>
      </w:pPr>
    </w:p>
    <w:p w14:paraId="3DC46F19" w14:textId="7BB1D916" w:rsidR="00274B62" w:rsidRDefault="06433209" w:rsidP="131A0497">
      <w:pPr>
        <w:pStyle w:val="Heading2"/>
        <w:numPr>
          <w:ilvl w:val="0"/>
          <w:numId w:val="0"/>
        </w:numPr>
      </w:pPr>
      <w:bookmarkStart w:id="25" w:name="_Toc439994678"/>
      <w:bookmarkStart w:id="26" w:name="_Toc182718067"/>
      <w:r>
        <w:t xml:space="preserve">2.5 </w:t>
      </w:r>
      <w:r w:rsidR="00274B62">
        <w:t>Design and Implementation Constraints</w:t>
      </w:r>
      <w:bookmarkEnd w:id="25"/>
      <w:bookmarkEnd w:id="26"/>
    </w:p>
    <w:p w14:paraId="177C9A4D" w14:textId="04192EB0" w:rsidR="596AEDF9" w:rsidRPr="008E51B1" w:rsidRDefault="596AEDF9" w:rsidP="008E51B1">
      <w:pPr>
        <w:pStyle w:val="template"/>
        <w:spacing w:line="360" w:lineRule="auto"/>
        <w:jc w:val="both"/>
        <w:rPr>
          <w:i w:val="0"/>
          <w:sz w:val="24"/>
          <w:szCs w:val="24"/>
        </w:rPr>
      </w:pPr>
      <w:r w:rsidRPr="0C37C829">
        <w:rPr>
          <w:i w:val="0"/>
          <w:sz w:val="24"/>
          <w:szCs w:val="24"/>
        </w:rPr>
        <w:t>ECycle heavily depends on unpaid APIs, which could restrict its practicality. For example, although the Google Maps API offers free initial usage, credit limitations may arise once the trial period ends. With a larger financial budget, ECycle could fully reali</w:t>
      </w:r>
      <w:r w:rsidR="177C9A3C" w:rsidRPr="0C37C829">
        <w:rPr>
          <w:i w:val="0"/>
          <w:sz w:val="24"/>
          <w:szCs w:val="24"/>
        </w:rPr>
        <w:t>s</w:t>
      </w:r>
      <w:r w:rsidRPr="0C37C829">
        <w:rPr>
          <w:i w:val="0"/>
          <w:sz w:val="24"/>
          <w:szCs w:val="24"/>
        </w:rPr>
        <w:t>e its potential.</w:t>
      </w:r>
    </w:p>
    <w:p w14:paraId="63C25C75" w14:textId="31B762DA" w:rsidR="61073D10" w:rsidRDefault="61073D10" w:rsidP="0C37C829">
      <w:pPr>
        <w:pStyle w:val="template"/>
        <w:spacing w:line="360" w:lineRule="auto"/>
        <w:jc w:val="both"/>
        <w:rPr>
          <w:i w:val="0"/>
          <w:sz w:val="24"/>
          <w:szCs w:val="24"/>
        </w:rPr>
      </w:pPr>
      <w:r w:rsidRPr="6060E9C7">
        <w:rPr>
          <w:i w:val="0"/>
          <w:sz w:val="24"/>
          <w:szCs w:val="24"/>
        </w:rPr>
        <w:t>Additionally, ECycle is only available in the English language.</w:t>
      </w:r>
    </w:p>
    <w:p w14:paraId="3F09567B" w14:textId="0497139B" w:rsidR="00274B62" w:rsidRDefault="38396B41" w:rsidP="1A38FC27">
      <w:pPr>
        <w:pStyle w:val="Heading2"/>
        <w:numPr>
          <w:ilvl w:val="0"/>
          <w:numId w:val="0"/>
        </w:numPr>
      </w:pPr>
      <w:bookmarkStart w:id="27" w:name="_Toc439994679"/>
      <w:bookmarkStart w:id="28" w:name="_Toc182718068"/>
      <w:r>
        <w:t xml:space="preserve">2.6 </w:t>
      </w:r>
      <w:r w:rsidR="00274B62">
        <w:t>User Documentation</w:t>
      </w:r>
      <w:bookmarkEnd w:id="27"/>
      <w:bookmarkEnd w:id="28"/>
    </w:p>
    <w:p w14:paraId="26ABD6BC" w14:textId="6E548BD6" w:rsidR="77D48D53" w:rsidRPr="008E51B1" w:rsidRDefault="77D48D53" w:rsidP="008E51B1">
      <w:pPr>
        <w:pStyle w:val="template"/>
        <w:numPr>
          <w:ilvl w:val="0"/>
          <w:numId w:val="81"/>
        </w:numPr>
        <w:spacing w:line="360" w:lineRule="auto"/>
        <w:jc w:val="both"/>
        <w:rPr>
          <w:i w:val="0"/>
          <w:sz w:val="24"/>
          <w:szCs w:val="21"/>
        </w:rPr>
      </w:pPr>
      <w:r w:rsidRPr="008E51B1">
        <w:rPr>
          <w:i w:val="0"/>
          <w:sz w:val="24"/>
          <w:szCs w:val="21"/>
        </w:rPr>
        <w:t>Demo Video to guide users in using Ecycle</w:t>
      </w:r>
    </w:p>
    <w:p w14:paraId="3B82333F" w14:textId="5823AF49" w:rsidR="18E4597D" w:rsidRPr="008E51B1" w:rsidRDefault="77D48D53" w:rsidP="008E51B1">
      <w:pPr>
        <w:pStyle w:val="template"/>
        <w:numPr>
          <w:ilvl w:val="0"/>
          <w:numId w:val="81"/>
        </w:numPr>
        <w:spacing w:line="360" w:lineRule="auto"/>
        <w:jc w:val="both"/>
        <w:rPr>
          <w:i w:val="0"/>
          <w:sz w:val="24"/>
          <w:szCs w:val="21"/>
        </w:rPr>
      </w:pPr>
      <w:r w:rsidRPr="008E51B1">
        <w:rPr>
          <w:i w:val="0"/>
          <w:sz w:val="24"/>
          <w:szCs w:val="21"/>
        </w:rPr>
        <w:t>User Manual (Appendix A)</w:t>
      </w:r>
    </w:p>
    <w:p w14:paraId="27AA2CB9" w14:textId="72341DB0" w:rsidR="00274B62" w:rsidRDefault="57B50F9E" w:rsidP="1BCC17DB">
      <w:pPr>
        <w:pStyle w:val="Heading2"/>
        <w:numPr>
          <w:ilvl w:val="0"/>
          <w:numId w:val="0"/>
        </w:numPr>
      </w:pPr>
      <w:bookmarkStart w:id="29" w:name="_Toc439994680"/>
      <w:bookmarkStart w:id="30" w:name="_Toc182718069"/>
      <w:r>
        <w:t xml:space="preserve">2.7 </w:t>
      </w:r>
      <w:r w:rsidR="00274B62">
        <w:t>Assumptions and Dependencies</w:t>
      </w:r>
      <w:bookmarkEnd w:id="29"/>
      <w:bookmarkEnd w:id="30"/>
    </w:p>
    <w:p w14:paraId="28E0EBF9" w14:textId="104A0109" w:rsidR="7881D028" w:rsidRPr="00F443F9" w:rsidRDefault="788F1996" w:rsidP="00CC0111">
      <w:pPr>
        <w:pStyle w:val="template"/>
        <w:spacing w:line="360" w:lineRule="auto"/>
        <w:jc w:val="both"/>
        <w:rPr>
          <w:i w:val="0"/>
          <w:sz w:val="24"/>
          <w:szCs w:val="24"/>
        </w:rPr>
      </w:pPr>
      <w:r w:rsidRPr="00F443F9">
        <w:rPr>
          <w:i w:val="0"/>
          <w:sz w:val="24"/>
          <w:szCs w:val="24"/>
        </w:rPr>
        <w:t xml:space="preserve">It is assumed that all users are connected to a stable internet connection while using the website. If the </w:t>
      </w:r>
      <w:r w:rsidR="42FB3571" w:rsidRPr="00F443F9">
        <w:rPr>
          <w:i w:val="0"/>
          <w:sz w:val="24"/>
          <w:szCs w:val="24"/>
        </w:rPr>
        <w:t>user is not connected to the internet, the website may not be able to load and locate results.</w:t>
      </w:r>
    </w:p>
    <w:p w14:paraId="4EDF6C1C" w14:textId="35DFF275" w:rsidR="67CB654E" w:rsidRPr="00F443F9" w:rsidRDefault="67CB654E" w:rsidP="62383D86">
      <w:pPr>
        <w:pStyle w:val="template"/>
        <w:spacing w:line="360" w:lineRule="auto"/>
        <w:jc w:val="both"/>
        <w:rPr>
          <w:i w:val="0"/>
          <w:sz w:val="24"/>
          <w:szCs w:val="24"/>
        </w:rPr>
      </w:pPr>
      <w:r w:rsidRPr="62383D86">
        <w:rPr>
          <w:i w:val="0"/>
          <w:sz w:val="24"/>
          <w:szCs w:val="24"/>
        </w:rPr>
        <w:t xml:space="preserve">It is also assumed that the information obtained from external </w:t>
      </w:r>
      <w:r w:rsidR="64DB23B4" w:rsidRPr="62383D86">
        <w:rPr>
          <w:i w:val="0"/>
          <w:sz w:val="24"/>
          <w:szCs w:val="24"/>
        </w:rPr>
        <w:t xml:space="preserve">APIs </w:t>
      </w:r>
      <w:r w:rsidR="06FDAE0A" w:rsidRPr="62383D86">
        <w:rPr>
          <w:i w:val="0"/>
          <w:sz w:val="24"/>
          <w:szCs w:val="24"/>
        </w:rPr>
        <w:t>is</w:t>
      </w:r>
      <w:r w:rsidR="64DB23B4" w:rsidRPr="62383D86">
        <w:rPr>
          <w:i w:val="0"/>
          <w:sz w:val="24"/>
          <w:szCs w:val="24"/>
        </w:rPr>
        <w:t xml:space="preserve"> accurate and up to date.</w:t>
      </w:r>
    </w:p>
    <w:p w14:paraId="1581131A" w14:textId="08DAED52" w:rsidR="00CC0111" w:rsidRPr="00BA4D18" w:rsidRDefault="00CC0111" w:rsidP="00BA4D18">
      <w:pPr>
        <w:spacing w:line="360" w:lineRule="auto"/>
        <w:rPr>
          <w:rFonts w:ascii="Arial" w:hAnsi="Arial" w:cs="Arial"/>
        </w:rPr>
      </w:pPr>
    </w:p>
    <w:p w14:paraId="05E12E58" w14:textId="235CC535" w:rsidR="00CC0111" w:rsidRPr="00BA4D18" w:rsidRDefault="00CC0111" w:rsidP="00BA4D18">
      <w:pPr>
        <w:spacing w:line="360" w:lineRule="auto"/>
        <w:rPr>
          <w:rFonts w:ascii="Arial" w:hAnsi="Arial" w:cs="Arial"/>
        </w:rPr>
      </w:pPr>
      <w:r w:rsidRPr="62383D86">
        <w:rPr>
          <w:rFonts w:ascii="Arial" w:hAnsi="Arial" w:cs="Arial"/>
        </w:rPr>
        <w:t>E-cycle depends on the following external services:</w:t>
      </w:r>
    </w:p>
    <w:p w14:paraId="78F51044" w14:textId="69CF1159" w:rsidR="00CC0111" w:rsidRPr="00BA4D18" w:rsidRDefault="00CC0111" w:rsidP="00BA4D18">
      <w:pPr>
        <w:pStyle w:val="ListParagraph"/>
        <w:numPr>
          <w:ilvl w:val="0"/>
          <w:numId w:val="86"/>
        </w:numPr>
        <w:spacing w:line="360" w:lineRule="auto"/>
        <w:rPr>
          <w:rFonts w:ascii="Arial" w:hAnsi="Arial" w:cs="Arial"/>
        </w:rPr>
      </w:pPr>
      <w:r w:rsidRPr="62383D86">
        <w:rPr>
          <w:rFonts w:ascii="Arial" w:hAnsi="Arial" w:cs="Arial"/>
        </w:rPr>
        <w:t>NEA API</w:t>
      </w:r>
    </w:p>
    <w:p w14:paraId="258A537F" w14:textId="456CEB00" w:rsidR="00CC0111" w:rsidRPr="00BA4D18" w:rsidRDefault="00CC0111" w:rsidP="00BA4D18">
      <w:pPr>
        <w:pStyle w:val="ListParagraph"/>
        <w:numPr>
          <w:ilvl w:val="0"/>
          <w:numId w:val="86"/>
        </w:numPr>
        <w:spacing w:line="360" w:lineRule="auto"/>
        <w:rPr>
          <w:rFonts w:ascii="Arial" w:hAnsi="Arial" w:cs="Arial"/>
        </w:rPr>
      </w:pPr>
      <w:r w:rsidRPr="62383D86">
        <w:rPr>
          <w:rFonts w:ascii="Arial" w:hAnsi="Arial" w:cs="Arial"/>
        </w:rPr>
        <w:t>Google Maps API</w:t>
      </w:r>
    </w:p>
    <w:p w14:paraId="0C6B1042" w14:textId="0920114F" w:rsidR="00CC0111" w:rsidRPr="00BA4D18" w:rsidRDefault="00CC0111" w:rsidP="00BA4D18">
      <w:pPr>
        <w:pStyle w:val="ListParagraph"/>
        <w:numPr>
          <w:ilvl w:val="0"/>
          <w:numId w:val="86"/>
        </w:numPr>
        <w:spacing w:line="360" w:lineRule="auto"/>
        <w:rPr>
          <w:rFonts w:ascii="Arial" w:hAnsi="Arial" w:cs="Arial"/>
        </w:rPr>
      </w:pPr>
      <w:r w:rsidRPr="62383D86">
        <w:rPr>
          <w:rFonts w:ascii="Arial" w:hAnsi="Arial" w:cs="Arial"/>
        </w:rPr>
        <w:t>Repair Facilities API</w:t>
      </w:r>
    </w:p>
    <w:p w14:paraId="0E8578D0" w14:textId="22FD34D5" w:rsidR="00BA4D18" w:rsidRPr="00BA4D18" w:rsidRDefault="00BA4D18" w:rsidP="00BA4D18">
      <w:pPr>
        <w:pStyle w:val="ListParagraph"/>
        <w:numPr>
          <w:ilvl w:val="0"/>
          <w:numId w:val="86"/>
        </w:numPr>
        <w:spacing w:line="360" w:lineRule="auto"/>
        <w:rPr>
          <w:rFonts w:ascii="Arial" w:hAnsi="Arial" w:cs="Arial"/>
        </w:rPr>
      </w:pPr>
      <w:r w:rsidRPr="62383D86">
        <w:rPr>
          <w:rFonts w:ascii="Arial" w:hAnsi="Arial" w:cs="Arial"/>
        </w:rPr>
        <w:t>Github Pages</w:t>
      </w:r>
    </w:p>
    <w:p w14:paraId="2A2691A7" w14:textId="7906DCFE" w:rsidR="569087C0" w:rsidRDefault="00BA4D18" w:rsidP="00BA4D18">
      <w:pPr>
        <w:pStyle w:val="ListParagraph"/>
        <w:numPr>
          <w:ilvl w:val="0"/>
          <w:numId w:val="86"/>
        </w:numPr>
        <w:spacing w:line="360" w:lineRule="auto"/>
      </w:pPr>
      <w:r w:rsidRPr="62383D86">
        <w:rPr>
          <w:rFonts w:ascii="Arial" w:hAnsi="Arial" w:cs="Arial"/>
        </w:rPr>
        <w:t>Azure and GPT APIs</w:t>
      </w:r>
      <w:r>
        <w:br w:type="page"/>
      </w:r>
    </w:p>
    <w:p w14:paraId="7465DC2C" w14:textId="3F38328D" w:rsidR="00CC0111" w:rsidRDefault="00CC0111"/>
    <w:p w14:paraId="17B4082F" w14:textId="77777777" w:rsidR="00274B62" w:rsidRDefault="00274B62">
      <w:pPr>
        <w:pStyle w:val="Heading1"/>
      </w:pPr>
      <w:bookmarkStart w:id="31" w:name="_Toc439994682"/>
      <w:bookmarkStart w:id="32" w:name="_Toc182718070"/>
      <w:r>
        <w:t>External Interface Requirements</w:t>
      </w:r>
      <w:bookmarkEnd w:id="31"/>
      <w:bookmarkEnd w:id="32"/>
    </w:p>
    <w:p w14:paraId="70AAAEDD" w14:textId="0763FE77" w:rsidR="00274B62" w:rsidRDefault="12BBF533" w:rsidP="52C68DDA">
      <w:pPr>
        <w:pStyle w:val="Heading2"/>
        <w:numPr>
          <w:ilvl w:val="0"/>
          <w:numId w:val="0"/>
        </w:numPr>
      </w:pPr>
      <w:bookmarkStart w:id="33" w:name="_Toc182718071"/>
      <w:r>
        <w:t xml:space="preserve">3.1 </w:t>
      </w:r>
      <w:r w:rsidR="00274B62">
        <w:t>User Interfaces</w:t>
      </w:r>
      <w:bookmarkEnd w:id="33"/>
    </w:p>
    <w:p w14:paraId="361A2E7B" w14:textId="416C9002" w:rsidR="0879A4BB" w:rsidRDefault="0879A4BB" w:rsidP="6D08A297">
      <w:pPr>
        <w:pStyle w:val="template"/>
        <w:rPr>
          <w:i w:val="0"/>
          <w:sz w:val="24"/>
          <w:szCs w:val="24"/>
        </w:rPr>
      </w:pPr>
      <w:r w:rsidRPr="1EC63886">
        <w:rPr>
          <w:i w:val="0"/>
          <w:sz w:val="24"/>
          <w:szCs w:val="24"/>
        </w:rPr>
        <w:t xml:space="preserve">The </w:t>
      </w:r>
      <w:r w:rsidR="24B04C7F" w:rsidRPr="4A449814">
        <w:rPr>
          <w:i w:val="0"/>
          <w:sz w:val="24"/>
          <w:szCs w:val="24"/>
        </w:rPr>
        <w:t>ECycle</w:t>
      </w:r>
      <w:r w:rsidRPr="1EC63886">
        <w:rPr>
          <w:i w:val="0"/>
          <w:sz w:val="24"/>
          <w:szCs w:val="24"/>
        </w:rPr>
        <w:t xml:space="preserve"> Application provides an intuitive interface designed to </w:t>
      </w:r>
      <w:r w:rsidR="28ED8CE1" w:rsidRPr="4A449814">
        <w:rPr>
          <w:i w:val="0"/>
          <w:sz w:val="24"/>
          <w:szCs w:val="24"/>
        </w:rPr>
        <w:t>easily</w:t>
      </w:r>
      <w:r w:rsidRPr="4A449814">
        <w:rPr>
          <w:i w:val="0"/>
          <w:sz w:val="24"/>
          <w:szCs w:val="24"/>
        </w:rPr>
        <w:t xml:space="preserve"> </w:t>
      </w:r>
      <w:r w:rsidRPr="1EC63886">
        <w:rPr>
          <w:i w:val="0"/>
          <w:sz w:val="24"/>
          <w:szCs w:val="24"/>
        </w:rPr>
        <w:t xml:space="preserve">guide users through </w:t>
      </w:r>
      <w:r w:rsidR="22000577" w:rsidRPr="4A449814">
        <w:rPr>
          <w:i w:val="0"/>
          <w:sz w:val="24"/>
          <w:szCs w:val="24"/>
        </w:rPr>
        <w:t>its features</w:t>
      </w:r>
      <w:r w:rsidRPr="4A449814">
        <w:rPr>
          <w:i w:val="0"/>
          <w:sz w:val="24"/>
          <w:szCs w:val="24"/>
        </w:rPr>
        <w:t xml:space="preserve"> </w:t>
      </w:r>
      <w:r w:rsidRPr="1EC63886">
        <w:rPr>
          <w:i w:val="0"/>
          <w:sz w:val="24"/>
          <w:szCs w:val="24"/>
        </w:rPr>
        <w:t>efficiently. Key interface features include:</w:t>
      </w:r>
    </w:p>
    <w:p w14:paraId="677B1FCF" w14:textId="7D9D71D3" w:rsidR="0879A4BB" w:rsidRDefault="0879A4BB" w:rsidP="6D08A297">
      <w:pPr>
        <w:pStyle w:val="template"/>
        <w:rPr>
          <w:i w:val="0"/>
          <w:sz w:val="24"/>
          <w:szCs w:val="24"/>
        </w:rPr>
      </w:pPr>
    </w:p>
    <w:p w14:paraId="3B8A7DA1" w14:textId="5A214B1B" w:rsidR="0879A4BB" w:rsidRDefault="0879A4BB" w:rsidP="4E4A9C54">
      <w:pPr>
        <w:pStyle w:val="template"/>
        <w:rPr>
          <w:i w:val="0"/>
          <w:sz w:val="24"/>
          <w:szCs w:val="24"/>
        </w:rPr>
      </w:pPr>
      <w:r w:rsidRPr="1EC63886">
        <w:rPr>
          <w:i w:val="0"/>
          <w:sz w:val="24"/>
          <w:szCs w:val="24"/>
        </w:rPr>
        <w:t xml:space="preserve"> </w:t>
      </w:r>
    </w:p>
    <w:p w14:paraId="0E431B05" w14:textId="14D10656" w:rsidR="4A449814" w:rsidRDefault="19F70CBA" w:rsidP="4A449814">
      <w:pPr>
        <w:pStyle w:val="template"/>
      </w:pPr>
      <w:r>
        <w:rPr>
          <w:noProof/>
        </w:rPr>
        <w:drawing>
          <wp:inline distT="0" distB="0" distL="0" distR="0" wp14:anchorId="488A46D3" wp14:editId="1BF59BF8">
            <wp:extent cx="5292586" cy="5350749"/>
            <wp:effectExtent l="9525" t="9525" r="9525" b="9525"/>
            <wp:docPr id="134048598" name="Picture 37576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68386"/>
                    <pic:cNvPicPr/>
                  </pic:nvPicPr>
                  <pic:blipFill>
                    <a:blip r:embed="rId16">
                      <a:extLst>
                        <a:ext uri="{28A0092B-C50C-407E-A947-70E740481C1C}">
                          <a14:useLocalDpi xmlns:a14="http://schemas.microsoft.com/office/drawing/2010/main" val="0"/>
                        </a:ext>
                      </a:extLst>
                    </a:blip>
                    <a:stretch>
                      <a:fillRect/>
                    </a:stretch>
                  </pic:blipFill>
                  <pic:spPr>
                    <a:xfrm>
                      <a:off x="0" y="0"/>
                      <a:ext cx="5292586" cy="5350749"/>
                    </a:xfrm>
                    <a:prstGeom prst="rect">
                      <a:avLst/>
                    </a:prstGeom>
                    <a:ln w="9525">
                      <a:solidFill>
                        <a:schemeClr val="tx1"/>
                      </a:solidFill>
                      <a:prstDash val="solid"/>
                    </a:ln>
                  </pic:spPr>
                </pic:pic>
              </a:graphicData>
            </a:graphic>
          </wp:inline>
        </w:drawing>
      </w:r>
    </w:p>
    <w:p w14:paraId="6F1DD185" w14:textId="5A764986" w:rsidR="0AD07F94" w:rsidRDefault="0AD07F94" w:rsidP="0AD07F94">
      <w:pPr>
        <w:pStyle w:val="template"/>
        <w:rPr>
          <w:b/>
          <w:bCs/>
          <w:i w:val="0"/>
          <w:sz w:val="24"/>
          <w:szCs w:val="24"/>
        </w:rPr>
      </w:pPr>
    </w:p>
    <w:p w14:paraId="00A9A9CE" w14:textId="059CAB8A" w:rsidR="0879A4BB" w:rsidRDefault="0879A4BB" w:rsidP="4E4A9C54">
      <w:pPr>
        <w:pStyle w:val="template"/>
      </w:pPr>
      <w:r w:rsidRPr="5CA12347">
        <w:rPr>
          <w:b/>
          <w:i w:val="0"/>
          <w:sz w:val="24"/>
          <w:szCs w:val="24"/>
        </w:rPr>
        <w:t xml:space="preserve">Login/Registration </w:t>
      </w:r>
      <w:r w:rsidR="263FD08D" w:rsidRPr="55950BFF">
        <w:rPr>
          <w:b/>
          <w:bCs/>
          <w:i w:val="0"/>
          <w:sz w:val="24"/>
          <w:szCs w:val="24"/>
        </w:rPr>
        <w:t>UI</w:t>
      </w:r>
      <w:r w:rsidRPr="1EC63886">
        <w:rPr>
          <w:i w:val="0"/>
          <w:sz w:val="24"/>
          <w:szCs w:val="24"/>
        </w:rPr>
        <w:t xml:space="preserve">: </w:t>
      </w:r>
    </w:p>
    <w:p w14:paraId="613C6C9D" w14:textId="4A9EAFB0" w:rsidR="0879A4BB" w:rsidRDefault="2013F684" w:rsidP="00826867">
      <w:pPr>
        <w:pStyle w:val="template"/>
        <w:numPr>
          <w:ilvl w:val="0"/>
          <w:numId w:val="57"/>
        </w:numPr>
        <w:rPr>
          <w:i w:val="0"/>
          <w:sz w:val="24"/>
          <w:szCs w:val="24"/>
        </w:rPr>
      </w:pPr>
      <w:r w:rsidRPr="169F1778">
        <w:rPr>
          <w:i w:val="0"/>
          <w:sz w:val="24"/>
          <w:szCs w:val="24"/>
        </w:rPr>
        <w:t>Input f</w:t>
      </w:r>
      <w:r w:rsidR="0879A4BB" w:rsidRPr="169F1778">
        <w:rPr>
          <w:i w:val="0"/>
          <w:sz w:val="24"/>
          <w:szCs w:val="24"/>
        </w:rPr>
        <w:t>ields</w:t>
      </w:r>
      <w:r w:rsidR="0879A4BB" w:rsidRPr="1EC63886">
        <w:rPr>
          <w:i w:val="0"/>
          <w:sz w:val="24"/>
          <w:szCs w:val="24"/>
        </w:rPr>
        <w:t xml:space="preserve"> </w:t>
      </w:r>
      <w:r w:rsidR="691D0456" w:rsidRPr="76A679C8">
        <w:rPr>
          <w:i w:val="0"/>
          <w:sz w:val="24"/>
          <w:szCs w:val="24"/>
        </w:rPr>
        <w:t>space</w:t>
      </w:r>
      <w:r w:rsidR="0879A4BB" w:rsidRPr="76A679C8">
        <w:rPr>
          <w:i w:val="0"/>
          <w:sz w:val="24"/>
          <w:szCs w:val="24"/>
        </w:rPr>
        <w:t xml:space="preserve"> </w:t>
      </w:r>
      <w:r w:rsidR="0879A4BB" w:rsidRPr="1EC63886">
        <w:rPr>
          <w:i w:val="0"/>
          <w:sz w:val="24"/>
          <w:szCs w:val="24"/>
        </w:rPr>
        <w:t xml:space="preserve">for username and password. </w:t>
      </w:r>
    </w:p>
    <w:p w14:paraId="58E78A70" w14:textId="3D990E97" w:rsidR="0879A4BB" w:rsidRDefault="0879A4BB" w:rsidP="00826867">
      <w:pPr>
        <w:pStyle w:val="template"/>
        <w:numPr>
          <w:ilvl w:val="0"/>
          <w:numId w:val="58"/>
        </w:numPr>
        <w:rPr>
          <w:i w:val="0"/>
          <w:sz w:val="24"/>
          <w:szCs w:val="24"/>
        </w:rPr>
      </w:pPr>
      <w:r w:rsidRPr="70C566C7">
        <w:rPr>
          <w:i w:val="0"/>
          <w:sz w:val="24"/>
          <w:szCs w:val="24"/>
        </w:rPr>
        <w:t xml:space="preserve">Buttons for </w:t>
      </w:r>
      <w:r w:rsidR="0260178B" w:rsidRPr="70C566C7">
        <w:rPr>
          <w:i w:val="0"/>
          <w:sz w:val="24"/>
          <w:szCs w:val="24"/>
        </w:rPr>
        <w:t xml:space="preserve">Login and Sign </w:t>
      </w:r>
      <w:r w:rsidR="0260178B" w:rsidRPr="39E0FB35">
        <w:rPr>
          <w:i w:val="0"/>
          <w:sz w:val="24"/>
          <w:szCs w:val="24"/>
        </w:rPr>
        <w:t>Up</w:t>
      </w:r>
      <w:r w:rsidRPr="70C566C7">
        <w:rPr>
          <w:i w:val="0"/>
          <w:sz w:val="24"/>
          <w:szCs w:val="24"/>
        </w:rPr>
        <w:t xml:space="preserve"> </w:t>
      </w:r>
    </w:p>
    <w:p w14:paraId="2A418564" w14:textId="37894B99" w:rsidR="0879A4BB" w:rsidRDefault="0879A4BB" w:rsidP="00826867">
      <w:pPr>
        <w:pStyle w:val="template"/>
        <w:numPr>
          <w:ilvl w:val="0"/>
          <w:numId w:val="59"/>
        </w:numPr>
        <w:rPr>
          <w:i w:val="0"/>
          <w:sz w:val="24"/>
          <w:szCs w:val="24"/>
        </w:rPr>
      </w:pPr>
      <w:r w:rsidRPr="1EC63886">
        <w:rPr>
          <w:i w:val="0"/>
          <w:sz w:val="24"/>
          <w:szCs w:val="24"/>
        </w:rPr>
        <w:t xml:space="preserve">Error messages for invalid inputs. </w:t>
      </w:r>
    </w:p>
    <w:p w14:paraId="38B76AB0" w14:textId="32D532BB" w:rsidR="0879A4BB" w:rsidRDefault="0879A4BB" w:rsidP="0F5A4D78">
      <w:pPr>
        <w:pStyle w:val="template"/>
        <w:ind w:left="720"/>
        <w:rPr>
          <w:i w:val="0"/>
          <w:sz w:val="24"/>
          <w:szCs w:val="24"/>
        </w:rPr>
      </w:pPr>
    </w:p>
    <w:p w14:paraId="273EDC31" w14:textId="0548345D" w:rsidR="0879A4BB" w:rsidRDefault="0879A4BB" w:rsidP="2AE7B350">
      <w:pPr>
        <w:pStyle w:val="template"/>
        <w:rPr>
          <w:i w:val="0"/>
          <w:sz w:val="24"/>
          <w:szCs w:val="24"/>
        </w:rPr>
      </w:pPr>
    </w:p>
    <w:p w14:paraId="153F4AC1" w14:textId="11399618" w:rsidR="0879A4BB" w:rsidRDefault="1425CA09" w:rsidP="2AE7B350">
      <w:pPr>
        <w:pStyle w:val="template"/>
        <w:rPr>
          <w:i w:val="0"/>
          <w:sz w:val="24"/>
          <w:szCs w:val="24"/>
        </w:rPr>
      </w:pPr>
      <w:r>
        <w:rPr>
          <w:noProof/>
        </w:rPr>
        <w:drawing>
          <wp:inline distT="0" distB="0" distL="0" distR="0" wp14:anchorId="24C783EC" wp14:editId="32E56153">
            <wp:extent cx="5750511" cy="5518347"/>
            <wp:effectExtent l="9525" t="9525" r="9525" b="9525"/>
            <wp:docPr id="420152001" name="Picture 42015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152001"/>
                    <pic:cNvPicPr/>
                  </pic:nvPicPr>
                  <pic:blipFill>
                    <a:blip r:embed="rId17">
                      <a:extLst>
                        <a:ext uri="{28A0092B-C50C-407E-A947-70E740481C1C}">
                          <a14:useLocalDpi xmlns:a14="http://schemas.microsoft.com/office/drawing/2010/main" val="0"/>
                        </a:ext>
                      </a:extLst>
                    </a:blip>
                    <a:stretch>
                      <a:fillRect/>
                    </a:stretch>
                  </pic:blipFill>
                  <pic:spPr>
                    <a:xfrm>
                      <a:off x="0" y="0"/>
                      <a:ext cx="5750511" cy="5518347"/>
                    </a:xfrm>
                    <a:prstGeom prst="rect">
                      <a:avLst/>
                    </a:prstGeom>
                    <a:ln w="9525">
                      <a:solidFill>
                        <a:schemeClr val="tx1"/>
                      </a:solidFill>
                      <a:prstDash val="solid"/>
                    </a:ln>
                  </pic:spPr>
                </pic:pic>
              </a:graphicData>
            </a:graphic>
          </wp:inline>
        </w:drawing>
      </w:r>
    </w:p>
    <w:p w14:paraId="4828DB7A" w14:textId="658BD534" w:rsidR="0879A4BB" w:rsidRDefault="0879A4BB" w:rsidP="23794D48">
      <w:pPr>
        <w:pStyle w:val="template"/>
        <w:rPr>
          <w:b/>
          <w:bCs/>
          <w:i w:val="0"/>
          <w:sz w:val="24"/>
          <w:szCs w:val="24"/>
        </w:rPr>
      </w:pPr>
    </w:p>
    <w:p w14:paraId="7B9083F2" w14:textId="6B24CDBB" w:rsidR="0879A4BB" w:rsidRDefault="0879A4BB" w:rsidP="0F5A4D78">
      <w:pPr>
        <w:pStyle w:val="template"/>
        <w:rPr>
          <w:b/>
          <w:i w:val="0"/>
          <w:sz w:val="24"/>
          <w:szCs w:val="24"/>
        </w:rPr>
      </w:pPr>
      <w:r w:rsidRPr="73DDE47A">
        <w:rPr>
          <w:b/>
          <w:i w:val="0"/>
          <w:sz w:val="24"/>
          <w:szCs w:val="24"/>
        </w:rPr>
        <w:t xml:space="preserve">Select Waste </w:t>
      </w:r>
      <w:r w:rsidR="6D4EF54E" w:rsidRPr="766F09E3">
        <w:rPr>
          <w:b/>
          <w:bCs/>
          <w:i w:val="0"/>
          <w:sz w:val="24"/>
          <w:szCs w:val="24"/>
        </w:rPr>
        <w:t>UI</w:t>
      </w:r>
      <w:r w:rsidRPr="73DDE47A">
        <w:rPr>
          <w:b/>
          <w:i w:val="0"/>
          <w:sz w:val="24"/>
          <w:szCs w:val="24"/>
        </w:rPr>
        <w:t xml:space="preserve">: </w:t>
      </w:r>
    </w:p>
    <w:p w14:paraId="2FAC9BB0" w14:textId="004F32C6" w:rsidR="0879A4BB" w:rsidRDefault="0879A4BB" w:rsidP="00826867">
      <w:pPr>
        <w:pStyle w:val="template"/>
        <w:numPr>
          <w:ilvl w:val="0"/>
          <w:numId w:val="60"/>
        </w:numPr>
        <w:rPr>
          <w:i w:val="0"/>
          <w:sz w:val="24"/>
          <w:szCs w:val="24"/>
        </w:rPr>
      </w:pPr>
      <w:r w:rsidRPr="1EC63886">
        <w:rPr>
          <w:i w:val="0"/>
          <w:sz w:val="24"/>
          <w:szCs w:val="24"/>
        </w:rPr>
        <w:t xml:space="preserve">Interactive options for users to choose the type of waste they want to dispose of or recycle (repair, dispose, general waste). </w:t>
      </w:r>
    </w:p>
    <w:p w14:paraId="13240675" w14:textId="1E3B5686" w:rsidR="0879A4BB" w:rsidRDefault="4E3A273B" w:rsidP="00826867">
      <w:pPr>
        <w:pStyle w:val="template"/>
        <w:numPr>
          <w:ilvl w:val="0"/>
          <w:numId w:val="61"/>
        </w:numPr>
        <w:rPr>
          <w:i w:val="0"/>
          <w:sz w:val="24"/>
          <w:szCs w:val="24"/>
        </w:rPr>
      </w:pPr>
      <w:r w:rsidRPr="1977D5B2">
        <w:rPr>
          <w:i w:val="0"/>
          <w:sz w:val="24"/>
          <w:szCs w:val="24"/>
        </w:rPr>
        <w:t>Filters</w:t>
      </w:r>
      <w:r w:rsidRPr="4C0D33C3">
        <w:rPr>
          <w:i w:val="0"/>
          <w:sz w:val="24"/>
          <w:szCs w:val="24"/>
        </w:rPr>
        <w:t xml:space="preserve"> </w:t>
      </w:r>
      <w:r w:rsidR="42499FAF" w:rsidRPr="5452385A">
        <w:rPr>
          <w:i w:val="0"/>
          <w:sz w:val="24"/>
          <w:szCs w:val="24"/>
        </w:rPr>
        <w:t>shown</w:t>
      </w:r>
      <w:r w:rsidRPr="5452385A">
        <w:rPr>
          <w:i w:val="0"/>
          <w:sz w:val="24"/>
          <w:szCs w:val="24"/>
        </w:rPr>
        <w:t xml:space="preserve"> </w:t>
      </w:r>
      <w:r w:rsidRPr="4B87C279">
        <w:rPr>
          <w:i w:val="0"/>
          <w:sz w:val="24"/>
          <w:szCs w:val="24"/>
        </w:rPr>
        <w:t>location</w:t>
      </w:r>
      <w:r w:rsidR="54AF6190" w:rsidRPr="4B87C279">
        <w:rPr>
          <w:i w:val="0"/>
          <w:sz w:val="24"/>
          <w:szCs w:val="24"/>
        </w:rPr>
        <w:t>s</w:t>
      </w:r>
      <w:r w:rsidRPr="643AD47F">
        <w:rPr>
          <w:i w:val="0"/>
          <w:sz w:val="24"/>
          <w:szCs w:val="24"/>
        </w:rPr>
        <w:t xml:space="preserve"> based on </w:t>
      </w:r>
      <w:r w:rsidRPr="712150D1">
        <w:rPr>
          <w:i w:val="0"/>
          <w:sz w:val="24"/>
          <w:szCs w:val="24"/>
        </w:rPr>
        <w:t xml:space="preserve">action </w:t>
      </w:r>
      <w:r w:rsidRPr="6CC981D5">
        <w:rPr>
          <w:i w:val="0"/>
          <w:sz w:val="24"/>
          <w:szCs w:val="24"/>
        </w:rPr>
        <w:t>type, then r</w:t>
      </w:r>
      <w:r w:rsidR="0879A4BB" w:rsidRPr="6CC981D5">
        <w:rPr>
          <w:i w:val="0"/>
          <w:sz w:val="24"/>
          <w:szCs w:val="24"/>
        </w:rPr>
        <w:t>edirects</w:t>
      </w:r>
      <w:r w:rsidR="0879A4BB" w:rsidRPr="1EC63886">
        <w:rPr>
          <w:i w:val="0"/>
          <w:sz w:val="24"/>
          <w:szCs w:val="24"/>
        </w:rPr>
        <w:t xml:space="preserve"> users to the Map UI with </w:t>
      </w:r>
    </w:p>
    <w:p w14:paraId="4C85E4AA" w14:textId="1D789E98" w:rsidR="0879A4BB" w:rsidRDefault="0879A4BB" w:rsidP="457524DD">
      <w:pPr>
        <w:pStyle w:val="template"/>
        <w:ind w:left="720"/>
        <w:rPr>
          <w:i w:val="0"/>
          <w:sz w:val="24"/>
          <w:szCs w:val="24"/>
        </w:rPr>
      </w:pPr>
    </w:p>
    <w:p w14:paraId="1CB0FC39" w14:textId="68778B52" w:rsidR="0879A4BB" w:rsidRDefault="1039FCEE" w:rsidP="14972844">
      <w:pPr>
        <w:pStyle w:val="template"/>
        <w:rPr>
          <w:b/>
          <w:bCs/>
          <w:i w:val="0"/>
          <w:sz w:val="24"/>
          <w:szCs w:val="24"/>
        </w:rPr>
      </w:pPr>
      <w:r>
        <w:rPr>
          <w:noProof/>
        </w:rPr>
        <w:drawing>
          <wp:inline distT="0" distB="0" distL="0" distR="0" wp14:anchorId="615A71C9" wp14:editId="5592F705">
            <wp:extent cx="4257676" cy="6994754"/>
            <wp:effectExtent l="9525" t="9525" r="9525" b="9525"/>
            <wp:docPr id="839073844" name="Picture 83907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073844"/>
                    <pic:cNvPicPr/>
                  </pic:nvPicPr>
                  <pic:blipFill>
                    <a:blip r:embed="rId18">
                      <a:extLst>
                        <a:ext uri="{28A0092B-C50C-407E-A947-70E740481C1C}">
                          <a14:useLocalDpi xmlns:a14="http://schemas.microsoft.com/office/drawing/2010/main" val="0"/>
                        </a:ext>
                      </a:extLst>
                    </a:blip>
                    <a:stretch>
                      <a:fillRect/>
                    </a:stretch>
                  </pic:blipFill>
                  <pic:spPr>
                    <a:xfrm>
                      <a:off x="0" y="0"/>
                      <a:ext cx="4257676" cy="6994754"/>
                    </a:xfrm>
                    <a:prstGeom prst="rect">
                      <a:avLst/>
                    </a:prstGeom>
                    <a:ln w="9525">
                      <a:solidFill>
                        <a:schemeClr val="tx1"/>
                      </a:solidFill>
                      <a:prstDash val="solid"/>
                    </a:ln>
                  </pic:spPr>
                </pic:pic>
              </a:graphicData>
            </a:graphic>
          </wp:inline>
        </w:drawing>
      </w:r>
    </w:p>
    <w:p w14:paraId="565C47EB" w14:textId="570A0019" w:rsidR="0879A4BB" w:rsidRDefault="0879A4BB" w:rsidP="14972844">
      <w:pPr>
        <w:pStyle w:val="template"/>
        <w:rPr>
          <w:b/>
          <w:bCs/>
          <w:i w:val="0"/>
          <w:sz w:val="24"/>
          <w:szCs w:val="24"/>
        </w:rPr>
      </w:pPr>
    </w:p>
    <w:p w14:paraId="2F4A1C3E" w14:textId="0AD921FB" w:rsidR="0879A4BB" w:rsidRDefault="1039FCEE" w:rsidP="457524DD">
      <w:pPr>
        <w:pStyle w:val="template"/>
        <w:rPr>
          <w:b/>
          <w:i w:val="0"/>
          <w:sz w:val="24"/>
          <w:szCs w:val="24"/>
        </w:rPr>
      </w:pPr>
      <w:r w:rsidRPr="7E860EC4">
        <w:rPr>
          <w:b/>
          <w:i w:val="0"/>
          <w:sz w:val="24"/>
          <w:szCs w:val="24"/>
        </w:rPr>
        <w:t>Checklist UI</w:t>
      </w:r>
      <w:r w:rsidRPr="14972844">
        <w:rPr>
          <w:b/>
          <w:bCs/>
          <w:i w:val="0"/>
          <w:sz w:val="24"/>
          <w:szCs w:val="24"/>
        </w:rPr>
        <w:t>:</w:t>
      </w:r>
    </w:p>
    <w:p w14:paraId="7B7088D7" w14:textId="56904C07" w:rsidR="3B3F1EEA" w:rsidRDefault="3B3F1EEA" w:rsidP="3B3F1EEA">
      <w:pPr>
        <w:pStyle w:val="template"/>
        <w:rPr>
          <w:b/>
          <w:bCs/>
          <w:i w:val="0"/>
          <w:sz w:val="24"/>
          <w:szCs w:val="24"/>
        </w:rPr>
      </w:pPr>
    </w:p>
    <w:p w14:paraId="2FD948AA" w14:textId="649CA1C8" w:rsidR="3B3F1EEA" w:rsidRDefault="7C53E0BF" w:rsidP="00826867">
      <w:pPr>
        <w:pStyle w:val="template"/>
        <w:numPr>
          <w:ilvl w:val="0"/>
          <w:numId w:val="62"/>
        </w:numPr>
        <w:rPr>
          <w:i w:val="0"/>
          <w:sz w:val="24"/>
          <w:szCs w:val="24"/>
        </w:rPr>
      </w:pPr>
      <w:r w:rsidRPr="5978EE87">
        <w:rPr>
          <w:i w:val="0"/>
          <w:sz w:val="24"/>
          <w:szCs w:val="24"/>
        </w:rPr>
        <w:t xml:space="preserve">Interactive options </w:t>
      </w:r>
      <w:r w:rsidRPr="3B04AD85">
        <w:rPr>
          <w:i w:val="0"/>
          <w:sz w:val="24"/>
          <w:szCs w:val="24"/>
        </w:rPr>
        <w:t xml:space="preserve">for users </w:t>
      </w:r>
      <w:r w:rsidRPr="02913C2C">
        <w:rPr>
          <w:i w:val="0"/>
          <w:sz w:val="24"/>
          <w:szCs w:val="24"/>
        </w:rPr>
        <w:t xml:space="preserve">to </w:t>
      </w:r>
      <w:r w:rsidRPr="5E7F8197">
        <w:rPr>
          <w:i w:val="0"/>
          <w:sz w:val="24"/>
          <w:szCs w:val="24"/>
        </w:rPr>
        <w:t xml:space="preserve">customize </w:t>
      </w:r>
      <w:r w:rsidRPr="3AF0FC34">
        <w:rPr>
          <w:i w:val="0"/>
          <w:sz w:val="24"/>
          <w:szCs w:val="24"/>
        </w:rPr>
        <w:t xml:space="preserve">their checklist to </w:t>
      </w:r>
      <w:r w:rsidRPr="47005F17">
        <w:rPr>
          <w:i w:val="0"/>
          <w:sz w:val="24"/>
          <w:szCs w:val="24"/>
        </w:rPr>
        <w:t xml:space="preserve">further filter </w:t>
      </w:r>
      <w:r w:rsidRPr="1EBF50DD">
        <w:rPr>
          <w:i w:val="0"/>
          <w:sz w:val="24"/>
          <w:szCs w:val="24"/>
        </w:rPr>
        <w:t xml:space="preserve">their searches to a </w:t>
      </w:r>
      <w:r w:rsidRPr="07FD44DA">
        <w:rPr>
          <w:i w:val="0"/>
          <w:sz w:val="24"/>
          <w:szCs w:val="24"/>
        </w:rPr>
        <w:t xml:space="preserve">specific waste </w:t>
      </w:r>
      <w:r w:rsidRPr="744F2AC9">
        <w:rPr>
          <w:i w:val="0"/>
          <w:sz w:val="24"/>
          <w:szCs w:val="24"/>
        </w:rPr>
        <w:t>type</w:t>
      </w:r>
    </w:p>
    <w:p w14:paraId="3BE37B7A" w14:textId="5248ECC2" w:rsidR="3F853755" w:rsidRDefault="7C53E0BF" w:rsidP="00826867">
      <w:pPr>
        <w:pStyle w:val="template"/>
        <w:numPr>
          <w:ilvl w:val="0"/>
          <w:numId w:val="62"/>
        </w:numPr>
        <w:rPr>
          <w:i w:val="0"/>
          <w:sz w:val="24"/>
          <w:szCs w:val="24"/>
        </w:rPr>
      </w:pPr>
      <w:r w:rsidRPr="465AA4C7">
        <w:rPr>
          <w:i w:val="0"/>
          <w:sz w:val="24"/>
          <w:szCs w:val="24"/>
        </w:rPr>
        <w:t>Color</w:t>
      </w:r>
      <w:r w:rsidRPr="3C489C24">
        <w:rPr>
          <w:i w:val="0"/>
          <w:sz w:val="24"/>
          <w:szCs w:val="24"/>
        </w:rPr>
        <w:t xml:space="preserve"> coded indicators for </w:t>
      </w:r>
      <w:r w:rsidRPr="79DF4930">
        <w:rPr>
          <w:i w:val="0"/>
          <w:sz w:val="24"/>
          <w:szCs w:val="24"/>
        </w:rPr>
        <w:t xml:space="preserve">user friendly </w:t>
      </w:r>
      <w:r w:rsidRPr="465AA4C7">
        <w:rPr>
          <w:i w:val="0"/>
          <w:sz w:val="24"/>
          <w:szCs w:val="24"/>
        </w:rPr>
        <w:t xml:space="preserve">interface </w:t>
      </w:r>
    </w:p>
    <w:p w14:paraId="64899AA0" w14:textId="3330B1FA" w:rsidR="0879A4BB" w:rsidRDefault="0879A4BB" w:rsidP="38E3ACE6">
      <w:pPr>
        <w:pStyle w:val="template"/>
      </w:pPr>
      <w:r>
        <w:br/>
      </w:r>
      <w:r w:rsidR="4366B039">
        <w:rPr>
          <w:noProof/>
        </w:rPr>
        <w:drawing>
          <wp:inline distT="0" distB="0" distL="0" distR="0" wp14:anchorId="5C90CA72" wp14:editId="01EBBA22">
            <wp:extent cx="4573230" cy="6631875"/>
            <wp:effectExtent l="9525" t="9525" r="9525" b="9525"/>
            <wp:docPr id="983169525" name="Picture 98316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169525"/>
                    <pic:cNvPicPr/>
                  </pic:nvPicPr>
                  <pic:blipFill>
                    <a:blip r:embed="rId19">
                      <a:extLst>
                        <a:ext uri="{28A0092B-C50C-407E-A947-70E740481C1C}">
                          <a14:useLocalDpi xmlns:a14="http://schemas.microsoft.com/office/drawing/2010/main" val="0"/>
                        </a:ext>
                      </a:extLst>
                    </a:blip>
                    <a:stretch>
                      <a:fillRect/>
                    </a:stretch>
                  </pic:blipFill>
                  <pic:spPr>
                    <a:xfrm>
                      <a:off x="0" y="0"/>
                      <a:ext cx="4573230" cy="6631875"/>
                    </a:xfrm>
                    <a:prstGeom prst="rect">
                      <a:avLst/>
                    </a:prstGeom>
                    <a:ln w="9525">
                      <a:solidFill>
                        <a:schemeClr val="tx1"/>
                      </a:solidFill>
                      <a:prstDash val="solid"/>
                    </a:ln>
                  </pic:spPr>
                </pic:pic>
              </a:graphicData>
            </a:graphic>
          </wp:inline>
        </w:drawing>
      </w:r>
    </w:p>
    <w:p w14:paraId="628FFF0F" w14:textId="5D7697E4" w:rsidR="0879A4BB" w:rsidRDefault="0879A4BB" w:rsidP="20D6A02D">
      <w:pPr>
        <w:pStyle w:val="template"/>
        <w:rPr>
          <w:b/>
          <w:bCs/>
          <w:i w:val="0"/>
          <w:sz w:val="24"/>
          <w:szCs w:val="24"/>
        </w:rPr>
      </w:pPr>
    </w:p>
    <w:p w14:paraId="1B04FB76" w14:textId="12055A19" w:rsidR="0879A4BB" w:rsidRDefault="0879A4BB" w:rsidP="4E4A9C54">
      <w:pPr>
        <w:pStyle w:val="template"/>
        <w:rPr>
          <w:i w:val="0"/>
          <w:sz w:val="24"/>
          <w:szCs w:val="24"/>
        </w:rPr>
      </w:pPr>
      <w:r w:rsidRPr="241A153A">
        <w:rPr>
          <w:b/>
          <w:i w:val="0"/>
          <w:sz w:val="24"/>
          <w:szCs w:val="24"/>
        </w:rPr>
        <w:t>Map UI:</w:t>
      </w:r>
      <w:r w:rsidRPr="1EC63886">
        <w:rPr>
          <w:i w:val="0"/>
          <w:sz w:val="24"/>
          <w:szCs w:val="24"/>
        </w:rPr>
        <w:t xml:space="preserve"> </w:t>
      </w:r>
    </w:p>
    <w:p w14:paraId="19CC3757" w14:textId="68DB6813" w:rsidR="23FBF7F2" w:rsidRDefault="23FBF7F2" w:rsidP="23FBF7F2">
      <w:pPr>
        <w:pStyle w:val="template"/>
        <w:rPr>
          <w:i w:val="0"/>
          <w:sz w:val="24"/>
          <w:szCs w:val="24"/>
        </w:rPr>
      </w:pPr>
    </w:p>
    <w:p w14:paraId="7F6E49DF" w14:textId="0DC6DCFA" w:rsidR="0879A4BB" w:rsidRDefault="0879A4BB" w:rsidP="00826867">
      <w:pPr>
        <w:pStyle w:val="template"/>
        <w:numPr>
          <w:ilvl w:val="0"/>
          <w:numId w:val="63"/>
        </w:numPr>
        <w:rPr>
          <w:i w:val="0"/>
          <w:sz w:val="24"/>
          <w:szCs w:val="24"/>
        </w:rPr>
      </w:pPr>
      <w:r w:rsidRPr="1EC63886">
        <w:rPr>
          <w:i w:val="0"/>
          <w:sz w:val="24"/>
          <w:szCs w:val="24"/>
        </w:rPr>
        <w:t xml:space="preserve">Displays shops with green markers based on the user's </w:t>
      </w:r>
      <w:r w:rsidR="75568CB7" w:rsidRPr="6A1FF357">
        <w:rPr>
          <w:i w:val="0"/>
          <w:sz w:val="24"/>
          <w:szCs w:val="24"/>
        </w:rPr>
        <w:t xml:space="preserve">checklist and action </w:t>
      </w:r>
      <w:r w:rsidR="75568CB7" w:rsidRPr="1A28D5C4">
        <w:rPr>
          <w:i w:val="0"/>
          <w:sz w:val="24"/>
          <w:szCs w:val="24"/>
        </w:rPr>
        <w:t>type</w:t>
      </w:r>
      <w:r w:rsidRPr="1EC63886">
        <w:rPr>
          <w:i w:val="0"/>
          <w:sz w:val="24"/>
          <w:szCs w:val="24"/>
        </w:rPr>
        <w:t xml:space="preserve">. </w:t>
      </w:r>
    </w:p>
    <w:p w14:paraId="42ECD1FC" w14:textId="75CC6672" w:rsidR="0879A4BB" w:rsidRDefault="0879A4BB" w:rsidP="00826867">
      <w:pPr>
        <w:pStyle w:val="template"/>
        <w:numPr>
          <w:ilvl w:val="0"/>
          <w:numId w:val="64"/>
        </w:numPr>
        <w:rPr>
          <w:i w:val="0"/>
          <w:sz w:val="24"/>
          <w:szCs w:val="24"/>
        </w:rPr>
      </w:pPr>
      <w:r w:rsidRPr="1EC63886">
        <w:rPr>
          <w:i w:val="0"/>
          <w:sz w:val="24"/>
          <w:szCs w:val="24"/>
        </w:rPr>
        <w:t>Interactive options for navigation</w:t>
      </w:r>
      <w:r w:rsidR="36DEE3E3" w:rsidRPr="7347641E">
        <w:rPr>
          <w:i w:val="0"/>
          <w:sz w:val="24"/>
          <w:szCs w:val="24"/>
        </w:rPr>
        <w:t xml:space="preserve">. Contains directional navigation, </w:t>
      </w:r>
      <w:r w:rsidR="36DEE3E3" w:rsidRPr="17EE07BE">
        <w:rPr>
          <w:i w:val="0"/>
          <w:sz w:val="24"/>
          <w:szCs w:val="24"/>
        </w:rPr>
        <w:t>nearby locations, and a</w:t>
      </w:r>
      <w:r w:rsidR="36DEE3E3" w:rsidRPr="0A89A757">
        <w:rPr>
          <w:i w:val="0"/>
          <w:sz w:val="24"/>
          <w:szCs w:val="24"/>
        </w:rPr>
        <w:t xml:space="preserve"> search history</w:t>
      </w:r>
    </w:p>
    <w:p w14:paraId="11334688" w14:textId="2A0C4A69" w:rsidR="0879A4BB" w:rsidRDefault="36DEE3E3" w:rsidP="00826867">
      <w:pPr>
        <w:pStyle w:val="template"/>
        <w:numPr>
          <w:ilvl w:val="0"/>
          <w:numId w:val="64"/>
        </w:numPr>
        <w:rPr>
          <w:i w:val="0"/>
          <w:sz w:val="24"/>
          <w:szCs w:val="24"/>
        </w:rPr>
      </w:pPr>
      <w:r w:rsidRPr="109378CE">
        <w:rPr>
          <w:i w:val="0"/>
          <w:sz w:val="24"/>
          <w:szCs w:val="24"/>
        </w:rPr>
        <w:t xml:space="preserve">Option to </w:t>
      </w:r>
      <w:r w:rsidRPr="6D6E5738">
        <w:rPr>
          <w:i w:val="0"/>
          <w:sz w:val="24"/>
          <w:szCs w:val="24"/>
        </w:rPr>
        <w:t>view</w:t>
      </w:r>
      <w:r w:rsidR="0879A4BB" w:rsidRPr="1EC63886">
        <w:rPr>
          <w:i w:val="0"/>
          <w:sz w:val="24"/>
          <w:szCs w:val="24"/>
        </w:rPr>
        <w:t xml:space="preserve"> details about each location. </w:t>
      </w:r>
    </w:p>
    <w:p w14:paraId="7F46FEE4" w14:textId="5B74F226" w:rsidR="0879A4BB" w:rsidRDefault="0879A4BB" w:rsidP="38E3ACE6">
      <w:pPr>
        <w:pStyle w:val="template"/>
      </w:pPr>
      <w:r>
        <w:br/>
      </w:r>
      <w:r w:rsidR="0C583167">
        <w:rPr>
          <w:noProof/>
        </w:rPr>
        <w:drawing>
          <wp:inline distT="0" distB="0" distL="0" distR="0" wp14:anchorId="56827089" wp14:editId="29F45E82">
            <wp:extent cx="4857750" cy="6134102"/>
            <wp:effectExtent l="9525" t="9525" r="9525" b="9525"/>
            <wp:docPr id="831167142" name="Picture 83116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57750" cy="6134102"/>
                    </a:xfrm>
                    <a:prstGeom prst="rect">
                      <a:avLst/>
                    </a:prstGeom>
                    <a:ln w="9525">
                      <a:solidFill>
                        <a:schemeClr val="tx1"/>
                      </a:solidFill>
                      <a:prstDash val="solid"/>
                    </a:ln>
                  </pic:spPr>
                </pic:pic>
              </a:graphicData>
            </a:graphic>
          </wp:inline>
        </w:drawing>
      </w:r>
    </w:p>
    <w:p w14:paraId="76CBEEFF" w14:textId="31BEA832" w:rsidR="0879A4BB" w:rsidRDefault="0879A4BB" w:rsidP="301A7423">
      <w:pPr>
        <w:pStyle w:val="template"/>
        <w:rPr>
          <w:b/>
          <w:bCs/>
          <w:i w:val="0"/>
          <w:sz w:val="24"/>
          <w:szCs w:val="24"/>
        </w:rPr>
      </w:pPr>
    </w:p>
    <w:p w14:paraId="7D3B886E" w14:textId="60854862" w:rsidR="0879A4BB" w:rsidRDefault="0879A4BB" w:rsidP="4E4A9C54">
      <w:pPr>
        <w:pStyle w:val="template"/>
        <w:rPr>
          <w:i w:val="0"/>
          <w:sz w:val="24"/>
          <w:szCs w:val="24"/>
        </w:rPr>
      </w:pPr>
      <w:r w:rsidRPr="301A7423">
        <w:rPr>
          <w:b/>
          <w:i w:val="0"/>
          <w:sz w:val="24"/>
          <w:szCs w:val="24"/>
        </w:rPr>
        <w:t xml:space="preserve">Comment and Forum UI: </w:t>
      </w:r>
    </w:p>
    <w:p w14:paraId="01C1B23F" w14:textId="430EBB58" w:rsidR="2A322B40" w:rsidRDefault="2A322B40" w:rsidP="2A322B40">
      <w:pPr>
        <w:pStyle w:val="template"/>
        <w:rPr>
          <w:i w:val="0"/>
          <w:sz w:val="24"/>
          <w:szCs w:val="24"/>
        </w:rPr>
      </w:pPr>
    </w:p>
    <w:p w14:paraId="7F27C23A" w14:textId="1EA0EF16" w:rsidR="3CBB9CEA" w:rsidRDefault="3CBB9CEA" w:rsidP="00826867">
      <w:pPr>
        <w:pStyle w:val="template"/>
        <w:numPr>
          <w:ilvl w:val="0"/>
          <w:numId w:val="65"/>
        </w:numPr>
        <w:rPr>
          <w:i w:val="0"/>
          <w:sz w:val="24"/>
          <w:szCs w:val="24"/>
        </w:rPr>
      </w:pPr>
      <w:r w:rsidRPr="2E103A94">
        <w:rPr>
          <w:i w:val="0"/>
          <w:sz w:val="24"/>
          <w:szCs w:val="24"/>
        </w:rPr>
        <w:t xml:space="preserve">Users can </w:t>
      </w:r>
      <w:r w:rsidRPr="011EED14">
        <w:rPr>
          <w:i w:val="0"/>
          <w:sz w:val="24"/>
          <w:szCs w:val="24"/>
        </w:rPr>
        <w:t>view and post</w:t>
      </w:r>
      <w:r w:rsidRPr="2E103A94">
        <w:rPr>
          <w:i w:val="0"/>
          <w:sz w:val="24"/>
          <w:szCs w:val="24"/>
        </w:rPr>
        <w:t xml:space="preserve"> forums </w:t>
      </w:r>
      <w:r w:rsidRPr="5505D567">
        <w:rPr>
          <w:i w:val="0"/>
          <w:sz w:val="24"/>
          <w:szCs w:val="24"/>
        </w:rPr>
        <w:t>to</w:t>
      </w:r>
      <w:r w:rsidRPr="2E103A94">
        <w:rPr>
          <w:i w:val="0"/>
          <w:sz w:val="24"/>
          <w:szCs w:val="24"/>
        </w:rPr>
        <w:t xml:space="preserve"> any </w:t>
      </w:r>
      <w:r w:rsidRPr="76519CF0">
        <w:rPr>
          <w:i w:val="0"/>
          <w:sz w:val="24"/>
          <w:szCs w:val="24"/>
        </w:rPr>
        <w:t>shop</w:t>
      </w:r>
      <w:r w:rsidR="79160D0E" w:rsidRPr="6FC56952">
        <w:rPr>
          <w:i w:val="0"/>
          <w:sz w:val="24"/>
          <w:szCs w:val="24"/>
        </w:rPr>
        <w:t>.</w:t>
      </w:r>
    </w:p>
    <w:p w14:paraId="745C61CF" w14:textId="7B5B8DF6" w:rsidR="5505D567" w:rsidRDefault="3CBB9CEA" w:rsidP="00826867">
      <w:pPr>
        <w:pStyle w:val="template"/>
        <w:numPr>
          <w:ilvl w:val="0"/>
          <w:numId w:val="65"/>
        </w:numPr>
        <w:rPr>
          <w:i w:val="0"/>
          <w:sz w:val="24"/>
          <w:szCs w:val="24"/>
        </w:rPr>
      </w:pPr>
      <w:r w:rsidRPr="1F9B91AE">
        <w:rPr>
          <w:i w:val="0"/>
          <w:sz w:val="24"/>
          <w:szCs w:val="24"/>
        </w:rPr>
        <w:t>Users can edit and delete their</w:t>
      </w:r>
      <w:r w:rsidRPr="614DA05C">
        <w:rPr>
          <w:i w:val="0"/>
          <w:sz w:val="24"/>
          <w:szCs w:val="24"/>
        </w:rPr>
        <w:t xml:space="preserve"> own </w:t>
      </w:r>
      <w:r w:rsidRPr="38248496">
        <w:rPr>
          <w:i w:val="0"/>
          <w:sz w:val="24"/>
          <w:szCs w:val="24"/>
        </w:rPr>
        <w:t>forums</w:t>
      </w:r>
      <w:r w:rsidR="6E5966BE" w:rsidRPr="6FC56952">
        <w:rPr>
          <w:i w:val="0"/>
          <w:sz w:val="24"/>
          <w:szCs w:val="24"/>
        </w:rPr>
        <w:t>.</w:t>
      </w:r>
    </w:p>
    <w:p w14:paraId="2A54C6CF" w14:textId="5F28960E" w:rsidR="0879A4BB" w:rsidRDefault="0879A4BB" w:rsidP="00826867">
      <w:pPr>
        <w:pStyle w:val="template"/>
        <w:numPr>
          <w:ilvl w:val="0"/>
          <w:numId w:val="65"/>
        </w:numPr>
        <w:rPr>
          <w:i w:val="0"/>
          <w:sz w:val="24"/>
          <w:szCs w:val="24"/>
        </w:rPr>
      </w:pPr>
      <w:r w:rsidRPr="1EC63886">
        <w:rPr>
          <w:i w:val="0"/>
          <w:sz w:val="24"/>
          <w:szCs w:val="24"/>
        </w:rPr>
        <w:t>Users can post, reply to, or report comments in a forum.</w:t>
      </w:r>
    </w:p>
    <w:p w14:paraId="211E65DC" w14:textId="17D8DD52" w:rsidR="0879A4BB" w:rsidRDefault="74A20139" w:rsidP="00826867">
      <w:pPr>
        <w:pStyle w:val="template"/>
        <w:numPr>
          <w:ilvl w:val="0"/>
          <w:numId w:val="65"/>
        </w:numPr>
        <w:rPr>
          <w:i w:val="0"/>
          <w:sz w:val="24"/>
          <w:szCs w:val="24"/>
        </w:rPr>
      </w:pPr>
      <w:r w:rsidRPr="73951158">
        <w:rPr>
          <w:i w:val="0"/>
          <w:sz w:val="24"/>
          <w:szCs w:val="24"/>
        </w:rPr>
        <w:t xml:space="preserve">Users can edit and delete </w:t>
      </w:r>
      <w:r w:rsidRPr="16D3228E">
        <w:rPr>
          <w:i w:val="0"/>
          <w:sz w:val="24"/>
          <w:szCs w:val="24"/>
        </w:rPr>
        <w:t>their own comments</w:t>
      </w:r>
      <w:r w:rsidRPr="6FC56952">
        <w:rPr>
          <w:i w:val="0"/>
          <w:sz w:val="24"/>
          <w:szCs w:val="24"/>
        </w:rPr>
        <w:t>.</w:t>
      </w:r>
      <w:r w:rsidR="0879A4BB" w:rsidRPr="73951158">
        <w:rPr>
          <w:i w:val="0"/>
          <w:sz w:val="24"/>
          <w:szCs w:val="24"/>
        </w:rPr>
        <w:t xml:space="preserve"> </w:t>
      </w:r>
    </w:p>
    <w:p w14:paraId="7DCB58B9" w14:textId="7DE9BFAA" w:rsidR="0879A4BB" w:rsidRDefault="7610ABC4" w:rsidP="00826867">
      <w:pPr>
        <w:pStyle w:val="template"/>
        <w:numPr>
          <w:ilvl w:val="0"/>
          <w:numId w:val="66"/>
        </w:numPr>
        <w:rPr>
          <w:i w:val="0"/>
          <w:sz w:val="24"/>
          <w:szCs w:val="24"/>
        </w:rPr>
      </w:pPr>
      <w:r w:rsidRPr="6FC56952">
        <w:rPr>
          <w:i w:val="0"/>
          <w:sz w:val="24"/>
          <w:szCs w:val="24"/>
        </w:rPr>
        <w:t>Image a</w:t>
      </w:r>
      <w:r w:rsidR="0879A4BB" w:rsidRPr="6FC56952">
        <w:rPr>
          <w:i w:val="0"/>
          <w:sz w:val="24"/>
          <w:szCs w:val="24"/>
        </w:rPr>
        <w:t>ttachments</w:t>
      </w:r>
      <w:r w:rsidR="0879A4BB" w:rsidRPr="1EC63886">
        <w:rPr>
          <w:i w:val="0"/>
          <w:sz w:val="24"/>
          <w:szCs w:val="24"/>
        </w:rPr>
        <w:t xml:space="preserve"> and rich text formatting are supported. </w:t>
      </w:r>
    </w:p>
    <w:p w14:paraId="25F86203" w14:textId="3688AA46" w:rsidR="7FD977FC" w:rsidRDefault="7FD977FC" w:rsidP="7FD977FC">
      <w:pPr>
        <w:pStyle w:val="template"/>
      </w:pPr>
    </w:p>
    <w:p w14:paraId="0E6E0C29" w14:textId="4CB01D96" w:rsidR="0879A4BB" w:rsidRDefault="0879A4BB" w:rsidP="38E3ACE6">
      <w:pPr>
        <w:pStyle w:val="template"/>
      </w:pPr>
    </w:p>
    <w:p w14:paraId="614EDC87" w14:textId="51C74AC4" w:rsidR="0879A4BB" w:rsidRDefault="0083E0FF" w:rsidP="38E3ACE6">
      <w:pPr>
        <w:pStyle w:val="template"/>
      </w:pPr>
      <w:r>
        <w:rPr>
          <w:noProof/>
        </w:rPr>
        <w:drawing>
          <wp:inline distT="0" distB="0" distL="0" distR="0" wp14:anchorId="15E0E482" wp14:editId="1E124519">
            <wp:extent cx="5591176" cy="3429370"/>
            <wp:effectExtent l="9525" t="9525" r="9525" b="9525"/>
            <wp:docPr id="67280022" name="Picture 6728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591176" cy="3429370"/>
                    </a:xfrm>
                    <a:prstGeom prst="rect">
                      <a:avLst/>
                    </a:prstGeom>
                    <a:ln w="9525">
                      <a:solidFill>
                        <a:schemeClr val="tx1"/>
                      </a:solidFill>
                      <a:prstDash val="solid"/>
                    </a:ln>
                  </pic:spPr>
                </pic:pic>
              </a:graphicData>
            </a:graphic>
          </wp:inline>
        </w:drawing>
      </w:r>
      <w:r w:rsidR="0879A4BB">
        <w:br/>
      </w:r>
    </w:p>
    <w:p w14:paraId="1ECF0FA2" w14:textId="3DB8AB66" w:rsidR="0879A4BB" w:rsidRDefault="0879A4BB" w:rsidP="4E4A9C54">
      <w:pPr>
        <w:pStyle w:val="template"/>
        <w:rPr>
          <w:b/>
          <w:i w:val="0"/>
          <w:sz w:val="24"/>
          <w:szCs w:val="24"/>
        </w:rPr>
      </w:pPr>
      <w:r w:rsidRPr="37C6B620">
        <w:rPr>
          <w:b/>
          <w:i w:val="0"/>
          <w:sz w:val="24"/>
          <w:szCs w:val="24"/>
        </w:rPr>
        <w:t xml:space="preserve">Admin Report Interface: </w:t>
      </w:r>
    </w:p>
    <w:p w14:paraId="55B68B8F" w14:textId="134772CC" w:rsidR="37C6B620" w:rsidRDefault="37C6B620" w:rsidP="37C6B620">
      <w:pPr>
        <w:pStyle w:val="template"/>
        <w:rPr>
          <w:b/>
          <w:bCs/>
          <w:i w:val="0"/>
          <w:sz w:val="24"/>
          <w:szCs w:val="24"/>
        </w:rPr>
      </w:pPr>
    </w:p>
    <w:p w14:paraId="7096044D" w14:textId="3445AF3F" w:rsidR="0879A4BB" w:rsidRDefault="0879A4BB" w:rsidP="00826867">
      <w:pPr>
        <w:pStyle w:val="template"/>
        <w:numPr>
          <w:ilvl w:val="0"/>
          <w:numId w:val="71"/>
        </w:numPr>
        <w:rPr>
          <w:i w:val="0"/>
          <w:sz w:val="24"/>
          <w:szCs w:val="24"/>
        </w:rPr>
      </w:pPr>
      <w:r w:rsidRPr="1EC63886">
        <w:rPr>
          <w:i w:val="0"/>
          <w:sz w:val="24"/>
          <w:szCs w:val="24"/>
        </w:rPr>
        <w:t>Displays comments flagged with high danger scores</w:t>
      </w:r>
      <w:r w:rsidR="182007A5" w:rsidRPr="6EB63B61">
        <w:rPr>
          <w:i w:val="0"/>
          <w:sz w:val="24"/>
          <w:szCs w:val="24"/>
        </w:rPr>
        <w:t xml:space="preserve"> </w:t>
      </w:r>
      <w:r w:rsidR="182007A5" w:rsidRPr="5583C4BD">
        <w:rPr>
          <w:i w:val="0"/>
          <w:sz w:val="24"/>
          <w:szCs w:val="24"/>
        </w:rPr>
        <w:t>and report</w:t>
      </w:r>
      <w:r w:rsidR="182007A5" w:rsidRPr="6EB63B61">
        <w:rPr>
          <w:i w:val="0"/>
          <w:sz w:val="24"/>
          <w:szCs w:val="24"/>
        </w:rPr>
        <w:t xml:space="preserve"> </w:t>
      </w:r>
      <w:r w:rsidR="182007A5" w:rsidRPr="7236A9E7">
        <w:rPr>
          <w:i w:val="0"/>
          <w:sz w:val="24"/>
          <w:szCs w:val="24"/>
        </w:rPr>
        <w:t>counts.</w:t>
      </w:r>
    </w:p>
    <w:p w14:paraId="0856FDE5" w14:textId="15CF76C6" w:rsidR="0879A4BB" w:rsidRDefault="0879A4BB" w:rsidP="00826867">
      <w:pPr>
        <w:pStyle w:val="template"/>
        <w:numPr>
          <w:ilvl w:val="0"/>
          <w:numId w:val="72"/>
        </w:numPr>
        <w:rPr>
          <w:i w:val="0"/>
          <w:sz w:val="24"/>
          <w:szCs w:val="24"/>
        </w:rPr>
      </w:pPr>
      <w:r w:rsidRPr="1EC63886">
        <w:rPr>
          <w:i w:val="0"/>
          <w:sz w:val="24"/>
          <w:szCs w:val="24"/>
        </w:rPr>
        <w:t>Sorting and filtering options for prioritizing review.</w:t>
      </w:r>
    </w:p>
    <w:p w14:paraId="1B6D3371" w14:textId="0425C6D0" w:rsidR="4E4A9C54" w:rsidRDefault="6BFD6BA0" w:rsidP="00826867">
      <w:pPr>
        <w:pStyle w:val="template"/>
        <w:numPr>
          <w:ilvl w:val="0"/>
          <w:numId w:val="72"/>
        </w:numPr>
        <w:rPr>
          <w:i w:val="0"/>
          <w:sz w:val="24"/>
          <w:szCs w:val="24"/>
        </w:rPr>
      </w:pPr>
      <w:r w:rsidRPr="1CC667F5">
        <w:rPr>
          <w:i w:val="0"/>
          <w:sz w:val="24"/>
          <w:szCs w:val="24"/>
        </w:rPr>
        <w:t>Quick link for admins to</w:t>
      </w:r>
      <w:r w:rsidRPr="49B9DE29">
        <w:rPr>
          <w:i w:val="0"/>
          <w:sz w:val="24"/>
          <w:szCs w:val="24"/>
        </w:rPr>
        <w:t xml:space="preserve"> view comments </w:t>
      </w:r>
      <w:r w:rsidRPr="7EFFAC15">
        <w:rPr>
          <w:i w:val="0"/>
          <w:sz w:val="24"/>
          <w:szCs w:val="24"/>
        </w:rPr>
        <w:t>directly.</w:t>
      </w:r>
    </w:p>
    <w:p w14:paraId="1770E10D" w14:textId="0BBD8D42" w:rsidR="46CAB8C2" w:rsidRDefault="46CAB8C2">
      <w:r>
        <w:br w:type="page"/>
      </w:r>
    </w:p>
    <w:p w14:paraId="46307FDC" w14:textId="1162F738" w:rsidR="18D74DDE" w:rsidRDefault="0034078B" w:rsidP="3036755F">
      <w:pPr>
        <w:pStyle w:val="Heading2"/>
        <w:numPr>
          <w:ilvl w:val="0"/>
          <w:numId w:val="0"/>
        </w:numPr>
      </w:pPr>
      <w:bookmarkStart w:id="34" w:name="_Toc439994684"/>
      <w:bookmarkStart w:id="35" w:name="_Toc182718072"/>
      <w:r>
        <w:t xml:space="preserve">3.2 </w:t>
      </w:r>
      <w:r w:rsidR="00274B62">
        <w:t>Hardware Interfaces</w:t>
      </w:r>
      <w:bookmarkEnd w:id="34"/>
      <w:bookmarkEnd w:id="35"/>
    </w:p>
    <w:p w14:paraId="5E73812D" w14:textId="7529A451" w:rsidR="347C13BF" w:rsidRDefault="61301E01" w:rsidP="27578497">
      <w:pPr>
        <w:pStyle w:val="template"/>
        <w:rPr>
          <w:i w:val="0"/>
          <w:sz w:val="24"/>
          <w:szCs w:val="24"/>
        </w:rPr>
      </w:pPr>
      <w:r w:rsidRPr="339D01EB">
        <w:rPr>
          <w:i w:val="0"/>
          <w:sz w:val="24"/>
          <w:szCs w:val="24"/>
        </w:rPr>
        <w:t xml:space="preserve">Our software can be used on webpages for both </w:t>
      </w:r>
      <w:r w:rsidR="6AE4585D" w:rsidRPr="3B2761A1">
        <w:rPr>
          <w:i w:val="0"/>
          <w:sz w:val="24"/>
          <w:szCs w:val="24"/>
        </w:rPr>
        <w:t>desktop and mobile.</w:t>
      </w:r>
      <w:r w:rsidR="09C3493D" w:rsidRPr="3B2761A1">
        <w:rPr>
          <w:i w:val="0"/>
          <w:sz w:val="24"/>
          <w:szCs w:val="24"/>
        </w:rPr>
        <w:t xml:space="preserve"> </w:t>
      </w:r>
      <w:r w:rsidR="6AE4585D" w:rsidRPr="62EBC173">
        <w:rPr>
          <w:i w:val="0"/>
          <w:sz w:val="24"/>
          <w:szCs w:val="24"/>
        </w:rPr>
        <w:t>It can</w:t>
      </w:r>
      <w:r w:rsidR="09C3493D" w:rsidRPr="62EBC173">
        <w:rPr>
          <w:i w:val="0"/>
          <w:sz w:val="24"/>
          <w:szCs w:val="24"/>
        </w:rPr>
        <w:t xml:space="preserve"> </w:t>
      </w:r>
      <w:r w:rsidR="6AE4585D" w:rsidRPr="3C52D6EF">
        <w:rPr>
          <w:i w:val="0"/>
          <w:sz w:val="24"/>
          <w:szCs w:val="24"/>
        </w:rPr>
        <w:t xml:space="preserve">be implemented on </w:t>
      </w:r>
      <w:r w:rsidR="6AE4585D" w:rsidRPr="7580BA6B">
        <w:rPr>
          <w:i w:val="0"/>
          <w:sz w:val="24"/>
          <w:szCs w:val="24"/>
        </w:rPr>
        <w:t>both</w:t>
      </w:r>
      <w:r w:rsidR="09C3493D" w:rsidRPr="3C52D6EF">
        <w:rPr>
          <w:i w:val="0"/>
          <w:sz w:val="24"/>
          <w:szCs w:val="24"/>
        </w:rPr>
        <w:t xml:space="preserve"> </w:t>
      </w:r>
      <w:r w:rsidRPr="339D01EB">
        <w:rPr>
          <w:i w:val="0"/>
          <w:sz w:val="24"/>
          <w:szCs w:val="24"/>
        </w:rPr>
        <w:t>Android and IOS. WiFi is required for</w:t>
      </w:r>
      <w:r w:rsidR="09C3493D" w:rsidRPr="339D01EB">
        <w:rPr>
          <w:i w:val="0"/>
          <w:sz w:val="24"/>
          <w:szCs w:val="24"/>
        </w:rPr>
        <w:t xml:space="preserve"> all </w:t>
      </w:r>
      <w:r w:rsidR="09C3493D" w:rsidRPr="0CD0B9C6">
        <w:rPr>
          <w:i w:val="0"/>
          <w:sz w:val="24"/>
          <w:szCs w:val="24"/>
        </w:rPr>
        <w:t xml:space="preserve">functionalities of the </w:t>
      </w:r>
      <w:r w:rsidR="09C3493D" w:rsidRPr="24041568">
        <w:rPr>
          <w:i w:val="0"/>
          <w:sz w:val="24"/>
          <w:szCs w:val="24"/>
        </w:rPr>
        <w:t>application</w:t>
      </w:r>
      <w:r w:rsidR="09C3493D" w:rsidRPr="5160C6AC">
        <w:rPr>
          <w:i w:val="0"/>
          <w:sz w:val="24"/>
          <w:szCs w:val="24"/>
        </w:rPr>
        <w:t>.</w:t>
      </w:r>
      <w:r w:rsidR="09C3493D" w:rsidRPr="24041568">
        <w:rPr>
          <w:i w:val="0"/>
          <w:sz w:val="24"/>
          <w:szCs w:val="24"/>
        </w:rPr>
        <w:t xml:space="preserve"> </w:t>
      </w:r>
    </w:p>
    <w:p w14:paraId="1BB10488" w14:textId="4C842A16" w:rsidR="00274B62" w:rsidRDefault="7961DD86" w:rsidP="7BC223AB">
      <w:pPr>
        <w:pStyle w:val="Heading2"/>
        <w:numPr>
          <w:ilvl w:val="0"/>
          <w:numId w:val="0"/>
        </w:numPr>
      </w:pPr>
      <w:bookmarkStart w:id="36" w:name="_Toc439994686"/>
      <w:bookmarkStart w:id="37" w:name="_Toc182718073"/>
      <w:r>
        <w:t xml:space="preserve">3.3 </w:t>
      </w:r>
      <w:r w:rsidR="06EA58D1">
        <w:t>Software</w:t>
      </w:r>
      <w:r w:rsidR="00274B62">
        <w:t xml:space="preserve"> Interfaces</w:t>
      </w:r>
      <w:bookmarkEnd w:id="36"/>
      <w:bookmarkEnd w:id="37"/>
    </w:p>
    <w:p w14:paraId="417CB219" w14:textId="03D92159" w:rsidR="7CC2C3C2" w:rsidRDefault="7CC2C3C2" w:rsidP="3907DE52">
      <w:pPr>
        <w:pStyle w:val="template"/>
        <w:rPr>
          <w:i w:val="0"/>
          <w:sz w:val="24"/>
          <w:szCs w:val="24"/>
        </w:rPr>
      </w:pPr>
      <w:r w:rsidRPr="3BC97BE6">
        <w:rPr>
          <w:i w:val="0"/>
          <w:sz w:val="24"/>
          <w:szCs w:val="24"/>
        </w:rPr>
        <w:t>APIs:</w:t>
      </w:r>
    </w:p>
    <w:p w14:paraId="612BCFFA" w14:textId="17857A99" w:rsidR="7CC2C3C2" w:rsidRDefault="7CC2C3C2" w:rsidP="00863F29">
      <w:pPr>
        <w:pStyle w:val="template"/>
        <w:numPr>
          <w:ilvl w:val="0"/>
          <w:numId w:val="73"/>
        </w:numPr>
        <w:rPr>
          <w:i w:val="0"/>
          <w:sz w:val="24"/>
          <w:szCs w:val="24"/>
        </w:rPr>
      </w:pPr>
      <w:r w:rsidRPr="19949C7C">
        <w:rPr>
          <w:i w:val="0"/>
          <w:sz w:val="24"/>
          <w:szCs w:val="24"/>
        </w:rPr>
        <w:t xml:space="preserve">Google Maps API: Used for location and </w:t>
      </w:r>
      <w:r w:rsidR="0ABB35B2" w:rsidRPr="464A5EB8">
        <w:rPr>
          <w:i w:val="0"/>
          <w:sz w:val="24"/>
          <w:szCs w:val="24"/>
        </w:rPr>
        <w:t>direction</w:t>
      </w:r>
      <w:r w:rsidR="3F6BD649" w:rsidRPr="464A5EB8">
        <w:rPr>
          <w:i w:val="0"/>
          <w:sz w:val="24"/>
          <w:szCs w:val="24"/>
        </w:rPr>
        <w:t xml:space="preserve"> services</w:t>
      </w:r>
      <w:r w:rsidRPr="19949C7C">
        <w:rPr>
          <w:i w:val="0"/>
          <w:sz w:val="24"/>
          <w:szCs w:val="24"/>
        </w:rPr>
        <w:t>.</w:t>
      </w:r>
    </w:p>
    <w:p w14:paraId="465B7956" w14:textId="2D26746A" w:rsidR="7CC2C3C2" w:rsidRDefault="7CC2C3C2" w:rsidP="00863F29">
      <w:pPr>
        <w:pStyle w:val="template"/>
        <w:numPr>
          <w:ilvl w:val="0"/>
          <w:numId w:val="73"/>
        </w:numPr>
        <w:rPr>
          <w:i w:val="0"/>
          <w:sz w:val="24"/>
          <w:szCs w:val="24"/>
        </w:rPr>
      </w:pPr>
      <w:r w:rsidRPr="19949C7C">
        <w:rPr>
          <w:i w:val="0"/>
          <w:sz w:val="24"/>
          <w:szCs w:val="24"/>
        </w:rPr>
        <w:t>Azure</w:t>
      </w:r>
      <w:r w:rsidR="091B55CC" w:rsidRPr="72528D60">
        <w:rPr>
          <w:i w:val="0"/>
          <w:sz w:val="24"/>
          <w:szCs w:val="24"/>
        </w:rPr>
        <w:t xml:space="preserve"> </w:t>
      </w:r>
      <w:r w:rsidRPr="19949C7C">
        <w:rPr>
          <w:i w:val="0"/>
          <w:sz w:val="24"/>
          <w:szCs w:val="24"/>
        </w:rPr>
        <w:t xml:space="preserve">OpenAI </w:t>
      </w:r>
      <w:r w:rsidR="6030019A" w:rsidRPr="6DD130C6">
        <w:rPr>
          <w:i w:val="0"/>
          <w:sz w:val="24"/>
          <w:szCs w:val="24"/>
        </w:rPr>
        <w:t xml:space="preserve">Language </w:t>
      </w:r>
      <w:r w:rsidR="6030019A" w:rsidRPr="72528D60">
        <w:rPr>
          <w:i w:val="0"/>
          <w:sz w:val="24"/>
          <w:szCs w:val="24"/>
        </w:rPr>
        <w:t>Learning Model</w:t>
      </w:r>
      <w:r w:rsidR="0ABB35B2" w:rsidRPr="527C955F">
        <w:rPr>
          <w:i w:val="0"/>
          <w:sz w:val="24"/>
          <w:szCs w:val="24"/>
        </w:rPr>
        <w:t xml:space="preserve"> </w:t>
      </w:r>
      <w:r w:rsidRPr="19949C7C">
        <w:rPr>
          <w:i w:val="0"/>
          <w:sz w:val="24"/>
          <w:szCs w:val="24"/>
        </w:rPr>
        <w:t>API: For analyzing reported comments and determining danger scores.</w:t>
      </w:r>
    </w:p>
    <w:p w14:paraId="2A9D23DE" w14:textId="2F072477" w:rsidR="1435823C" w:rsidRDefault="1435823C" w:rsidP="1435823C">
      <w:pPr>
        <w:pStyle w:val="template"/>
        <w:rPr>
          <w:i w:val="0"/>
          <w:sz w:val="24"/>
          <w:szCs w:val="24"/>
        </w:rPr>
      </w:pPr>
    </w:p>
    <w:p w14:paraId="18559334" w14:textId="43D55DC9" w:rsidR="7CC2C3C2" w:rsidRDefault="7CC2C3C2" w:rsidP="3907DE52">
      <w:pPr>
        <w:pStyle w:val="template"/>
        <w:rPr>
          <w:i w:val="0"/>
          <w:sz w:val="24"/>
          <w:szCs w:val="24"/>
        </w:rPr>
      </w:pPr>
      <w:r w:rsidRPr="3BC97BE6">
        <w:rPr>
          <w:i w:val="0"/>
          <w:sz w:val="24"/>
          <w:szCs w:val="24"/>
        </w:rPr>
        <w:t>Databases:</w:t>
      </w:r>
    </w:p>
    <w:p w14:paraId="6D35E653" w14:textId="48874805" w:rsidR="7CC2C3C2" w:rsidRDefault="7CC2C3C2" w:rsidP="00863F29">
      <w:pPr>
        <w:pStyle w:val="template"/>
        <w:numPr>
          <w:ilvl w:val="0"/>
          <w:numId w:val="75"/>
        </w:numPr>
        <w:rPr>
          <w:i w:val="0"/>
          <w:sz w:val="24"/>
          <w:szCs w:val="24"/>
        </w:rPr>
      </w:pPr>
      <w:r w:rsidRPr="19949C7C">
        <w:rPr>
          <w:i w:val="0"/>
          <w:sz w:val="24"/>
          <w:szCs w:val="24"/>
        </w:rPr>
        <w:t xml:space="preserve">PostgreSQL: Manages </w:t>
      </w:r>
      <w:r w:rsidR="67365881" w:rsidRPr="5A3E4EC0">
        <w:rPr>
          <w:i w:val="0"/>
          <w:sz w:val="24"/>
          <w:szCs w:val="24"/>
        </w:rPr>
        <w:t xml:space="preserve">all </w:t>
      </w:r>
      <w:r w:rsidR="67365881" w:rsidRPr="431AE6BE">
        <w:rPr>
          <w:i w:val="0"/>
          <w:sz w:val="24"/>
          <w:szCs w:val="24"/>
        </w:rPr>
        <w:t>data</w:t>
      </w:r>
      <w:r w:rsidR="67365881" w:rsidRPr="5A3E4EC0">
        <w:rPr>
          <w:i w:val="0"/>
          <w:sz w:val="24"/>
          <w:szCs w:val="24"/>
        </w:rPr>
        <w:t xml:space="preserve"> like</w:t>
      </w:r>
      <w:r w:rsidR="0ABB35B2" w:rsidRPr="66F9D7BC">
        <w:rPr>
          <w:i w:val="0"/>
          <w:sz w:val="24"/>
          <w:szCs w:val="24"/>
        </w:rPr>
        <w:t xml:space="preserve"> </w:t>
      </w:r>
      <w:r w:rsidRPr="19949C7C">
        <w:rPr>
          <w:i w:val="0"/>
          <w:sz w:val="24"/>
          <w:szCs w:val="24"/>
        </w:rPr>
        <w:t xml:space="preserve">user </w:t>
      </w:r>
      <w:r w:rsidR="6524F902" w:rsidRPr="48D95C66">
        <w:rPr>
          <w:i w:val="0"/>
          <w:sz w:val="24"/>
          <w:szCs w:val="24"/>
        </w:rPr>
        <w:t>information</w:t>
      </w:r>
      <w:r w:rsidR="0ABB35B2" w:rsidRPr="48D95C66">
        <w:rPr>
          <w:i w:val="0"/>
          <w:sz w:val="24"/>
          <w:szCs w:val="24"/>
        </w:rPr>
        <w:t xml:space="preserve">, </w:t>
      </w:r>
      <w:r w:rsidR="0F55B0E7" w:rsidRPr="48D95C66">
        <w:rPr>
          <w:i w:val="0"/>
          <w:sz w:val="24"/>
          <w:szCs w:val="24"/>
        </w:rPr>
        <w:t>forums</w:t>
      </w:r>
      <w:r w:rsidRPr="19949C7C">
        <w:rPr>
          <w:i w:val="0"/>
          <w:sz w:val="24"/>
          <w:szCs w:val="24"/>
        </w:rPr>
        <w:t>, comments, and shop information.</w:t>
      </w:r>
    </w:p>
    <w:p w14:paraId="0DCC866F" w14:textId="2A23ADBF" w:rsidR="45DE3891" w:rsidRDefault="45DE3891" w:rsidP="45DE3891">
      <w:pPr>
        <w:pStyle w:val="template"/>
        <w:rPr>
          <w:i w:val="0"/>
          <w:sz w:val="24"/>
          <w:szCs w:val="24"/>
        </w:rPr>
      </w:pPr>
    </w:p>
    <w:p w14:paraId="2F7D49EB" w14:textId="3920E445" w:rsidR="7CC2C3C2" w:rsidRDefault="7CC2C3C2" w:rsidP="3907DE52">
      <w:pPr>
        <w:pStyle w:val="template"/>
        <w:rPr>
          <w:i w:val="0"/>
          <w:sz w:val="24"/>
          <w:szCs w:val="24"/>
        </w:rPr>
      </w:pPr>
      <w:r w:rsidRPr="3BC97BE6">
        <w:rPr>
          <w:i w:val="0"/>
          <w:sz w:val="24"/>
          <w:szCs w:val="24"/>
        </w:rPr>
        <w:t>Libraries:</w:t>
      </w:r>
    </w:p>
    <w:p w14:paraId="1E65A7D0" w14:textId="5FF9FD1C" w:rsidR="7CC2C3C2" w:rsidRDefault="7CC2C3C2" w:rsidP="00863F29">
      <w:pPr>
        <w:pStyle w:val="template"/>
        <w:numPr>
          <w:ilvl w:val="0"/>
          <w:numId w:val="74"/>
        </w:numPr>
        <w:rPr>
          <w:i w:val="0"/>
          <w:sz w:val="24"/>
          <w:szCs w:val="24"/>
        </w:rPr>
      </w:pPr>
      <w:r w:rsidRPr="19949C7C">
        <w:rPr>
          <w:i w:val="0"/>
          <w:sz w:val="24"/>
          <w:szCs w:val="24"/>
        </w:rPr>
        <w:t xml:space="preserve">React for </w:t>
      </w:r>
      <w:r w:rsidR="10C284CB" w:rsidRPr="0A41B5F0">
        <w:rPr>
          <w:i w:val="0"/>
          <w:sz w:val="24"/>
          <w:szCs w:val="24"/>
        </w:rPr>
        <w:t>F</w:t>
      </w:r>
      <w:r w:rsidR="0ABB35B2" w:rsidRPr="0A41B5F0">
        <w:rPr>
          <w:i w:val="0"/>
          <w:sz w:val="24"/>
          <w:szCs w:val="24"/>
        </w:rPr>
        <w:t>rontend</w:t>
      </w:r>
      <w:r w:rsidRPr="19949C7C">
        <w:rPr>
          <w:i w:val="0"/>
          <w:sz w:val="24"/>
          <w:szCs w:val="24"/>
        </w:rPr>
        <w:t xml:space="preserve"> functionality.</w:t>
      </w:r>
    </w:p>
    <w:p w14:paraId="3FD14C23" w14:textId="398565FB" w:rsidR="7CC2C3C2" w:rsidRDefault="7CC2C3C2" w:rsidP="00863F29">
      <w:pPr>
        <w:pStyle w:val="template"/>
        <w:numPr>
          <w:ilvl w:val="0"/>
          <w:numId w:val="74"/>
        </w:numPr>
        <w:rPr>
          <w:i w:val="0"/>
          <w:sz w:val="24"/>
          <w:szCs w:val="24"/>
        </w:rPr>
      </w:pPr>
      <w:r w:rsidRPr="19949C7C">
        <w:rPr>
          <w:i w:val="0"/>
          <w:sz w:val="24"/>
          <w:szCs w:val="24"/>
        </w:rPr>
        <w:t>Axios for API integration.</w:t>
      </w:r>
    </w:p>
    <w:p w14:paraId="464D451C" w14:textId="702F6D34" w:rsidR="7CC2C3C2" w:rsidRDefault="7CC2C3C2" w:rsidP="00863F29">
      <w:pPr>
        <w:pStyle w:val="template"/>
        <w:numPr>
          <w:ilvl w:val="0"/>
          <w:numId w:val="74"/>
        </w:numPr>
        <w:rPr>
          <w:i w:val="0"/>
          <w:sz w:val="24"/>
          <w:szCs w:val="24"/>
        </w:rPr>
      </w:pPr>
      <w:r w:rsidRPr="19949C7C">
        <w:rPr>
          <w:i w:val="0"/>
          <w:sz w:val="24"/>
          <w:szCs w:val="24"/>
        </w:rPr>
        <w:t>Geopy for calculating distances.</w:t>
      </w:r>
    </w:p>
    <w:p w14:paraId="5CFB33E2" w14:textId="3A7A4D31" w:rsidR="45DE3891" w:rsidRDefault="45DE3891" w:rsidP="45DE3891">
      <w:pPr>
        <w:pStyle w:val="template"/>
        <w:rPr>
          <w:b/>
          <w:i w:val="0"/>
          <w:sz w:val="24"/>
          <w:szCs w:val="24"/>
        </w:rPr>
      </w:pPr>
    </w:p>
    <w:p w14:paraId="534A3C04" w14:textId="6D94C5EB" w:rsidR="7CC2C3C2" w:rsidRDefault="7CC2C3C2" w:rsidP="3907DE52">
      <w:pPr>
        <w:pStyle w:val="template"/>
        <w:rPr>
          <w:i w:val="0"/>
          <w:sz w:val="24"/>
          <w:szCs w:val="24"/>
        </w:rPr>
      </w:pPr>
      <w:r w:rsidRPr="3BC97BE6">
        <w:rPr>
          <w:i w:val="0"/>
          <w:sz w:val="24"/>
          <w:szCs w:val="24"/>
        </w:rPr>
        <w:t>External Tools:</w:t>
      </w:r>
    </w:p>
    <w:p w14:paraId="6AB5BAF8" w14:textId="013622D5" w:rsidR="0930F1DE" w:rsidRDefault="7CC2C3C2" w:rsidP="00863F29">
      <w:pPr>
        <w:pStyle w:val="template"/>
        <w:numPr>
          <w:ilvl w:val="0"/>
          <w:numId w:val="76"/>
        </w:numPr>
        <w:rPr>
          <w:i w:val="0"/>
          <w:sz w:val="24"/>
          <w:szCs w:val="24"/>
        </w:rPr>
      </w:pPr>
      <w:r w:rsidRPr="19949C7C">
        <w:rPr>
          <w:i w:val="0"/>
          <w:sz w:val="24"/>
          <w:szCs w:val="24"/>
        </w:rPr>
        <w:t>Admin moderation uses integrated GPT/AI-based classification services.</w:t>
      </w:r>
    </w:p>
    <w:p w14:paraId="520453F3" w14:textId="3BE2C3DF" w:rsidR="206F61E1" w:rsidRDefault="6A057A3F" w:rsidP="7BC223AB">
      <w:pPr>
        <w:pStyle w:val="Heading2"/>
        <w:numPr>
          <w:ilvl w:val="0"/>
          <w:numId w:val="0"/>
        </w:numPr>
      </w:pPr>
      <w:r>
        <w:t xml:space="preserve">3.4 </w:t>
      </w:r>
      <w:r w:rsidR="624480DD">
        <w:t>Communications Interfaces</w:t>
      </w:r>
    </w:p>
    <w:p w14:paraId="392A215C" w14:textId="012A0C9E" w:rsidR="37346679" w:rsidRDefault="08DE2C18" w:rsidP="647CC784">
      <w:pPr>
        <w:pStyle w:val="template"/>
        <w:rPr>
          <w:i w:val="0"/>
          <w:sz w:val="28"/>
          <w:szCs w:val="28"/>
        </w:rPr>
      </w:pPr>
      <w:r w:rsidRPr="49213460">
        <w:rPr>
          <w:i w:val="0"/>
          <w:sz w:val="24"/>
          <w:szCs w:val="24"/>
        </w:rPr>
        <w:t>HTTP/HTTPS Protocols:</w:t>
      </w:r>
      <w:r w:rsidRPr="6C4337D7">
        <w:rPr>
          <w:i w:val="0"/>
          <w:sz w:val="24"/>
          <w:szCs w:val="24"/>
        </w:rPr>
        <w:t xml:space="preserve"> </w:t>
      </w:r>
      <w:r w:rsidR="10BA2C05" w:rsidRPr="4A95E006">
        <w:rPr>
          <w:i w:val="0"/>
          <w:sz w:val="24"/>
          <w:szCs w:val="24"/>
        </w:rPr>
        <w:t>C</w:t>
      </w:r>
      <w:r w:rsidR="24A59AE1" w:rsidRPr="4A95E006">
        <w:rPr>
          <w:i w:val="0"/>
          <w:sz w:val="24"/>
          <w:szCs w:val="24"/>
        </w:rPr>
        <w:t>ommunication</w:t>
      </w:r>
      <w:r w:rsidRPr="6C4337D7">
        <w:rPr>
          <w:i w:val="0"/>
          <w:sz w:val="24"/>
          <w:szCs w:val="24"/>
        </w:rPr>
        <w:t xml:space="preserve"> between the frontend and backend uses REST APIs secured by HTTPS.</w:t>
      </w:r>
    </w:p>
    <w:p w14:paraId="6A088EB4" w14:textId="169B6BD2" w:rsidR="37346679" w:rsidRDefault="37346679" w:rsidP="647CC784">
      <w:pPr>
        <w:pStyle w:val="template"/>
        <w:rPr>
          <w:i w:val="0"/>
          <w:sz w:val="24"/>
          <w:szCs w:val="24"/>
        </w:rPr>
      </w:pPr>
    </w:p>
    <w:p w14:paraId="7F977B6F" w14:textId="60786CD8" w:rsidR="37346679" w:rsidRDefault="08DE2C18" w:rsidP="647CC784">
      <w:pPr>
        <w:pStyle w:val="template"/>
        <w:rPr>
          <w:i w:val="0"/>
          <w:sz w:val="28"/>
          <w:szCs w:val="28"/>
        </w:rPr>
      </w:pPr>
      <w:r w:rsidRPr="49213460">
        <w:rPr>
          <w:i w:val="0"/>
          <w:sz w:val="24"/>
          <w:szCs w:val="24"/>
        </w:rPr>
        <w:t>Authentication:</w:t>
      </w:r>
    </w:p>
    <w:p w14:paraId="51FED983" w14:textId="095CA9AB" w:rsidR="37346679" w:rsidRDefault="1156B564" w:rsidP="00863F29">
      <w:pPr>
        <w:pStyle w:val="template"/>
        <w:numPr>
          <w:ilvl w:val="0"/>
          <w:numId w:val="77"/>
        </w:numPr>
        <w:rPr>
          <w:i w:val="0"/>
          <w:sz w:val="28"/>
          <w:szCs w:val="28"/>
        </w:rPr>
      </w:pPr>
      <w:r w:rsidRPr="4A95E006">
        <w:rPr>
          <w:i w:val="0"/>
          <w:sz w:val="24"/>
          <w:szCs w:val="24"/>
        </w:rPr>
        <w:t>OAuth2 for API security.</w:t>
      </w:r>
    </w:p>
    <w:p w14:paraId="543C474B" w14:textId="793CFA68" w:rsidR="37346679" w:rsidRDefault="08DE2C18" w:rsidP="00863F29">
      <w:pPr>
        <w:pStyle w:val="template"/>
        <w:numPr>
          <w:ilvl w:val="0"/>
          <w:numId w:val="77"/>
        </w:numPr>
        <w:rPr>
          <w:i w:val="0"/>
          <w:sz w:val="28"/>
          <w:szCs w:val="28"/>
        </w:rPr>
      </w:pPr>
      <w:r w:rsidRPr="6C4337D7">
        <w:rPr>
          <w:i w:val="0"/>
          <w:sz w:val="24"/>
          <w:szCs w:val="24"/>
        </w:rPr>
        <w:t>JWT tokens for user login sessions.</w:t>
      </w:r>
    </w:p>
    <w:p w14:paraId="1091DD03" w14:textId="29F1D2A3" w:rsidR="37346679" w:rsidRDefault="37346679" w:rsidP="4A95E006">
      <w:pPr>
        <w:pStyle w:val="template"/>
        <w:rPr>
          <w:i w:val="0"/>
          <w:sz w:val="28"/>
          <w:szCs w:val="28"/>
        </w:rPr>
      </w:pPr>
    </w:p>
    <w:p w14:paraId="51B54097" w14:textId="52ECBBA5" w:rsidR="37346679" w:rsidRDefault="08DE2C18" w:rsidP="4A95E006">
      <w:pPr>
        <w:pStyle w:val="template"/>
        <w:rPr>
          <w:i w:val="0"/>
          <w:sz w:val="28"/>
          <w:szCs w:val="28"/>
        </w:rPr>
      </w:pPr>
      <w:r w:rsidRPr="49213460">
        <w:rPr>
          <w:i w:val="0"/>
          <w:sz w:val="24"/>
          <w:szCs w:val="24"/>
        </w:rPr>
        <w:t>Data Formats:</w:t>
      </w:r>
      <w:r w:rsidRPr="6C4337D7">
        <w:rPr>
          <w:i w:val="0"/>
          <w:sz w:val="24"/>
          <w:szCs w:val="24"/>
        </w:rPr>
        <w:t xml:space="preserve"> JSON format for API requests and responses.</w:t>
      </w:r>
    </w:p>
    <w:p w14:paraId="6A4A56CC" w14:textId="6716B5D4" w:rsidR="37346679" w:rsidRDefault="37346679" w:rsidP="5B8AF6DB">
      <w:pPr>
        <w:pStyle w:val="template"/>
        <w:rPr>
          <w:i w:val="0"/>
        </w:rPr>
      </w:pPr>
    </w:p>
    <w:p w14:paraId="50D89930" w14:textId="2A30E2B4" w:rsidR="36DC25B4" w:rsidRDefault="36DC25B4">
      <w:r>
        <w:br w:type="page"/>
      </w:r>
    </w:p>
    <w:p w14:paraId="4B45DED0" w14:textId="20448CB4" w:rsidR="00274B62" w:rsidRDefault="00274B62">
      <w:pPr>
        <w:pStyle w:val="Heading1"/>
      </w:pPr>
      <w:bookmarkStart w:id="38" w:name="_Toc439994687"/>
      <w:bookmarkStart w:id="39" w:name="_Toc182718074"/>
      <w:r>
        <w:t>System Features</w:t>
      </w:r>
      <w:bookmarkEnd w:id="38"/>
      <w:bookmarkEnd w:id="39"/>
    </w:p>
    <w:p w14:paraId="59384A17" w14:textId="2033917B" w:rsidR="42826DEF" w:rsidRDefault="20431063" w:rsidP="26CCEF99">
      <w:pPr>
        <w:pStyle w:val="Heading2"/>
        <w:numPr>
          <w:ilvl w:val="0"/>
          <w:numId w:val="0"/>
        </w:numPr>
      </w:pPr>
      <w:bookmarkStart w:id="40" w:name="_Toc182718075"/>
      <w:r>
        <w:t xml:space="preserve">4.1 </w:t>
      </w:r>
      <w:r w:rsidR="42826DEF">
        <w:t>Sign Up</w:t>
      </w:r>
      <w:bookmarkEnd w:id="40"/>
    </w:p>
    <w:p w14:paraId="49903DBF" w14:textId="285A4E67" w:rsidR="1CF2ABF5" w:rsidRDefault="1CF2ABF5" w:rsidP="5B1CF5D8">
      <w:r>
        <w:t>Description and Priority</w:t>
      </w:r>
    </w:p>
    <w:p w14:paraId="1B2CD2BF" w14:textId="48390A8A" w:rsidR="1CF2ABF5" w:rsidRDefault="1CF2ABF5" w:rsidP="37A740D0">
      <w:pPr>
        <w:rPr>
          <w:rFonts w:ascii="Arial" w:eastAsia="Arial" w:hAnsi="Arial" w:cs="Arial"/>
        </w:rPr>
      </w:pPr>
      <w:r w:rsidRPr="3EA07873">
        <w:rPr>
          <w:rFonts w:ascii="Arial" w:eastAsia="Arial" w:hAnsi="Arial" w:cs="Arial"/>
        </w:rPr>
        <w:t>Allows a new user to create an account by providing their username and password. This feature is of High priority as it is the initial step for any new user to access the system.</w:t>
      </w:r>
    </w:p>
    <w:p w14:paraId="6A6AA8CB" w14:textId="41077515" w:rsidR="1CF2ABF5" w:rsidRDefault="1CF2ABF5" w:rsidP="37A740D0">
      <w:r>
        <w:t xml:space="preserve"> </w:t>
      </w:r>
    </w:p>
    <w:p w14:paraId="0F020961" w14:textId="552719FD" w:rsidR="1CF2ABF5" w:rsidRDefault="74F4FB6B" w:rsidP="5B1CF5D8">
      <w:r>
        <w:t>S</w:t>
      </w:r>
      <w:r w:rsidR="1CF2ABF5">
        <w:t>timulus/Response Sequences</w:t>
      </w:r>
    </w:p>
    <w:p w14:paraId="7FB9A7F1" w14:textId="6EBB3064" w:rsidR="1CF2ABF5" w:rsidRDefault="1CF2ABF5" w:rsidP="37A740D0">
      <w:r>
        <w:t xml:space="preserve"> </w:t>
      </w:r>
    </w:p>
    <w:p w14:paraId="5841E51E" w14:textId="67C2FD68" w:rsidR="1CF2ABF5" w:rsidRDefault="1CF2ABF5" w:rsidP="37A740D0">
      <w:pPr>
        <w:rPr>
          <w:rFonts w:ascii="Arial" w:eastAsia="Arial" w:hAnsi="Arial" w:cs="Arial"/>
        </w:rPr>
      </w:pPr>
      <w:r w:rsidRPr="3EA07873">
        <w:rPr>
          <w:rFonts w:ascii="Arial" w:eastAsia="Arial" w:hAnsi="Arial" w:cs="Arial"/>
        </w:rPr>
        <w:t>The user selects the "Sign Up" option.</w:t>
      </w:r>
    </w:p>
    <w:p w14:paraId="057BB886" w14:textId="1C899413" w:rsidR="1CF2ABF5" w:rsidRDefault="1CF2ABF5" w:rsidP="37A740D0">
      <w:pPr>
        <w:rPr>
          <w:rFonts w:ascii="Arial" w:eastAsia="Arial" w:hAnsi="Arial" w:cs="Arial"/>
        </w:rPr>
      </w:pPr>
      <w:r w:rsidRPr="3EA07873">
        <w:rPr>
          <w:rFonts w:ascii="Arial" w:eastAsia="Arial" w:hAnsi="Arial" w:cs="Arial"/>
        </w:rPr>
        <w:t>The user enters their username, password, and account type (user or shop).</w:t>
      </w:r>
    </w:p>
    <w:p w14:paraId="2598B808" w14:textId="4D94CF73" w:rsidR="1CF2ABF5" w:rsidRDefault="1CF2ABF5" w:rsidP="37A740D0">
      <w:pPr>
        <w:rPr>
          <w:rFonts w:ascii="Arial" w:eastAsia="Arial" w:hAnsi="Arial" w:cs="Arial"/>
        </w:rPr>
      </w:pPr>
      <w:r w:rsidRPr="3EA07873">
        <w:rPr>
          <w:rFonts w:ascii="Arial" w:eastAsia="Arial" w:hAnsi="Arial" w:cs="Arial"/>
        </w:rPr>
        <w:t>The system checks if the username already exists.</w:t>
      </w:r>
    </w:p>
    <w:p w14:paraId="1E28CBCB" w14:textId="23CC8ABE" w:rsidR="1CF2ABF5" w:rsidRDefault="1CF2ABF5" w:rsidP="37A740D0">
      <w:pPr>
        <w:rPr>
          <w:rFonts w:ascii="Arial" w:eastAsia="Arial" w:hAnsi="Arial" w:cs="Arial"/>
        </w:rPr>
      </w:pPr>
      <w:r w:rsidRPr="3EA07873">
        <w:rPr>
          <w:rFonts w:ascii="Arial" w:eastAsia="Arial" w:hAnsi="Arial" w:cs="Arial"/>
        </w:rPr>
        <w:t>If the username does not exist, the system creates a new account and logs the user in.</w:t>
      </w:r>
    </w:p>
    <w:p w14:paraId="59357E2B" w14:textId="36E5D3D9" w:rsidR="1CF2ABF5" w:rsidRDefault="1CF2ABF5" w:rsidP="37A740D0">
      <w:pPr>
        <w:rPr>
          <w:rFonts w:ascii="Arial" w:eastAsia="Arial" w:hAnsi="Arial" w:cs="Arial"/>
        </w:rPr>
      </w:pPr>
      <w:r w:rsidRPr="609FA067">
        <w:rPr>
          <w:rFonts w:ascii="Arial" w:eastAsia="Arial" w:hAnsi="Arial" w:cs="Arial"/>
        </w:rPr>
        <w:t>If the username already exists, the system displays an error message prompting the user to choose a different username.</w:t>
      </w:r>
    </w:p>
    <w:p w14:paraId="01524D56" w14:textId="50C28A29" w:rsidR="609FA067" w:rsidRDefault="609FA067"/>
    <w:p w14:paraId="1C8AAE41" w14:textId="44F8D40F" w:rsidR="1CF2ABF5" w:rsidRDefault="1CF2ABF5" w:rsidP="37A740D0">
      <w:r>
        <w:t>Functional Requirements</w:t>
      </w:r>
    </w:p>
    <w:p w14:paraId="0370AAD3" w14:textId="4B485DA2" w:rsidR="1CF2ABF5" w:rsidRDefault="1CF2ABF5" w:rsidP="37A740D0">
      <w:r>
        <w:t xml:space="preserve"> </w:t>
      </w:r>
    </w:p>
    <w:p w14:paraId="0BD4A62C" w14:textId="3CEC8855" w:rsidR="1CF2ABF5" w:rsidRDefault="1CF2ABF5" w:rsidP="37A740D0">
      <w:pPr>
        <w:rPr>
          <w:rFonts w:ascii="Arial" w:eastAsia="Arial" w:hAnsi="Arial" w:cs="Arial"/>
        </w:rPr>
      </w:pPr>
      <w:r w:rsidRPr="2CCE55B9">
        <w:rPr>
          <w:rFonts w:ascii="Arial" w:eastAsia="Arial" w:hAnsi="Arial" w:cs="Arial"/>
        </w:rPr>
        <w:t>REQ-1: The system shall provide a "Sign Up" option for new users.</w:t>
      </w:r>
    </w:p>
    <w:p w14:paraId="5F673BFC" w14:textId="526CF281" w:rsidR="1CF2ABF5" w:rsidRDefault="1CF2ABF5" w:rsidP="37A740D0">
      <w:pPr>
        <w:rPr>
          <w:rFonts w:ascii="Arial" w:eastAsia="Arial" w:hAnsi="Arial" w:cs="Arial"/>
        </w:rPr>
      </w:pPr>
      <w:r w:rsidRPr="2CCE55B9">
        <w:rPr>
          <w:rFonts w:ascii="Arial" w:eastAsia="Arial" w:hAnsi="Arial" w:cs="Arial"/>
        </w:rPr>
        <w:t>REQ-2: The system shall accept input for the username, password, and account type.</w:t>
      </w:r>
    </w:p>
    <w:p w14:paraId="0AF33A77" w14:textId="47C4131D" w:rsidR="1CF2ABF5" w:rsidRDefault="1CF2ABF5" w:rsidP="37A740D0">
      <w:pPr>
        <w:rPr>
          <w:rFonts w:ascii="Arial" w:eastAsia="Arial" w:hAnsi="Arial" w:cs="Arial"/>
        </w:rPr>
      </w:pPr>
      <w:r w:rsidRPr="2CCE55B9">
        <w:rPr>
          <w:rFonts w:ascii="Arial" w:eastAsia="Arial" w:hAnsi="Arial" w:cs="Arial"/>
        </w:rPr>
        <w:t>REQ-3: The system shall verify whether the username already exists in the user database.</w:t>
      </w:r>
    </w:p>
    <w:p w14:paraId="036B231D" w14:textId="2AC02DCE" w:rsidR="1CF2ABF5" w:rsidRDefault="1CF2ABF5" w:rsidP="37A740D0">
      <w:pPr>
        <w:rPr>
          <w:rFonts w:ascii="Arial" w:eastAsia="Arial" w:hAnsi="Arial" w:cs="Arial"/>
        </w:rPr>
      </w:pPr>
      <w:r w:rsidRPr="2CCE55B9">
        <w:rPr>
          <w:rFonts w:ascii="Arial" w:eastAsia="Arial" w:hAnsi="Arial" w:cs="Arial"/>
        </w:rPr>
        <w:t>REQ-4: If the username is unique, the system shall create a new user account.</w:t>
      </w:r>
    </w:p>
    <w:p w14:paraId="3F8B5725" w14:textId="4D1106E3" w:rsidR="1CF2ABF5" w:rsidRDefault="1CF2ABF5" w:rsidP="37A740D0">
      <w:pPr>
        <w:rPr>
          <w:rFonts w:ascii="Arial" w:eastAsia="Arial" w:hAnsi="Arial" w:cs="Arial"/>
        </w:rPr>
      </w:pPr>
      <w:r w:rsidRPr="2CCE55B9">
        <w:rPr>
          <w:rFonts w:ascii="Arial" w:eastAsia="Arial" w:hAnsi="Arial" w:cs="Arial"/>
        </w:rPr>
        <w:t>REQ-5: If the username already exists, the system shall display an error message.</w:t>
      </w:r>
    </w:p>
    <w:p w14:paraId="00685294" w14:textId="291CF08B" w:rsidR="54195C67" w:rsidRDefault="1CF2ABF5" w:rsidP="54195C67">
      <w:pPr>
        <w:rPr>
          <w:rFonts w:ascii="Arial" w:eastAsia="Arial" w:hAnsi="Arial" w:cs="Arial"/>
        </w:rPr>
      </w:pPr>
      <w:r w:rsidRPr="2CCE55B9">
        <w:rPr>
          <w:rFonts w:ascii="Arial" w:eastAsia="Arial" w:hAnsi="Arial" w:cs="Arial"/>
        </w:rPr>
        <w:t>REQ-6: The system shall display a success message upon account creation</w:t>
      </w:r>
    </w:p>
    <w:p w14:paraId="1121C870" w14:textId="4A9D7595" w:rsidR="1E06354F" w:rsidRDefault="2F1C3E82" w:rsidP="26CCEF99">
      <w:pPr>
        <w:pStyle w:val="Heading2"/>
        <w:numPr>
          <w:ilvl w:val="0"/>
          <w:numId w:val="0"/>
        </w:numPr>
      </w:pPr>
      <w:r>
        <w:t xml:space="preserve">4.2 </w:t>
      </w:r>
      <w:r w:rsidR="72A35B63">
        <w:t>Login</w:t>
      </w:r>
    </w:p>
    <w:p w14:paraId="58B08C09" w14:textId="14F9E369" w:rsidR="2369F7B0" w:rsidRDefault="2369F7B0" w:rsidP="60390DFA">
      <w:r>
        <w:t>Description and Priority</w:t>
      </w:r>
    </w:p>
    <w:p w14:paraId="06A37632" w14:textId="4A62DC10" w:rsidR="2369F7B0" w:rsidRDefault="2369F7B0" w:rsidP="60390DFA">
      <w:pPr>
        <w:rPr>
          <w:rFonts w:ascii="Arial" w:eastAsia="Arial" w:hAnsi="Arial" w:cs="Arial"/>
        </w:rPr>
      </w:pPr>
      <w:r w:rsidRPr="2CCE55B9">
        <w:rPr>
          <w:rFonts w:ascii="Arial" w:eastAsia="Arial" w:hAnsi="Arial" w:cs="Arial"/>
        </w:rPr>
        <w:t>Allows a user with an existing account to log into the system. This feature is of High priority as it is necessary for users to access any functionality that requires authentication.</w:t>
      </w:r>
    </w:p>
    <w:p w14:paraId="67D7ED8C" w14:textId="66B54195" w:rsidR="2369F7B0" w:rsidRDefault="2369F7B0" w:rsidP="60390DFA">
      <w:r>
        <w:t xml:space="preserve"> </w:t>
      </w:r>
    </w:p>
    <w:p w14:paraId="08364A48" w14:textId="7A171F5E" w:rsidR="2369F7B0" w:rsidRDefault="2369F7B0" w:rsidP="60390DFA">
      <w:r>
        <w:t>Stimulus/Response Sequences</w:t>
      </w:r>
    </w:p>
    <w:p w14:paraId="2552B1D9" w14:textId="3C23AE6B" w:rsidR="2369F7B0" w:rsidRDefault="2369F7B0" w:rsidP="60390DFA"/>
    <w:p w14:paraId="4900913A" w14:textId="712F3E11" w:rsidR="2369F7B0" w:rsidRDefault="2369F7B0" w:rsidP="60390DFA">
      <w:pPr>
        <w:rPr>
          <w:rFonts w:eastAsia="Arial"/>
        </w:rPr>
      </w:pPr>
      <w:r w:rsidRPr="127B48AF">
        <w:rPr>
          <w:rFonts w:ascii="Arial" w:eastAsia="Arial" w:hAnsi="Arial" w:cs="Arial"/>
        </w:rPr>
        <w:t>The user inputs their username and password into the login interface.</w:t>
      </w:r>
    </w:p>
    <w:p w14:paraId="42D76359" w14:textId="7A4F6E37" w:rsidR="2369F7B0" w:rsidRDefault="2369F7B0" w:rsidP="60390DFA">
      <w:pPr>
        <w:rPr>
          <w:rFonts w:eastAsia="Arial"/>
        </w:rPr>
      </w:pPr>
      <w:r w:rsidRPr="127B48AF">
        <w:rPr>
          <w:rFonts w:ascii="Arial" w:eastAsia="Arial" w:hAnsi="Arial" w:cs="Arial"/>
        </w:rPr>
        <w:t>If the credentials are valid, the user is successfully logged in and gains access to the app.</w:t>
      </w:r>
    </w:p>
    <w:p w14:paraId="19445D0C" w14:textId="3C56796E" w:rsidR="2369F7B0" w:rsidRDefault="2369F7B0" w:rsidP="60390DFA">
      <w:pPr>
        <w:rPr>
          <w:rFonts w:eastAsia="Arial"/>
        </w:rPr>
      </w:pPr>
      <w:r w:rsidRPr="127B48AF">
        <w:rPr>
          <w:rFonts w:ascii="Arial" w:eastAsia="Arial" w:hAnsi="Arial" w:cs="Arial"/>
        </w:rPr>
        <w:t>If the credentials are invalid, the system displays an error message and prompts the user to try again.</w:t>
      </w:r>
    </w:p>
    <w:p w14:paraId="6D7E5726" w14:textId="435DE70B" w:rsidR="2369F7B0" w:rsidRDefault="2369F7B0" w:rsidP="60390DFA">
      <w:pPr>
        <w:rPr>
          <w:rFonts w:eastAsia="Arial"/>
        </w:rPr>
      </w:pPr>
      <w:r w:rsidRPr="127B48AF">
        <w:rPr>
          <w:rFonts w:ascii="Arial" w:eastAsia="Arial" w:hAnsi="Arial" w:cs="Arial"/>
        </w:rPr>
        <w:t>If the user fails to log in more than 8 times, the system temporarily blocks further login attempts.</w:t>
      </w:r>
    </w:p>
    <w:p w14:paraId="18653373" w14:textId="52B0637B" w:rsidR="0086B5A7" w:rsidRDefault="0086B5A7" w:rsidP="0086B5A7"/>
    <w:p w14:paraId="597DB7DC" w14:textId="02007AC9" w:rsidR="2369F7B0" w:rsidRDefault="2369F7B0" w:rsidP="60390DFA">
      <w:r>
        <w:t>Functional Requirements</w:t>
      </w:r>
    </w:p>
    <w:p w14:paraId="6706A53E" w14:textId="0FC79628" w:rsidR="2369F7B0" w:rsidRDefault="2369F7B0" w:rsidP="609FA067">
      <w:pPr>
        <w:rPr>
          <w:rFonts w:ascii="Arial" w:eastAsia="Arial" w:hAnsi="Arial" w:cs="Arial"/>
        </w:rPr>
      </w:pPr>
      <w:r w:rsidRPr="609FA067">
        <w:rPr>
          <w:rFonts w:ascii="Arial" w:eastAsia="Arial" w:hAnsi="Arial" w:cs="Arial"/>
        </w:rPr>
        <w:t>REQ-1: The system shall accept the user's username and password through the login interface.</w:t>
      </w:r>
    </w:p>
    <w:p w14:paraId="4010E646" w14:textId="6F456C4F" w:rsidR="2369F7B0" w:rsidRDefault="2369F7B0" w:rsidP="609FA067">
      <w:pPr>
        <w:rPr>
          <w:rFonts w:ascii="Arial" w:eastAsia="Arial" w:hAnsi="Arial" w:cs="Arial"/>
        </w:rPr>
      </w:pPr>
      <w:r w:rsidRPr="609FA067">
        <w:rPr>
          <w:rFonts w:ascii="Arial" w:eastAsia="Arial" w:hAnsi="Arial" w:cs="Arial"/>
        </w:rPr>
        <w:t>REQ-2: The system shall verify the user's credentials against the user database.</w:t>
      </w:r>
    </w:p>
    <w:p w14:paraId="432403DF" w14:textId="60FB143C" w:rsidR="2369F7B0" w:rsidRDefault="2369F7B0" w:rsidP="609FA067">
      <w:pPr>
        <w:rPr>
          <w:rFonts w:ascii="Arial" w:eastAsia="Arial" w:hAnsi="Arial" w:cs="Arial"/>
        </w:rPr>
      </w:pPr>
      <w:r w:rsidRPr="609FA067">
        <w:rPr>
          <w:rFonts w:ascii="Arial" w:eastAsia="Arial" w:hAnsi="Arial" w:cs="Arial"/>
        </w:rPr>
        <w:t>REQ-3: If the credentials are valid, the system shall allow the user to log in.</w:t>
      </w:r>
    </w:p>
    <w:p w14:paraId="320E32BB" w14:textId="55F94371" w:rsidR="2369F7B0" w:rsidRDefault="2369F7B0" w:rsidP="609FA067">
      <w:pPr>
        <w:rPr>
          <w:rFonts w:ascii="Arial" w:eastAsia="Arial" w:hAnsi="Arial" w:cs="Arial"/>
        </w:rPr>
      </w:pPr>
      <w:r w:rsidRPr="609FA067">
        <w:rPr>
          <w:rFonts w:ascii="Arial" w:eastAsia="Arial" w:hAnsi="Arial" w:cs="Arial"/>
        </w:rPr>
        <w:t>REQ-4: If the credentials are invalid, the system shall display an error message prompting the user to retry.</w:t>
      </w:r>
    </w:p>
    <w:p w14:paraId="3431F5B6" w14:textId="53982787" w:rsidR="2369F7B0" w:rsidRDefault="2369F7B0" w:rsidP="609FA067">
      <w:pPr>
        <w:rPr>
          <w:rFonts w:ascii="Arial" w:eastAsia="Arial" w:hAnsi="Arial" w:cs="Arial"/>
        </w:rPr>
      </w:pPr>
      <w:r w:rsidRPr="609FA067">
        <w:rPr>
          <w:rFonts w:ascii="Arial" w:eastAsia="Arial" w:hAnsi="Arial" w:cs="Arial"/>
        </w:rPr>
        <w:t>REQ-5: If the user fails to log in more than 8 times, the system shall temporarily block further login attempts and display an account lock message</w:t>
      </w:r>
    </w:p>
    <w:p w14:paraId="164F51E6" w14:textId="1639703C" w:rsidR="3C52D6EF" w:rsidRDefault="3C52D6EF" w:rsidP="7580BA6B">
      <w:pPr>
        <w:rPr>
          <w:rFonts w:eastAsia="Times" w:cs="Times"/>
        </w:rPr>
      </w:pPr>
    </w:p>
    <w:p w14:paraId="2CBECF04" w14:textId="3AA3F9CE" w:rsidR="747D0D45" w:rsidRDefault="103D1B43" w:rsidP="3789510B">
      <w:pPr>
        <w:pStyle w:val="Heading2"/>
        <w:numPr>
          <w:ilvl w:val="0"/>
          <w:numId w:val="0"/>
        </w:numPr>
        <w:rPr>
          <w:rFonts w:eastAsia="Times" w:cs="Times"/>
        </w:rPr>
      </w:pPr>
      <w:r w:rsidRPr="066FDCB2">
        <w:rPr>
          <w:rFonts w:eastAsia="Times"/>
        </w:rPr>
        <w:t xml:space="preserve">4.3 </w:t>
      </w:r>
      <w:r w:rsidR="3D10A9C2">
        <w:rPr>
          <w:rFonts w:eastAsia="Times"/>
        </w:rPr>
        <w:t>Create CheckList</w:t>
      </w:r>
    </w:p>
    <w:p w14:paraId="693D9AFA" w14:textId="23AF46FC" w:rsidR="3D10A9C2" w:rsidRDefault="3D10A9C2" w:rsidP="5159FB42">
      <w:r>
        <w:t>Description and Priority</w:t>
      </w:r>
    </w:p>
    <w:p w14:paraId="2669ED74" w14:textId="34615222" w:rsidR="3D10A9C2" w:rsidRDefault="3D10A9C2" w:rsidP="609FA067">
      <w:pPr>
        <w:rPr>
          <w:rFonts w:ascii="Arial" w:eastAsia="Arial" w:hAnsi="Arial" w:cs="Arial"/>
        </w:rPr>
      </w:pPr>
      <w:r w:rsidRPr="609FA067">
        <w:rPr>
          <w:rFonts w:ascii="Arial" w:eastAsia="Arial" w:hAnsi="Arial" w:cs="Arial"/>
        </w:rPr>
        <w:t>Allows users to indicate preferences on the checklist, which filters repair shops based on those preferences.</w:t>
      </w:r>
    </w:p>
    <w:p w14:paraId="523C9B85" w14:textId="2EB72976" w:rsidR="3D10A9C2" w:rsidRDefault="3D10A9C2" w:rsidP="5159FB42">
      <w:r>
        <w:t>Priority: Medium</w:t>
      </w:r>
    </w:p>
    <w:p w14:paraId="7B094DFF" w14:textId="7CE9730F" w:rsidR="3D10A9C2" w:rsidRDefault="3D10A9C2" w:rsidP="5159FB42">
      <w:r>
        <w:t xml:space="preserve"> </w:t>
      </w:r>
    </w:p>
    <w:p w14:paraId="763ED5F8" w14:textId="28E81C78" w:rsidR="3D10A9C2" w:rsidRDefault="3D10A9C2" w:rsidP="5159FB42">
      <w:r>
        <w:t>Stimulus/Response Sequences</w:t>
      </w:r>
    </w:p>
    <w:p w14:paraId="6E53A22C" w14:textId="429CDB53" w:rsidR="3D10A9C2" w:rsidRDefault="3D10A9C2" w:rsidP="609FA067">
      <w:pPr>
        <w:rPr>
          <w:rFonts w:ascii="Arial" w:eastAsia="Arial" w:hAnsi="Arial" w:cs="Arial"/>
        </w:rPr>
      </w:pPr>
      <w:r w:rsidRPr="609FA067">
        <w:rPr>
          <w:rFonts w:ascii="Arial" w:eastAsia="Arial" w:hAnsi="Arial" w:cs="Arial"/>
        </w:rPr>
        <w:t>The user selects various types of e-waste they wish to recycle by interacting with the checklist options in the system.</w:t>
      </w:r>
    </w:p>
    <w:p w14:paraId="34163F2C" w14:textId="1969738E" w:rsidR="3D10A9C2" w:rsidRDefault="3D10A9C2" w:rsidP="609FA067">
      <w:pPr>
        <w:rPr>
          <w:rFonts w:ascii="Arial" w:eastAsia="Arial" w:hAnsi="Arial" w:cs="Arial"/>
        </w:rPr>
      </w:pPr>
      <w:r w:rsidRPr="609FA067">
        <w:rPr>
          <w:rFonts w:ascii="Arial" w:eastAsia="Arial" w:hAnsi="Arial" w:cs="Arial"/>
        </w:rPr>
        <w:t>The user clicks on the "Submit" button.</w:t>
      </w:r>
    </w:p>
    <w:p w14:paraId="57716098" w14:textId="56116AC7" w:rsidR="3D10A9C2" w:rsidRDefault="3D10A9C2" w:rsidP="609FA067">
      <w:pPr>
        <w:rPr>
          <w:rFonts w:ascii="Arial" w:eastAsia="Arial" w:hAnsi="Arial" w:cs="Arial"/>
        </w:rPr>
      </w:pPr>
      <w:r w:rsidRPr="609FA067">
        <w:rPr>
          <w:rFonts w:ascii="Arial" w:eastAsia="Arial" w:hAnsi="Arial" w:cs="Arial"/>
        </w:rPr>
        <w:t>The system processes these preferences and provides the available services based on the user’s selection.</w:t>
      </w:r>
    </w:p>
    <w:p w14:paraId="0B992FF3" w14:textId="336F4902" w:rsidR="1B5C9E73" w:rsidRDefault="1B5C9E73" w:rsidP="1B5C9E73"/>
    <w:p w14:paraId="18CFBFCC" w14:textId="441F7BA0" w:rsidR="3D10A9C2" w:rsidRDefault="3D10A9C2" w:rsidP="5159FB42">
      <w:r>
        <w:t>Functional Requirements</w:t>
      </w:r>
    </w:p>
    <w:p w14:paraId="74E81904" w14:textId="0E872A07" w:rsidR="3D10A9C2" w:rsidRDefault="3D10A9C2" w:rsidP="609FA067">
      <w:pPr>
        <w:rPr>
          <w:rFonts w:ascii="Arial" w:eastAsia="Arial" w:hAnsi="Arial" w:cs="Arial"/>
        </w:rPr>
      </w:pPr>
      <w:r w:rsidRPr="609FA067">
        <w:rPr>
          <w:rFonts w:ascii="Arial" w:eastAsia="Arial" w:hAnsi="Arial" w:cs="Arial"/>
        </w:rPr>
        <w:t>REQ-1: The system shall allow users to select multiple types of e-waste items through a checklist.</w:t>
      </w:r>
    </w:p>
    <w:p w14:paraId="7043A15F" w14:textId="360F38AB" w:rsidR="3D10A9C2" w:rsidRDefault="3D10A9C2" w:rsidP="609FA067">
      <w:pPr>
        <w:rPr>
          <w:rFonts w:ascii="Arial" w:eastAsia="Arial" w:hAnsi="Arial" w:cs="Arial"/>
        </w:rPr>
      </w:pPr>
      <w:r w:rsidRPr="609FA067">
        <w:rPr>
          <w:rFonts w:ascii="Arial" w:eastAsia="Arial" w:hAnsi="Arial" w:cs="Arial"/>
        </w:rPr>
        <w:t>REQ-2: The system shall provide a "Submit" button for users to confirm their selection.</w:t>
      </w:r>
    </w:p>
    <w:p w14:paraId="5392F36B" w14:textId="20BB77DD" w:rsidR="3D10A9C2" w:rsidRDefault="3D10A9C2" w:rsidP="609FA067">
      <w:pPr>
        <w:rPr>
          <w:rFonts w:ascii="Arial" w:eastAsia="Arial" w:hAnsi="Arial" w:cs="Arial"/>
        </w:rPr>
      </w:pPr>
      <w:r w:rsidRPr="609FA067">
        <w:rPr>
          <w:rFonts w:ascii="Arial" w:eastAsia="Arial" w:hAnsi="Arial" w:cs="Arial"/>
        </w:rPr>
        <w:t>REQ-3: Upon clicking "Submit", the system shall send the selected checklist preferences to the ChecklistOptionTable for storage.</w:t>
      </w:r>
    </w:p>
    <w:p w14:paraId="3E2A4384" w14:textId="6A9DE982" w:rsidR="3D10A9C2" w:rsidRDefault="3D10A9C2" w:rsidP="609FA067">
      <w:pPr>
        <w:rPr>
          <w:rFonts w:ascii="Arial" w:eastAsia="Arial" w:hAnsi="Arial" w:cs="Arial"/>
        </w:rPr>
      </w:pPr>
      <w:r w:rsidRPr="609FA067">
        <w:rPr>
          <w:rFonts w:ascii="Arial" w:eastAsia="Arial" w:hAnsi="Arial" w:cs="Arial"/>
        </w:rPr>
        <w:t>REQ-4: The system shall take the user to the service type selection screen upon successful submission of preferences.</w:t>
      </w:r>
    </w:p>
    <w:p w14:paraId="69B67FEA" w14:textId="5B50562A" w:rsidR="04C89209" w:rsidRDefault="04C89209" w:rsidP="04C89209">
      <w:pPr>
        <w:rPr>
          <w:rFonts w:eastAsia="Times" w:cs="Times"/>
        </w:rPr>
      </w:pPr>
    </w:p>
    <w:p w14:paraId="1D000A73" w14:textId="7B0A7AD3" w:rsidR="047D469D" w:rsidRDefault="6901EC97" w:rsidP="066FDCB2">
      <w:pPr>
        <w:pStyle w:val="Heading2"/>
        <w:numPr>
          <w:ilvl w:val="0"/>
          <w:numId w:val="0"/>
        </w:numPr>
        <w:rPr>
          <w:rFonts w:eastAsia="Times"/>
        </w:rPr>
      </w:pPr>
      <w:r w:rsidRPr="066FDCB2">
        <w:rPr>
          <w:rFonts w:eastAsia="Times"/>
        </w:rPr>
        <w:t xml:space="preserve">4.4 </w:t>
      </w:r>
      <w:r w:rsidR="3B3ABD73">
        <w:rPr>
          <w:rFonts w:eastAsia="Times"/>
        </w:rPr>
        <w:t>Update Checklist</w:t>
      </w:r>
    </w:p>
    <w:p w14:paraId="2B0A9F08" w14:textId="622FFC7F" w:rsidR="4C497742" w:rsidRDefault="4C497742" w:rsidP="024FF8FC">
      <w:r>
        <w:t>Description and Priority</w:t>
      </w:r>
    </w:p>
    <w:p w14:paraId="064747CA" w14:textId="70D4412E" w:rsidR="4C497742" w:rsidRDefault="4C497742" w:rsidP="609FA067">
      <w:pPr>
        <w:rPr>
          <w:rFonts w:ascii="Arial" w:eastAsia="Arial" w:hAnsi="Arial" w:cs="Arial"/>
        </w:rPr>
      </w:pPr>
      <w:r w:rsidRPr="609FA067">
        <w:rPr>
          <w:rFonts w:ascii="Arial" w:eastAsia="Arial" w:hAnsi="Arial" w:cs="Arial"/>
        </w:rPr>
        <w:t>This feature allows shop owners to indicate the type of e-waste accepted. When users filter locations using the checklist, the shops' preferences will be displayed on the map. This feature is of high priority as it ensures shops display up-to-date information, facilitating effective e-waste disposal and recycling.</w:t>
      </w:r>
    </w:p>
    <w:p w14:paraId="64F504F4" w14:textId="517097AF" w:rsidR="4C497742" w:rsidRDefault="4C497742" w:rsidP="609FA067">
      <w:pPr>
        <w:rPr>
          <w:rFonts w:ascii="Arial" w:eastAsia="Arial" w:hAnsi="Arial" w:cs="Arial"/>
        </w:rPr>
      </w:pPr>
      <w:r w:rsidRPr="609FA067">
        <w:rPr>
          <w:rFonts w:ascii="Arial" w:eastAsia="Arial" w:hAnsi="Arial" w:cs="Arial"/>
        </w:rPr>
        <w:t xml:space="preserve"> </w:t>
      </w:r>
    </w:p>
    <w:p w14:paraId="2493175D" w14:textId="636D75C2" w:rsidR="4C497742" w:rsidRDefault="4C497742" w:rsidP="024FF8FC">
      <w:r>
        <w:t>Stimulus/Response Sequences</w:t>
      </w:r>
    </w:p>
    <w:p w14:paraId="24421B28" w14:textId="3981C2FA" w:rsidR="4C497742" w:rsidRDefault="4C497742" w:rsidP="609FA067">
      <w:pPr>
        <w:rPr>
          <w:rFonts w:ascii="Arial" w:eastAsia="Arial" w:hAnsi="Arial" w:cs="Arial"/>
        </w:rPr>
      </w:pPr>
      <w:r w:rsidRPr="609FA067">
        <w:rPr>
          <w:rFonts w:ascii="Arial" w:eastAsia="Arial" w:hAnsi="Arial" w:cs="Arial"/>
        </w:rPr>
        <w:t>The shop owner clicks on the "Update Checklist" button in the ForumUI.</w:t>
      </w:r>
    </w:p>
    <w:p w14:paraId="3BEE3EA0" w14:textId="5286686D" w:rsidR="4C497742" w:rsidRDefault="4C497742" w:rsidP="609FA067">
      <w:pPr>
        <w:rPr>
          <w:rFonts w:ascii="Arial" w:eastAsia="Arial" w:hAnsi="Arial" w:cs="Arial"/>
        </w:rPr>
      </w:pPr>
      <w:r w:rsidRPr="609FA067">
        <w:rPr>
          <w:rFonts w:ascii="Arial" w:eastAsia="Arial" w:hAnsi="Arial" w:cs="Arial"/>
        </w:rPr>
        <w:t>The shop owner updates and submits the e-waste types they accept.</w:t>
      </w:r>
    </w:p>
    <w:p w14:paraId="0D7EA095" w14:textId="0E7C1ABD" w:rsidR="4C497742" w:rsidRDefault="4C497742" w:rsidP="609FA067">
      <w:pPr>
        <w:rPr>
          <w:rFonts w:ascii="Arial" w:eastAsia="Arial" w:hAnsi="Arial" w:cs="Arial"/>
        </w:rPr>
      </w:pPr>
      <w:r w:rsidRPr="609FA067">
        <w:rPr>
          <w:rFonts w:ascii="Arial" w:eastAsia="Arial" w:hAnsi="Arial" w:cs="Arial"/>
        </w:rPr>
        <w:t>The system processes the updated checklist and stores the preferences in ChecklistOptionTable.</w:t>
      </w:r>
    </w:p>
    <w:p w14:paraId="0FFAA05D" w14:textId="23EB3746" w:rsidR="4C497742" w:rsidRDefault="4C497742" w:rsidP="609FA067">
      <w:pPr>
        <w:rPr>
          <w:rFonts w:ascii="Arial" w:eastAsia="Arial" w:hAnsi="Arial" w:cs="Arial"/>
        </w:rPr>
      </w:pPr>
      <w:r w:rsidRPr="609FA067">
        <w:rPr>
          <w:rFonts w:ascii="Arial" w:eastAsia="Arial" w:hAnsi="Arial" w:cs="Arial"/>
        </w:rPr>
        <w:t>Confirmation is provided to the shop owner once the update is successfully processed.</w:t>
      </w:r>
    </w:p>
    <w:p w14:paraId="70B7DC5D" w14:textId="1EA2CDC1" w:rsidR="13695288" w:rsidRDefault="13695288" w:rsidP="609FA067">
      <w:pPr>
        <w:rPr>
          <w:rFonts w:ascii="Arial" w:eastAsia="Arial" w:hAnsi="Arial" w:cs="Arial"/>
        </w:rPr>
      </w:pPr>
    </w:p>
    <w:p w14:paraId="4DCB5209" w14:textId="24433A00" w:rsidR="4C497742" w:rsidRDefault="4C497742" w:rsidP="024FF8FC">
      <w:r>
        <w:t>Functional Requirements</w:t>
      </w:r>
    </w:p>
    <w:p w14:paraId="0D2ED10D" w14:textId="7E4A1861" w:rsidR="4C497742" w:rsidRDefault="4C497742" w:rsidP="609FA067">
      <w:pPr>
        <w:rPr>
          <w:rFonts w:ascii="Arial" w:eastAsia="Arial" w:hAnsi="Arial" w:cs="Arial"/>
        </w:rPr>
      </w:pPr>
      <w:r w:rsidRPr="609FA067">
        <w:rPr>
          <w:rFonts w:ascii="Arial" w:eastAsia="Arial" w:hAnsi="Arial" w:cs="Arial"/>
        </w:rPr>
        <w:t>REQ-1: The system must allow the shop owner to select and update the type of e-waste they accept through the ForumUI.</w:t>
      </w:r>
    </w:p>
    <w:p w14:paraId="7B95D059" w14:textId="6D4B3CB4" w:rsidR="4C497742" w:rsidRDefault="4C497742" w:rsidP="609FA067">
      <w:pPr>
        <w:rPr>
          <w:rFonts w:ascii="Arial" w:eastAsia="Arial" w:hAnsi="Arial" w:cs="Arial"/>
        </w:rPr>
      </w:pPr>
      <w:r w:rsidRPr="609FA067">
        <w:rPr>
          <w:rFonts w:ascii="Arial" w:eastAsia="Arial" w:hAnsi="Arial" w:cs="Arial"/>
        </w:rPr>
        <w:t>REQ-2: The system must save the updated preferences to the ChecklistOptionTable.</w:t>
      </w:r>
    </w:p>
    <w:p w14:paraId="1BFD5C62" w14:textId="6ED16EF3" w:rsidR="4C497742" w:rsidRDefault="4C497742" w:rsidP="609FA067">
      <w:pPr>
        <w:rPr>
          <w:rFonts w:ascii="Arial" w:eastAsia="Arial" w:hAnsi="Arial" w:cs="Arial"/>
        </w:rPr>
      </w:pPr>
      <w:r w:rsidRPr="609FA067">
        <w:rPr>
          <w:rFonts w:ascii="Arial" w:eastAsia="Arial" w:hAnsi="Arial" w:cs="Arial"/>
        </w:rPr>
        <w:t>REQ-3: The system must notify the shop owner of the successful update or any errors encountered during the process.</w:t>
      </w:r>
    </w:p>
    <w:p w14:paraId="50B2006D" w14:textId="3CE4A359" w:rsidR="0B7B34EC" w:rsidRDefault="0B7B34EC" w:rsidP="0B7B34EC"/>
    <w:p w14:paraId="1468D23A" w14:textId="59EAFED0" w:rsidR="000FCC51" w:rsidRDefault="5A2F116F" w:rsidP="066FDCB2">
      <w:pPr>
        <w:pStyle w:val="Heading2"/>
        <w:numPr>
          <w:ilvl w:val="0"/>
          <w:numId w:val="0"/>
        </w:numPr>
      </w:pPr>
      <w:r>
        <w:t xml:space="preserve">4.5 </w:t>
      </w:r>
      <w:r w:rsidR="2EF29EBC">
        <w:t>Select Waste Type</w:t>
      </w:r>
    </w:p>
    <w:p w14:paraId="2DBB07B0" w14:textId="3BE3A97D" w:rsidR="2EF29EBC" w:rsidRDefault="2EF29EBC" w:rsidP="463B7440">
      <w:r>
        <w:t>Description and Priority</w:t>
      </w:r>
    </w:p>
    <w:p w14:paraId="5455F68F" w14:textId="7603DC9A" w:rsidR="2EF29EBC" w:rsidRDefault="2EF29EBC" w:rsidP="01789145">
      <w:pPr>
        <w:rPr>
          <w:rFonts w:ascii="Arial" w:eastAsia="Arial" w:hAnsi="Arial" w:cs="Arial"/>
        </w:rPr>
      </w:pPr>
      <w:r w:rsidRPr="01789145">
        <w:rPr>
          <w:rFonts w:ascii="Arial" w:eastAsia="Arial" w:hAnsi="Arial" w:cs="Arial"/>
        </w:rPr>
        <w:t>Allows the user to select the type of service they are interested in, such as Repair, Recycle, or Disposal. Based on the selected service, the system filters and displays nearby shop locations that match the selected type. This feature is of High priority, as it is a core functionality of the eCycle app.</w:t>
      </w:r>
    </w:p>
    <w:p w14:paraId="721A3444" w14:textId="3A9ED967" w:rsidR="2EF29EBC" w:rsidRDefault="2EF29EBC" w:rsidP="463B7440">
      <w:r>
        <w:t xml:space="preserve"> </w:t>
      </w:r>
    </w:p>
    <w:p w14:paraId="7BCEACB1" w14:textId="1F5DC468" w:rsidR="2EF29EBC" w:rsidRDefault="2EF29EBC" w:rsidP="463B7440">
      <w:r>
        <w:t>Stimulus/Response Sequences</w:t>
      </w:r>
    </w:p>
    <w:p w14:paraId="2E048F29" w14:textId="6A54EC1D" w:rsidR="2EF29EBC" w:rsidRDefault="2EF29EBC" w:rsidP="01789145">
      <w:pPr>
        <w:rPr>
          <w:rFonts w:ascii="Arial" w:eastAsia="Arial" w:hAnsi="Arial" w:cs="Arial"/>
        </w:rPr>
      </w:pPr>
      <w:r w:rsidRPr="01789145">
        <w:rPr>
          <w:rFonts w:ascii="Arial" w:eastAsia="Arial" w:hAnsi="Arial" w:cs="Arial"/>
        </w:rPr>
        <w:t xml:space="preserve">The user selects a type of </w:t>
      </w:r>
      <w:r w:rsidR="3A2AF336" w:rsidRPr="01789145">
        <w:rPr>
          <w:rFonts w:ascii="Arial" w:eastAsia="Arial" w:hAnsi="Arial" w:cs="Arial"/>
        </w:rPr>
        <w:t xml:space="preserve">service </w:t>
      </w:r>
      <w:r w:rsidRPr="01789145">
        <w:rPr>
          <w:rFonts w:ascii="Arial" w:eastAsia="Arial" w:hAnsi="Arial" w:cs="Arial"/>
        </w:rPr>
        <w:t xml:space="preserve">they want </w:t>
      </w:r>
      <w:r w:rsidR="1DEDA11E" w:rsidRPr="01789145">
        <w:rPr>
          <w:rFonts w:ascii="Arial" w:eastAsia="Arial" w:hAnsi="Arial" w:cs="Arial"/>
        </w:rPr>
        <w:t>(</w:t>
      </w:r>
      <w:r w:rsidRPr="01789145">
        <w:rPr>
          <w:rFonts w:ascii="Arial" w:eastAsia="Arial" w:hAnsi="Arial" w:cs="Arial"/>
        </w:rPr>
        <w:t>repair, recycle, or dispose</w:t>
      </w:r>
      <w:r w:rsidR="0FF60194" w:rsidRPr="01789145">
        <w:rPr>
          <w:rFonts w:ascii="Arial" w:eastAsia="Arial" w:hAnsi="Arial" w:cs="Arial"/>
        </w:rPr>
        <w:t>)</w:t>
      </w:r>
      <w:r w:rsidRPr="01789145">
        <w:rPr>
          <w:rFonts w:ascii="Arial" w:eastAsia="Arial" w:hAnsi="Arial" w:cs="Arial"/>
        </w:rPr>
        <w:t>.</w:t>
      </w:r>
    </w:p>
    <w:p w14:paraId="6835E872" w14:textId="6DBF3AA2" w:rsidR="2EF29EBC" w:rsidRDefault="2EF29EBC" w:rsidP="01789145">
      <w:pPr>
        <w:rPr>
          <w:rFonts w:ascii="Arial" w:eastAsia="Arial" w:hAnsi="Arial" w:cs="Arial"/>
        </w:rPr>
      </w:pPr>
      <w:r w:rsidRPr="01789145">
        <w:rPr>
          <w:rFonts w:ascii="Arial" w:eastAsia="Arial" w:hAnsi="Arial" w:cs="Arial"/>
        </w:rPr>
        <w:t xml:space="preserve">The system displays relevant shop locations that match the selected type of </w:t>
      </w:r>
      <w:r w:rsidR="2D154B1B" w:rsidRPr="01789145">
        <w:rPr>
          <w:rFonts w:ascii="Arial" w:eastAsia="Arial" w:hAnsi="Arial" w:cs="Arial"/>
        </w:rPr>
        <w:t>s</w:t>
      </w:r>
      <w:r w:rsidRPr="01789145">
        <w:rPr>
          <w:rFonts w:ascii="Arial" w:eastAsia="Arial" w:hAnsi="Arial" w:cs="Arial"/>
        </w:rPr>
        <w:t>e</w:t>
      </w:r>
      <w:r w:rsidR="2D154B1B" w:rsidRPr="01789145">
        <w:rPr>
          <w:rFonts w:ascii="Arial" w:eastAsia="Arial" w:hAnsi="Arial" w:cs="Arial"/>
        </w:rPr>
        <w:t>rvice</w:t>
      </w:r>
      <w:r w:rsidRPr="01789145">
        <w:rPr>
          <w:rFonts w:ascii="Arial" w:eastAsia="Arial" w:hAnsi="Arial" w:cs="Arial"/>
        </w:rPr>
        <w:t>.</w:t>
      </w:r>
    </w:p>
    <w:p w14:paraId="37A360A6" w14:textId="43381A83" w:rsidR="2EF29EBC" w:rsidRDefault="2EF29EBC" w:rsidP="01789145">
      <w:pPr>
        <w:rPr>
          <w:rFonts w:ascii="Arial" w:eastAsia="Arial" w:hAnsi="Arial" w:cs="Arial"/>
        </w:rPr>
      </w:pPr>
      <w:r w:rsidRPr="01789145">
        <w:rPr>
          <w:rFonts w:ascii="Arial" w:eastAsia="Arial" w:hAnsi="Arial" w:cs="Arial"/>
        </w:rPr>
        <w:t>The user selects a shop to view more details or directions.</w:t>
      </w:r>
    </w:p>
    <w:p w14:paraId="26889689" w14:textId="4225537A" w:rsidR="671D6BF2" w:rsidRDefault="671D6BF2" w:rsidP="01789145">
      <w:pPr>
        <w:rPr>
          <w:rFonts w:ascii="Arial" w:eastAsia="Arial" w:hAnsi="Arial" w:cs="Arial"/>
        </w:rPr>
      </w:pPr>
    </w:p>
    <w:p w14:paraId="079A905C" w14:textId="4E039166" w:rsidR="2EF29EBC" w:rsidRDefault="2EF29EBC" w:rsidP="463B7440">
      <w:r>
        <w:t>Functional Requirements</w:t>
      </w:r>
    </w:p>
    <w:p w14:paraId="2B5EA79A" w14:textId="0009578D" w:rsidR="2EF29EBC" w:rsidRDefault="2EF29EBC" w:rsidP="01789145">
      <w:pPr>
        <w:rPr>
          <w:rFonts w:ascii="Arial" w:eastAsia="Arial" w:hAnsi="Arial" w:cs="Arial"/>
        </w:rPr>
      </w:pPr>
      <w:r w:rsidRPr="01789145">
        <w:rPr>
          <w:rFonts w:ascii="Arial" w:eastAsia="Arial" w:hAnsi="Arial" w:cs="Arial"/>
        </w:rPr>
        <w:t>REQ-1: The system must allow the user to select one of three waste service types: Repair, Recycle, or Disposal.</w:t>
      </w:r>
    </w:p>
    <w:p w14:paraId="60389A5F" w14:textId="484458F2" w:rsidR="2EF29EBC" w:rsidRDefault="2EF29EBC" w:rsidP="01789145">
      <w:pPr>
        <w:rPr>
          <w:rFonts w:ascii="Arial" w:eastAsia="Arial" w:hAnsi="Arial" w:cs="Arial"/>
        </w:rPr>
      </w:pPr>
      <w:r w:rsidRPr="01789145">
        <w:rPr>
          <w:rFonts w:ascii="Arial" w:eastAsia="Arial" w:hAnsi="Arial" w:cs="Arial"/>
        </w:rPr>
        <w:t xml:space="preserve">REQ-2: The system must display a filtered list of shop locations based on the user's selected </w:t>
      </w:r>
      <w:r w:rsidR="5917F40E" w:rsidRPr="01789145">
        <w:rPr>
          <w:rFonts w:ascii="Arial" w:eastAsia="Arial" w:hAnsi="Arial" w:cs="Arial"/>
        </w:rPr>
        <w:t>service</w:t>
      </w:r>
      <w:r w:rsidRPr="01789145">
        <w:rPr>
          <w:rFonts w:ascii="Arial" w:eastAsia="Arial" w:hAnsi="Arial" w:cs="Arial"/>
        </w:rPr>
        <w:t xml:space="preserve"> type.</w:t>
      </w:r>
    </w:p>
    <w:p w14:paraId="72AE1361" w14:textId="6327BE85" w:rsidR="2EF29EBC" w:rsidRDefault="2EF29EBC" w:rsidP="463B7440">
      <w:r w:rsidRPr="01789145">
        <w:rPr>
          <w:rFonts w:ascii="Arial" w:eastAsia="Arial" w:hAnsi="Arial" w:cs="Arial"/>
        </w:rPr>
        <w:t>REQ-3: The system must navigate to the Map UI after the user selects the desired service type.</w:t>
      </w:r>
    </w:p>
    <w:p w14:paraId="026214A5" w14:textId="66ED56F6" w:rsidR="0D4CC9E7" w:rsidRDefault="0D4CC9E7" w:rsidP="0D4CC9E7"/>
    <w:p w14:paraId="0E2B7971" w14:textId="47C9346F" w:rsidR="0D4CC9E7" w:rsidRDefault="1475985C" w:rsidP="3418976A">
      <w:pPr>
        <w:pStyle w:val="Heading2"/>
        <w:numPr>
          <w:ilvl w:val="0"/>
          <w:numId w:val="0"/>
        </w:numPr>
      </w:pPr>
      <w:r>
        <w:t xml:space="preserve">4.6 </w:t>
      </w:r>
      <w:r w:rsidR="08D4A7B1">
        <w:t>Get Current Location</w:t>
      </w:r>
    </w:p>
    <w:p w14:paraId="05631AFC" w14:textId="32E73A25" w:rsidR="08D4A7B1" w:rsidRDefault="08D4A7B1" w:rsidP="51D6655B">
      <w:r>
        <w:t>Description and Priority</w:t>
      </w:r>
    </w:p>
    <w:p w14:paraId="2117D52D" w14:textId="735D5D13" w:rsidR="08D4A7B1" w:rsidRDefault="08D4A7B1" w:rsidP="01789145">
      <w:pPr>
        <w:rPr>
          <w:rFonts w:ascii="Arial" w:eastAsia="Arial" w:hAnsi="Arial" w:cs="Arial"/>
        </w:rPr>
      </w:pPr>
      <w:r w:rsidRPr="01789145">
        <w:rPr>
          <w:rFonts w:ascii="Arial" w:eastAsia="Arial" w:hAnsi="Arial" w:cs="Arial"/>
        </w:rPr>
        <w:t>Allows the user to find nearby shops based on their current location. This feature is of High priority as it provides a convenient and user-friendly way to find relevant recycling locations without manually entering an address.</w:t>
      </w:r>
    </w:p>
    <w:p w14:paraId="71499A44" w14:textId="350ACEE7" w:rsidR="08D4A7B1" w:rsidRDefault="08D4A7B1" w:rsidP="51D6655B">
      <w:r>
        <w:t xml:space="preserve"> </w:t>
      </w:r>
    </w:p>
    <w:p w14:paraId="6F38F385" w14:textId="45CD1C0B" w:rsidR="08D4A7B1" w:rsidRDefault="08D4A7B1" w:rsidP="51D6655B">
      <w:r>
        <w:t>Stimulus/Response Sequences</w:t>
      </w:r>
    </w:p>
    <w:p w14:paraId="26265ADF" w14:textId="316CF733" w:rsidR="08D4A7B1" w:rsidRDefault="08D4A7B1" w:rsidP="01789145">
      <w:pPr>
        <w:rPr>
          <w:rFonts w:ascii="Arial" w:eastAsia="Arial" w:hAnsi="Arial" w:cs="Arial"/>
        </w:rPr>
      </w:pPr>
      <w:r w:rsidRPr="01789145">
        <w:rPr>
          <w:rFonts w:ascii="Arial" w:eastAsia="Arial" w:hAnsi="Arial" w:cs="Arial"/>
        </w:rPr>
        <w:t>The user chooses to use their current location via the MapUI.</w:t>
      </w:r>
    </w:p>
    <w:p w14:paraId="5B734BA9" w14:textId="13516EEF" w:rsidR="08D4A7B1" w:rsidRDefault="08D4A7B1" w:rsidP="01789145">
      <w:pPr>
        <w:rPr>
          <w:rFonts w:ascii="Arial" w:eastAsia="Arial" w:hAnsi="Arial" w:cs="Arial"/>
        </w:rPr>
      </w:pPr>
      <w:r w:rsidRPr="01789145">
        <w:rPr>
          <w:rFonts w:ascii="Arial" w:eastAsia="Arial" w:hAnsi="Arial" w:cs="Arial"/>
        </w:rPr>
        <w:t>The system checks if the user has allowed location permissions.</w:t>
      </w:r>
    </w:p>
    <w:p w14:paraId="36939D30" w14:textId="4EB07007" w:rsidR="08D4A7B1" w:rsidRDefault="08D4A7B1" w:rsidP="01789145">
      <w:pPr>
        <w:rPr>
          <w:rFonts w:ascii="Arial" w:eastAsia="Arial" w:hAnsi="Arial" w:cs="Arial"/>
        </w:rPr>
      </w:pPr>
      <w:r w:rsidRPr="01789145">
        <w:rPr>
          <w:rFonts w:ascii="Arial" w:eastAsia="Arial" w:hAnsi="Arial" w:cs="Arial"/>
        </w:rPr>
        <w:t>If the location permission is granted, the system retrieves the user's latitude and longitude.</w:t>
      </w:r>
    </w:p>
    <w:p w14:paraId="5EF143F2" w14:textId="75756BE7" w:rsidR="08D4A7B1" w:rsidRDefault="08D4A7B1" w:rsidP="01789145">
      <w:pPr>
        <w:rPr>
          <w:rFonts w:ascii="Arial" w:eastAsia="Arial" w:hAnsi="Arial" w:cs="Arial"/>
        </w:rPr>
      </w:pPr>
      <w:r w:rsidRPr="01789145">
        <w:rPr>
          <w:rFonts w:ascii="Arial" w:eastAsia="Arial" w:hAnsi="Arial" w:cs="Arial"/>
        </w:rPr>
        <w:t>The system fetches relevant shop locations that match the user's checklist preferences.</w:t>
      </w:r>
    </w:p>
    <w:p w14:paraId="40520CEB" w14:textId="25066898" w:rsidR="08D4A7B1" w:rsidRDefault="08D4A7B1" w:rsidP="01789145">
      <w:pPr>
        <w:rPr>
          <w:rFonts w:ascii="Arial" w:eastAsia="Arial" w:hAnsi="Arial" w:cs="Arial"/>
        </w:rPr>
      </w:pPr>
      <w:r w:rsidRPr="01789145">
        <w:rPr>
          <w:rFonts w:ascii="Arial" w:eastAsia="Arial" w:hAnsi="Arial" w:cs="Arial"/>
        </w:rPr>
        <w:t>The coordinates of nearby shops are returned to the MapUI and displayed on the user interface.</w:t>
      </w:r>
    </w:p>
    <w:p w14:paraId="20157998" w14:textId="0C376B5C" w:rsidR="6429214D" w:rsidRDefault="6429214D" w:rsidP="01789145">
      <w:pPr>
        <w:rPr>
          <w:rFonts w:ascii="Arial" w:eastAsia="Arial" w:hAnsi="Arial" w:cs="Arial"/>
        </w:rPr>
      </w:pPr>
    </w:p>
    <w:p w14:paraId="0E7A027E" w14:textId="37EB27B9" w:rsidR="08D4A7B1" w:rsidRDefault="08D4A7B1" w:rsidP="51D6655B">
      <w:r>
        <w:t>Functional Requirements</w:t>
      </w:r>
    </w:p>
    <w:p w14:paraId="4BE59C2A" w14:textId="0D87E39E" w:rsidR="08D4A7B1" w:rsidRDefault="08D4A7B1" w:rsidP="51D6655B">
      <w:r>
        <w:t>REQ-1: The system shall provide an option for the user to use their current location.</w:t>
      </w:r>
    </w:p>
    <w:p w14:paraId="47101B84" w14:textId="7902BE2D" w:rsidR="08D4A7B1" w:rsidRDefault="08D4A7B1" w:rsidP="51D6655B">
      <w:r>
        <w:t>REQ-2: The system shall verify if location permission is granted by the user.</w:t>
      </w:r>
    </w:p>
    <w:p w14:paraId="534CDDB3" w14:textId="29026A97" w:rsidR="08D4A7B1" w:rsidRDefault="08D4A7B1" w:rsidP="51D6655B">
      <w:r>
        <w:t>REQ-3: If the permission is granted, the system shall retrieve latitude and longitude of the user’s current location.</w:t>
      </w:r>
    </w:p>
    <w:p w14:paraId="674D4DD6" w14:textId="0E188459" w:rsidR="08D4A7B1" w:rsidRDefault="08D4A7B1" w:rsidP="51D6655B">
      <w:r>
        <w:t>REQ-4: The system shall fetch shop locations that match the user's checklist preferences.</w:t>
      </w:r>
    </w:p>
    <w:p w14:paraId="356D0073" w14:textId="048299DA" w:rsidR="08D4A7B1" w:rsidRDefault="08D4A7B1" w:rsidP="51D6655B">
      <w:r>
        <w:t>REQ-5: The system shall display the map with nearby shops on the user interface.</w:t>
      </w:r>
    </w:p>
    <w:p w14:paraId="2E83742C" w14:textId="616A5B6F" w:rsidR="6A20AC19" w:rsidRDefault="6A20AC19" w:rsidP="6A20AC19"/>
    <w:p w14:paraId="52D3E8D9" w14:textId="79233D62" w:rsidR="6A20AC19" w:rsidRDefault="6A20AC19" w:rsidP="6A20AC19"/>
    <w:p w14:paraId="46522EE6" w14:textId="35153F5A" w:rsidR="363A1E44" w:rsidRDefault="66C484AE" w:rsidP="56587EB6">
      <w:pPr>
        <w:pStyle w:val="Heading2"/>
        <w:numPr>
          <w:ilvl w:val="0"/>
          <w:numId w:val="0"/>
        </w:numPr>
      </w:pPr>
      <w:r>
        <w:t xml:space="preserve">4.7 </w:t>
      </w:r>
      <w:r w:rsidR="363A1E44">
        <w:t>Get Coordinates</w:t>
      </w:r>
    </w:p>
    <w:p w14:paraId="3B04F5FD" w14:textId="22DA04D0" w:rsidR="363A1E44" w:rsidRDefault="363A1E44" w:rsidP="0BBD9816">
      <w:r>
        <w:t>Description and Priority</w:t>
      </w:r>
    </w:p>
    <w:p w14:paraId="102039A8" w14:textId="56C682A5" w:rsidR="363A1E44" w:rsidRDefault="363A1E44" w:rsidP="0BBD9816">
      <w:r>
        <w:t xml:space="preserve"> </w:t>
      </w:r>
    </w:p>
    <w:p w14:paraId="1834E4AC" w14:textId="2500AC26" w:rsidR="363A1E44" w:rsidRDefault="363A1E44" w:rsidP="0BBD9816">
      <w:r>
        <w:t>This feature allows the user to find nearby shops based on manually entered location data. It is classified as High priority as it provides flexibility for users to manually input their desired address to locate nearby shops effectively.</w:t>
      </w:r>
    </w:p>
    <w:p w14:paraId="234609D7" w14:textId="379C0B89" w:rsidR="363A1E44" w:rsidRDefault="363A1E44" w:rsidP="0BBD9816">
      <w:r>
        <w:t xml:space="preserve"> </w:t>
      </w:r>
    </w:p>
    <w:p w14:paraId="1C6D2DC6" w14:textId="6862DFA4" w:rsidR="363A1E44" w:rsidRDefault="363A1E44" w:rsidP="0BBD9816">
      <w:r>
        <w:t>Stimulus/Response Sequences</w:t>
      </w:r>
    </w:p>
    <w:p w14:paraId="582133C3" w14:textId="62BB6BDE" w:rsidR="363A1E44" w:rsidRDefault="363A1E44" w:rsidP="0BBD9816">
      <w:r>
        <w:t xml:space="preserve"> </w:t>
      </w:r>
    </w:p>
    <w:p w14:paraId="28297924" w14:textId="3B374BC7" w:rsidR="363A1E44" w:rsidRDefault="363A1E44" w:rsidP="0BBD9816">
      <w:r>
        <w:t>The user inputs an address through the manual entry feature on the UI.</w:t>
      </w:r>
    </w:p>
    <w:p w14:paraId="22C180D3" w14:textId="5B819B04" w:rsidR="363A1E44" w:rsidRDefault="363A1E44" w:rsidP="0BBD9816">
      <w:r>
        <w:t>The system sends this address for validation and geolocation processing.</w:t>
      </w:r>
    </w:p>
    <w:p w14:paraId="49C6EC92" w14:textId="29AE7192" w:rsidR="363A1E44" w:rsidRDefault="363A1E44" w:rsidP="0BBD9816">
      <w:r>
        <w:t>If the address is valid, the corresponding geographical coordinates are retrieved.</w:t>
      </w:r>
    </w:p>
    <w:p w14:paraId="29A4033A" w14:textId="3F4CD99B" w:rsidR="363A1E44" w:rsidRDefault="363A1E44" w:rsidP="0BBD9816">
      <w:r>
        <w:t>The system returns the coordinates and displays nearby shops on the map view based on the user's input.</w:t>
      </w:r>
    </w:p>
    <w:p w14:paraId="13C8EEE9" w14:textId="7C29DED5" w:rsidR="363A1E44" w:rsidRDefault="363A1E44" w:rsidP="0BBD9816">
      <w:r>
        <w:t>If the address is invalid, an error message prompts the user to enter a valid address.</w:t>
      </w:r>
    </w:p>
    <w:p w14:paraId="586CA2C7" w14:textId="5F231238" w:rsidR="363A1E44" w:rsidRDefault="363A1E44" w:rsidP="0BBD9816">
      <w:r>
        <w:t xml:space="preserve"> </w:t>
      </w:r>
    </w:p>
    <w:p w14:paraId="1B8F88B6" w14:textId="27CD2332" w:rsidR="363A1E44" w:rsidRDefault="363A1E44" w:rsidP="0BBD9816">
      <w:r>
        <w:t>Functional Requirements</w:t>
      </w:r>
    </w:p>
    <w:p w14:paraId="457FB89E" w14:textId="58610FE6" w:rsidR="363A1E44" w:rsidRDefault="363A1E44" w:rsidP="0BBD9816">
      <w:r>
        <w:t xml:space="preserve"> </w:t>
      </w:r>
    </w:p>
    <w:p w14:paraId="0D89D55B" w14:textId="11AB3D7C" w:rsidR="363A1E44" w:rsidRDefault="363A1E44" w:rsidP="0BBD9816">
      <w:r>
        <w:t>REQ-1: The system shall allow the user to enter the desired address or postal code.</w:t>
      </w:r>
    </w:p>
    <w:p w14:paraId="0C959B35" w14:textId="5AEB0226" w:rsidR="363A1E44" w:rsidRDefault="363A1E44" w:rsidP="0BBD9816">
      <w:r>
        <w:t>REQ-2: The system shall validate the user-provided address for correctness.</w:t>
      </w:r>
    </w:p>
    <w:p w14:paraId="3EDBE627" w14:textId="577F3938" w:rsidR="363A1E44" w:rsidRDefault="363A1E44" w:rsidP="0BBD9816">
      <w:r>
        <w:t>REQ-3: The system shall retrieve geographical coordinates from the entered address if it is valid.</w:t>
      </w:r>
    </w:p>
    <w:p w14:paraId="02F33DE0" w14:textId="05C17D11" w:rsidR="363A1E44" w:rsidRDefault="363A1E44" w:rsidP="0BBD9816">
      <w:r>
        <w:t>REQ-4: The system shall prompt the user with an error message if the entered address is found to be invalid.</w:t>
      </w:r>
    </w:p>
    <w:p w14:paraId="5ED40AD6" w14:textId="6B8F9C72" w:rsidR="6A99F24D" w:rsidRDefault="363A1E44" w:rsidP="6A99F24D">
      <w:r>
        <w:t>REQ-5: The system shall display a map view based on the manually entered coordinates along with nearby matching shops.</w:t>
      </w:r>
    </w:p>
    <w:p w14:paraId="17C0CF7A" w14:textId="009B1B1E" w:rsidR="237A2A2E" w:rsidRDefault="237A2A2E" w:rsidP="237A2A2E"/>
    <w:p w14:paraId="6B77D198" w14:textId="24FB8224" w:rsidR="12165367" w:rsidRDefault="7DE04296" w:rsidP="1531F9F8">
      <w:pPr>
        <w:pStyle w:val="Heading2"/>
        <w:numPr>
          <w:ilvl w:val="0"/>
          <w:numId w:val="0"/>
        </w:numPr>
      </w:pPr>
      <w:r>
        <w:t xml:space="preserve">4.8 </w:t>
      </w:r>
      <w:r w:rsidR="12165367">
        <w:t>Get Directions</w:t>
      </w:r>
    </w:p>
    <w:p w14:paraId="4C1AD046" w14:textId="6EEA03D0" w:rsidR="12165367" w:rsidRDefault="12165367" w:rsidP="2116E00F">
      <w:r>
        <w:t>Description and Priority</w:t>
      </w:r>
    </w:p>
    <w:p w14:paraId="3892A554" w14:textId="0219C3A5" w:rsidR="62383D86" w:rsidRDefault="62383D86"/>
    <w:p w14:paraId="189B0F5E" w14:textId="5BA0294F" w:rsidR="12165367" w:rsidRDefault="12165367" w:rsidP="2116E00F">
      <w:r>
        <w:t>Allows the user to retrieve and view directions to a selected shop. This feature is of High priority as it enables users to efficiently navigate to the selected repair or disposal location.</w:t>
      </w:r>
    </w:p>
    <w:p w14:paraId="3A92AED6" w14:textId="5AC345EF" w:rsidR="12165367" w:rsidRDefault="12165367" w:rsidP="2116E00F">
      <w:r>
        <w:t xml:space="preserve"> </w:t>
      </w:r>
    </w:p>
    <w:p w14:paraId="7DA4C182" w14:textId="4F391F6A" w:rsidR="12165367" w:rsidRDefault="12165367" w:rsidP="2116E00F">
      <w:r>
        <w:t>Stimulus/Response Sequences</w:t>
      </w:r>
    </w:p>
    <w:p w14:paraId="4EAE6298" w14:textId="075BFD22" w:rsidR="62383D86" w:rsidRDefault="62383D86"/>
    <w:p w14:paraId="1C1AB67A" w14:textId="6419B05F" w:rsidR="12165367" w:rsidRDefault="12165367" w:rsidP="2116E00F">
      <w:r>
        <w:t>The user requests directions to the selected shop via the interface.</w:t>
      </w:r>
    </w:p>
    <w:p w14:paraId="4E314DF9" w14:textId="38880CDC" w:rsidR="12165367" w:rsidRDefault="12165367" w:rsidP="2116E00F">
      <w:r>
        <w:t>The system retrieves the shop location details.</w:t>
      </w:r>
    </w:p>
    <w:p w14:paraId="440A7EA6" w14:textId="226EDAD7" w:rsidR="12165367" w:rsidRDefault="12165367" w:rsidP="2116E00F">
      <w:r>
        <w:t>The system requests directions from Google Maps API, using the starting and selected shop location.</w:t>
      </w:r>
    </w:p>
    <w:p w14:paraId="18E450AF" w14:textId="13A8BD93" w:rsidR="12165367" w:rsidRDefault="12165367" w:rsidP="2116E00F">
      <w:r>
        <w:t>The system returns and formats the directions.</w:t>
      </w:r>
    </w:p>
    <w:p w14:paraId="1B5CAA2E" w14:textId="5E7E8047" w:rsidR="12165367" w:rsidRDefault="12165367" w:rsidP="2116E00F">
      <w:r>
        <w:t>The system displays the formatted directions to the user.</w:t>
      </w:r>
    </w:p>
    <w:p w14:paraId="00DC381F" w14:textId="43F30145" w:rsidR="62383D86" w:rsidRDefault="62383D86"/>
    <w:p w14:paraId="16AE025C" w14:textId="1A7F532B" w:rsidR="12165367" w:rsidRDefault="12165367" w:rsidP="2116E00F">
      <w:r>
        <w:t>Functional Requirements</w:t>
      </w:r>
    </w:p>
    <w:p w14:paraId="15C4105D" w14:textId="39137EF1" w:rsidR="12165367" w:rsidRDefault="12165367" w:rsidP="2116E00F">
      <w:r>
        <w:t xml:space="preserve"> </w:t>
      </w:r>
    </w:p>
    <w:p w14:paraId="10C94F83" w14:textId="00C30ABD" w:rsidR="12165367" w:rsidRDefault="12165367" w:rsidP="2116E00F">
      <w:r>
        <w:t>REQ-1: The system shall accept a user's request to get directions to the selected shop.</w:t>
      </w:r>
    </w:p>
    <w:p w14:paraId="11742F2B" w14:textId="20992CC3" w:rsidR="12165367" w:rsidRDefault="12165367" w:rsidP="2116E00F">
      <w:r>
        <w:t>REQ-2: The system shall retrieve the selected shop's location details.</w:t>
      </w:r>
    </w:p>
    <w:p w14:paraId="397503DA" w14:textId="0FB7D658" w:rsidR="12165367" w:rsidRDefault="12165367" w:rsidP="2116E00F">
      <w:r>
        <w:t>REQ-3: The system shall send a request for directions using the starting and selected shop location.</w:t>
      </w:r>
    </w:p>
    <w:p w14:paraId="0ABBF18A" w14:textId="17973025" w:rsidR="12165367" w:rsidRDefault="12165367" w:rsidP="2116E00F">
      <w:r>
        <w:t>REQ-4: The system shall receive and format the directions from the Google Maps API.</w:t>
      </w:r>
    </w:p>
    <w:p w14:paraId="281AD1D8" w14:textId="4D690AAB" w:rsidR="12165367" w:rsidRDefault="12165367" w:rsidP="2116E00F">
      <w:r>
        <w:t>REQ-5: The system shall display the formatted directions to the user.</w:t>
      </w:r>
    </w:p>
    <w:p w14:paraId="33ECE437" w14:textId="6D486EE5" w:rsidR="6E2C7240" w:rsidRDefault="6E2C7240" w:rsidP="6E2C7240"/>
    <w:p w14:paraId="7D04C52D" w14:textId="21D6C2C9" w:rsidR="2116E00F" w:rsidRDefault="7FCD1F2D" w:rsidP="0085E984">
      <w:pPr>
        <w:pStyle w:val="Heading2"/>
        <w:numPr>
          <w:ilvl w:val="0"/>
          <w:numId w:val="0"/>
        </w:numPr>
      </w:pPr>
      <w:r>
        <w:t xml:space="preserve">4.9 </w:t>
      </w:r>
      <w:r w:rsidR="49A68335">
        <w:t>Show Nearby Locations</w:t>
      </w:r>
    </w:p>
    <w:p w14:paraId="2645DFC8" w14:textId="0B571623" w:rsidR="49A68335" w:rsidRDefault="49A68335" w:rsidP="7023A7B0">
      <w:r>
        <w:t>Description and Priority</w:t>
      </w:r>
    </w:p>
    <w:p w14:paraId="01F17C2D" w14:textId="1B833296" w:rsidR="49A68335" w:rsidRDefault="49A68335" w:rsidP="01789145">
      <w:pPr>
        <w:rPr>
          <w:rFonts w:ascii="Arial" w:eastAsia="Arial" w:hAnsi="Arial" w:cs="Arial"/>
        </w:rPr>
      </w:pPr>
      <w:r w:rsidRPr="01789145">
        <w:rPr>
          <w:rFonts w:ascii="Arial" w:eastAsia="Arial" w:hAnsi="Arial" w:cs="Arial"/>
        </w:rPr>
        <w:t>Allows the user to see nearby repair or disposal locations. This feature is of High priority as it is essential for providing users with the ability to find suitable locations for their e-waste disposal or repair needs.</w:t>
      </w:r>
    </w:p>
    <w:p w14:paraId="0609CB59" w14:textId="3D277394" w:rsidR="49A68335" w:rsidRDefault="49A68335" w:rsidP="7023A7B0">
      <w:r>
        <w:t xml:space="preserve"> </w:t>
      </w:r>
    </w:p>
    <w:p w14:paraId="1DF56843" w14:textId="316A829A" w:rsidR="49A68335" w:rsidRDefault="49A68335" w:rsidP="7023A7B0">
      <w:r>
        <w:t>Stimulus/Response Sequences</w:t>
      </w:r>
    </w:p>
    <w:p w14:paraId="1CFEB029" w14:textId="53046E41" w:rsidR="62383D86" w:rsidRDefault="62383D86"/>
    <w:p w14:paraId="4AE65849" w14:textId="564B5CED" w:rsidR="49A68335" w:rsidRDefault="49A68335" w:rsidP="01789145">
      <w:pPr>
        <w:rPr>
          <w:rFonts w:ascii="Arial" w:eastAsia="Arial" w:hAnsi="Arial" w:cs="Arial"/>
        </w:rPr>
      </w:pPr>
      <w:r w:rsidRPr="01789145">
        <w:rPr>
          <w:rFonts w:ascii="Arial" w:eastAsia="Arial" w:hAnsi="Arial" w:cs="Arial"/>
        </w:rPr>
        <w:t>The user initiates a request to view nearby shops using the map interface.</w:t>
      </w:r>
    </w:p>
    <w:p w14:paraId="03E5D46E" w14:textId="4D1565E8" w:rsidR="49A68335" w:rsidRDefault="49A68335" w:rsidP="01789145">
      <w:pPr>
        <w:rPr>
          <w:rFonts w:ascii="Arial" w:eastAsia="Arial" w:hAnsi="Arial" w:cs="Arial"/>
        </w:rPr>
      </w:pPr>
      <w:r w:rsidRPr="01789145">
        <w:rPr>
          <w:rFonts w:ascii="Arial" w:eastAsia="Arial" w:hAnsi="Arial" w:cs="Arial"/>
        </w:rPr>
        <w:t>The system retrieves user checklist options and service type preferences.</w:t>
      </w:r>
    </w:p>
    <w:p w14:paraId="4F706F1B" w14:textId="5BCC5F36" w:rsidR="49A68335" w:rsidRDefault="49A68335" w:rsidP="01789145">
      <w:pPr>
        <w:rPr>
          <w:rFonts w:ascii="Arial" w:eastAsia="Arial" w:hAnsi="Arial" w:cs="Arial"/>
        </w:rPr>
      </w:pPr>
      <w:r w:rsidRPr="01789145">
        <w:rPr>
          <w:rFonts w:ascii="Arial" w:eastAsia="Arial" w:hAnsi="Arial" w:cs="Arial"/>
        </w:rPr>
        <w:t>The system calculates the distance between the user's location and shop locations.</w:t>
      </w:r>
    </w:p>
    <w:p w14:paraId="27AADAE5" w14:textId="2578F64F" w:rsidR="49A68335" w:rsidRDefault="49A68335" w:rsidP="01789145">
      <w:pPr>
        <w:rPr>
          <w:rFonts w:ascii="Arial" w:eastAsia="Arial" w:hAnsi="Arial" w:cs="Arial"/>
        </w:rPr>
      </w:pPr>
      <w:r w:rsidRPr="01789145">
        <w:rPr>
          <w:rFonts w:ascii="Arial" w:eastAsia="Arial" w:hAnsi="Arial" w:cs="Arial"/>
        </w:rPr>
        <w:t>The system displays the locations on the map based on the user's preferences.</w:t>
      </w:r>
    </w:p>
    <w:p w14:paraId="7100E917" w14:textId="22EFC168" w:rsidR="49A68335" w:rsidRDefault="49A68335" w:rsidP="01789145">
      <w:pPr>
        <w:rPr>
          <w:rFonts w:ascii="Arial" w:eastAsia="Arial" w:hAnsi="Arial" w:cs="Arial"/>
        </w:rPr>
      </w:pPr>
      <w:r w:rsidRPr="01789145">
        <w:rPr>
          <w:rFonts w:ascii="Arial" w:eastAsia="Arial" w:hAnsi="Arial" w:cs="Arial"/>
        </w:rPr>
        <w:t>If an error occurs during geocoding, the system displays an error message to the user.</w:t>
      </w:r>
    </w:p>
    <w:p w14:paraId="716385B4" w14:textId="505FFFB9" w:rsidR="7023A7B0" w:rsidRDefault="7023A7B0" w:rsidP="7023A7B0"/>
    <w:p w14:paraId="75FB43AE" w14:textId="1970F86F" w:rsidR="49A68335" w:rsidRDefault="49A68335" w:rsidP="7023A7B0">
      <w:r>
        <w:t xml:space="preserve">Functional Requirements </w:t>
      </w:r>
    </w:p>
    <w:p w14:paraId="29C277F0" w14:textId="2F945C9B" w:rsidR="62383D86" w:rsidRDefault="62383D86"/>
    <w:p w14:paraId="173584FF" w14:textId="2CCBD5A5" w:rsidR="49A68335" w:rsidRDefault="49A68335" w:rsidP="01789145">
      <w:pPr>
        <w:rPr>
          <w:rFonts w:ascii="Arial" w:eastAsia="Arial" w:hAnsi="Arial" w:cs="Arial"/>
        </w:rPr>
      </w:pPr>
      <w:r w:rsidRPr="01789145">
        <w:rPr>
          <w:rFonts w:ascii="Arial" w:eastAsia="Arial" w:hAnsi="Arial" w:cs="Arial"/>
        </w:rPr>
        <w:t>REQ-1: The system shall allow users to request to view nearby shops for e-waste repair or disposal through the map interface.</w:t>
      </w:r>
    </w:p>
    <w:p w14:paraId="261F235D" w14:textId="46C81ABC" w:rsidR="49A68335" w:rsidRDefault="49A68335" w:rsidP="01789145">
      <w:pPr>
        <w:rPr>
          <w:rFonts w:ascii="Arial" w:eastAsia="Arial" w:hAnsi="Arial" w:cs="Arial"/>
        </w:rPr>
      </w:pPr>
      <w:r w:rsidRPr="01789145">
        <w:rPr>
          <w:rFonts w:ascii="Arial" w:eastAsia="Arial" w:hAnsi="Arial" w:cs="Arial"/>
        </w:rPr>
        <w:t>REQ-2: The system shall retrieve the user's checklist options and service type preferences for shop selection.</w:t>
      </w:r>
    </w:p>
    <w:p w14:paraId="3E354415" w14:textId="760594D2" w:rsidR="49A68335" w:rsidRDefault="49A68335" w:rsidP="01789145">
      <w:pPr>
        <w:rPr>
          <w:rFonts w:ascii="Arial" w:eastAsia="Arial" w:hAnsi="Arial" w:cs="Arial"/>
        </w:rPr>
      </w:pPr>
      <w:r w:rsidRPr="01789145">
        <w:rPr>
          <w:rFonts w:ascii="Arial" w:eastAsia="Arial" w:hAnsi="Arial" w:cs="Arial"/>
        </w:rPr>
        <w:t>REQ-3: The system shall use Google Maps API to calculate the distance between the user's location and shop locations.</w:t>
      </w:r>
    </w:p>
    <w:p w14:paraId="4E0FC10D" w14:textId="5ABF763A" w:rsidR="49A68335" w:rsidRDefault="49A68335" w:rsidP="01789145">
      <w:pPr>
        <w:rPr>
          <w:rFonts w:ascii="Arial" w:eastAsia="Arial" w:hAnsi="Arial" w:cs="Arial"/>
        </w:rPr>
      </w:pPr>
      <w:r w:rsidRPr="01789145">
        <w:rPr>
          <w:rFonts w:ascii="Arial" w:eastAsia="Arial" w:hAnsi="Arial" w:cs="Arial"/>
        </w:rPr>
        <w:t>REQ-4: The system shall display nearby shops on the map based on the user's preferences, including repair and disposal options.</w:t>
      </w:r>
    </w:p>
    <w:p w14:paraId="4341AD25" w14:textId="4D216400" w:rsidR="49A68335" w:rsidRDefault="49A68335" w:rsidP="01789145">
      <w:pPr>
        <w:rPr>
          <w:rFonts w:ascii="Arial" w:eastAsia="Arial" w:hAnsi="Arial" w:cs="Arial"/>
        </w:rPr>
      </w:pPr>
      <w:r w:rsidRPr="01789145">
        <w:rPr>
          <w:rFonts w:ascii="Arial" w:eastAsia="Arial" w:hAnsi="Arial" w:cs="Arial"/>
        </w:rPr>
        <w:t>REQ-5: If an error occurs during geocoding, the system shall display an appropriate error message to inform the user of the issue.</w:t>
      </w:r>
    </w:p>
    <w:p w14:paraId="0CF1916D" w14:textId="18CCFCBF" w:rsidR="7023A7B0" w:rsidRDefault="7023A7B0" w:rsidP="7023A7B0"/>
    <w:p w14:paraId="15A8B721" w14:textId="34557250" w:rsidR="7023A7B0" w:rsidRDefault="4484690C" w:rsidP="01EF8A80">
      <w:pPr>
        <w:pStyle w:val="Heading2"/>
        <w:numPr>
          <w:ilvl w:val="0"/>
          <w:numId w:val="0"/>
        </w:numPr>
      </w:pPr>
      <w:r>
        <w:t xml:space="preserve">4.10 </w:t>
      </w:r>
      <w:r w:rsidR="1DBF11B4">
        <w:t>Store Location History</w:t>
      </w:r>
    </w:p>
    <w:p w14:paraId="6F8F030D" w14:textId="28229C2D" w:rsidR="1DBF11B4" w:rsidRDefault="1DBF11B4" w:rsidP="01EF8A80">
      <w:r>
        <w:t>Description and Priority</w:t>
      </w:r>
    </w:p>
    <w:p w14:paraId="684B4556" w14:textId="6D2B86E9" w:rsidR="62383D86" w:rsidRDefault="62383D86"/>
    <w:p w14:paraId="59920118" w14:textId="2CE8C05B" w:rsidR="1DBF11B4" w:rsidRDefault="1DBF11B4" w:rsidP="01789145">
      <w:pPr>
        <w:rPr>
          <w:rFonts w:ascii="Arial" w:eastAsia="Arial" w:hAnsi="Arial" w:cs="Arial"/>
        </w:rPr>
      </w:pPr>
      <w:r w:rsidRPr="01789145">
        <w:rPr>
          <w:rFonts w:ascii="Arial" w:eastAsia="Arial" w:hAnsi="Arial" w:cs="Arial"/>
        </w:rPr>
        <w:t>Stores the user's recent location visits to a history table for easy reference. This feature is of Medium priority as it enables users to easily revisit their frequently accessed locations.</w:t>
      </w:r>
    </w:p>
    <w:p w14:paraId="5A21E87E" w14:textId="02FEACA9" w:rsidR="1DBF11B4" w:rsidRDefault="1DBF11B4" w:rsidP="01EF8A80">
      <w:r>
        <w:t xml:space="preserve"> </w:t>
      </w:r>
    </w:p>
    <w:p w14:paraId="74DF2476" w14:textId="1854FB0E" w:rsidR="1DBF11B4" w:rsidRDefault="1DBF11B4" w:rsidP="01EF8A80">
      <w:r>
        <w:t>Stimulus/Response Sequences</w:t>
      </w:r>
    </w:p>
    <w:p w14:paraId="630C3EAE" w14:textId="7759E633" w:rsidR="62383D86" w:rsidRDefault="62383D86"/>
    <w:p w14:paraId="023D9E49" w14:textId="5898F031" w:rsidR="1DBF11B4" w:rsidRDefault="1DBF11B4" w:rsidP="62383D86">
      <w:pPr>
        <w:rPr>
          <w:rFonts w:ascii="Arial" w:eastAsia="Arial" w:hAnsi="Arial" w:cs="Arial"/>
        </w:rPr>
      </w:pPr>
      <w:r w:rsidRPr="62383D86">
        <w:rPr>
          <w:rFonts w:ascii="Arial" w:eastAsia="Arial" w:hAnsi="Arial" w:cs="Arial"/>
        </w:rPr>
        <w:t>The user clicks a marker on the map.</w:t>
      </w:r>
    </w:p>
    <w:p w14:paraId="602C3486" w14:textId="7AEF4191" w:rsidR="1DBF11B4" w:rsidRDefault="1DBF11B4" w:rsidP="62383D86">
      <w:pPr>
        <w:rPr>
          <w:rFonts w:ascii="Arial" w:eastAsia="Arial" w:hAnsi="Arial" w:cs="Arial"/>
        </w:rPr>
      </w:pPr>
      <w:r w:rsidRPr="62383D86">
        <w:rPr>
          <w:rFonts w:ascii="Arial" w:eastAsia="Arial" w:hAnsi="Arial" w:cs="Arial"/>
        </w:rPr>
        <w:t>The system sends the clicked location details to the server.</w:t>
      </w:r>
    </w:p>
    <w:p w14:paraId="61C1CEC2" w14:textId="4E708997" w:rsidR="1DBF11B4" w:rsidRDefault="1DBF11B4" w:rsidP="62383D86">
      <w:pPr>
        <w:rPr>
          <w:rFonts w:ascii="Arial" w:eastAsia="Arial" w:hAnsi="Arial" w:cs="Arial"/>
        </w:rPr>
      </w:pPr>
      <w:r w:rsidRPr="62383D86">
        <w:rPr>
          <w:rFonts w:ascii="Arial" w:eastAsia="Arial" w:hAnsi="Arial" w:cs="Arial"/>
        </w:rPr>
        <w:t>The system stores the location data in the user history table.</w:t>
      </w:r>
    </w:p>
    <w:p w14:paraId="494EF34D" w14:textId="07BF3894" w:rsidR="1DBF11B4" w:rsidRDefault="1DBF11B4" w:rsidP="62383D86">
      <w:pPr>
        <w:rPr>
          <w:rFonts w:ascii="Arial" w:eastAsia="Arial" w:hAnsi="Arial" w:cs="Arial"/>
        </w:rPr>
      </w:pPr>
      <w:r w:rsidRPr="62383D86">
        <w:rPr>
          <w:rFonts w:ascii="Arial" w:eastAsia="Arial" w:hAnsi="Arial" w:cs="Arial"/>
        </w:rPr>
        <w:t>The system displays the recent locations in the user's history.</w:t>
      </w:r>
    </w:p>
    <w:p w14:paraId="321234B4" w14:textId="30C3E51E" w:rsidR="01EF8A80" w:rsidRDefault="01EF8A80" w:rsidP="01EF8A80"/>
    <w:p w14:paraId="06C4D89D" w14:textId="06AB0DC4" w:rsidR="1DBF11B4" w:rsidRDefault="1DBF11B4" w:rsidP="01EF8A80">
      <w:r>
        <w:t>Functional Requirements</w:t>
      </w:r>
    </w:p>
    <w:p w14:paraId="3D7585C1" w14:textId="290CD232" w:rsidR="62383D86" w:rsidRDefault="62383D86"/>
    <w:p w14:paraId="3671491B" w14:textId="37972D50" w:rsidR="1DBF11B4" w:rsidRDefault="1DBF11B4" w:rsidP="62383D86">
      <w:pPr>
        <w:rPr>
          <w:rFonts w:ascii="Arial" w:eastAsia="Arial" w:hAnsi="Arial" w:cs="Arial"/>
        </w:rPr>
      </w:pPr>
      <w:r w:rsidRPr="62383D86">
        <w:rPr>
          <w:rFonts w:ascii="Arial" w:eastAsia="Arial" w:hAnsi="Arial" w:cs="Arial"/>
        </w:rPr>
        <w:t>REQ-1: The system shall accept the user's input (marker clicked) and send a request with location details.</w:t>
      </w:r>
    </w:p>
    <w:p w14:paraId="39EA5489" w14:textId="6969F601" w:rsidR="1DBF11B4" w:rsidRDefault="1DBF11B4" w:rsidP="62383D86">
      <w:pPr>
        <w:rPr>
          <w:rFonts w:ascii="Arial" w:eastAsia="Arial" w:hAnsi="Arial" w:cs="Arial"/>
        </w:rPr>
      </w:pPr>
      <w:r w:rsidRPr="62383D86">
        <w:rPr>
          <w:rFonts w:ascii="Arial" w:eastAsia="Arial" w:hAnsi="Arial" w:cs="Arial"/>
        </w:rPr>
        <w:t>REQ-2: The system shall store recent location data to a history table.</w:t>
      </w:r>
    </w:p>
    <w:p w14:paraId="407AD544" w14:textId="6389F7FF" w:rsidR="1DBF11B4" w:rsidRDefault="1DBF11B4" w:rsidP="62383D86">
      <w:pPr>
        <w:rPr>
          <w:rFonts w:ascii="Arial" w:eastAsia="Arial" w:hAnsi="Arial" w:cs="Arial"/>
        </w:rPr>
      </w:pPr>
      <w:r w:rsidRPr="62383D86">
        <w:rPr>
          <w:rFonts w:ascii="Arial" w:eastAsia="Arial" w:hAnsi="Arial" w:cs="Arial"/>
        </w:rPr>
        <w:t>REQ-3: The system shall retrieve history data for the user.</w:t>
      </w:r>
    </w:p>
    <w:p w14:paraId="67B9A97B" w14:textId="6F51E1B0" w:rsidR="1DBF11B4" w:rsidRDefault="1DBF11B4" w:rsidP="62383D86">
      <w:pPr>
        <w:rPr>
          <w:rFonts w:ascii="Arial" w:eastAsia="Arial" w:hAnsi="Arial" w:cs="Arial"/>
        </w:rPr>
      </w:pPr>
      <w:r w:rsidRPr="62383D86">
        <w:rPr>
          <w:rFonts w:ascii="Arial" w:eastAsia="Arial" w:hAnsi="Arial" w:cs="Arial"/>
        </w:rPr>
        <w:t>REQ-4: The system shall display the recent locations in the user's history for easy access.</w:t>
      </w:r>
    </w:p>
    <w:p w14:paraId="5144DAA6" w14:textId="2A2AAB05" w:rsidR="1DBF11B4" w:rsidRDefault="1DBF11B4" w:rsidP="62383D86">
      <w:pPr>
        <w:rPr>
          <w:rFonts w:ascii="Arial" w:eastAsia="Arial" w:hAnsi="Arial" w:cs="Arial"/>
        </w:rPr>
      </w:pPr>
      <w:r w:rsidRPr="62383D86">
        <w:rPr>
          <w:rFonts w:ascii="Arial" w:eastAsia="Arial" w:hAnsi="Arial" w:cs="Arial"/>
        </w:rPr>
        <w:t>REQ-5: If system or network errors prevent history updates, the system shall notify the user.</w:t>
      </w:r>
    </w:p>
    <w:p w14:paraId="292C1F4C" w14:textId="343B1400" w:rsidR="754CD62C" w:rsidRDefault="754CD62C" w:rsidP="754CD62C"/>
    <w:p w14:paraId="420921B6" w14:textId="55921695" w:rsidR="412D7103" w:rsidRDefault="6E8EBB97" w:rsidP="5A59FF4B">
      <w:pPr>
        <w:pStyle w:val="Heading2"/>
        <w:numPr>
          <w:ilvl w:val="0"/>
          <w:numId w:val="0"/>
        </w:numPr>
      </w:pPr>
      <w:r>
        <w:t xml:space="preserve">4.11 </w:t>
      </w:r>
      <w:r w:rsidR="412D7103">
        <w:t>Add shop</w:t>
      </w:r>
    </w:p>
    <w:p w14:paraId="03977FC8" w14:textId="4EF8CCC1" w:rsidR="412D7103" w:rsidRDefault="412D7103" w:rsidP="5A59FF4B">
      <w:r>
        <w:t>Description and Priority</w:t>
      </w:r>
      <w:r w:rsidR="47830977">
        <w:t>:</w:t>
      </w:r>
    </w:p>
    <w:p w14:paraId="7CA068D2" w14:textId="4CEDC370" w:rsidR="01789145" w:rsidRDefault="01789145"/>
    <w:p w14:paraId="556D1D0B" w14:textId="3CAC8307" w:rsidR="412D7103" w:rsidRDefault="412D7103" w:rsidP="5A59FF4B">
      <w:r>
        <w:t>This feature allows shop users to register their shop details in the system, making the shop visible for users searching for repair, recycling, or disposal services. This feature is of High priority as it is necessary to keep the shop information current and ensure that users have accurate options when searching for e-waste services.</w:t>
      </w:r>
    </w:p>
    <w:p w14:paraId="26E1CE9C" w14:textId="10F9B144" w:rsidR="412D7103" w:rsidRDefault="412D7103" w:rsidP="5A59FF4B">
      <w:r>
        <w:t xml:space="preserve"> </w:t>
      </w:r>
    </w:p>
    <w:p w14:paraId="6BA1D77C" w14:textId="46957114" w:rsidR="412D7103" w:rsidRDefault="412D7103" w:rsidP="5A59FF4B">
      <w:r>
        <w:t>Stimulus/Response Sequences</w:t>
      </w:r>
      <w:r w:rsidR="3A1EDF60">
        <w:t>:</w:t>
      </w:r>
    </w:p>
    <w:p w14:paraId="7C6AD9E3" w14:textId="30CE8A78" w:rsidR="01789145" w:rsidRDefault="01789145"/>
    <w:p w14:paraId="748CFC26" w14:textId="09008E6B" w:rsidR="412D7103" w:rsidRDefault="412D7103" w:rsidP="5A59FF4B">
      <w:r>
        <w:t>The shop user provides the shop details (e.g., shop name, address, waste service type).</w:t>
      </w:r>
    </w:p>
    <w:p w14:paraId="61AFEFEF" w14:textId="5692F58E" w:rsidR="412D7103" w:rsidRDefault="412D7103" w:rsidP="5A59FF4B">
      <w:r>
        <w:t>If the provided shop details are valid, the system adds a new record.</w:t>
      </w:r>
    </w:p>
    <w:p w14:paraId="6260477B" w14:textId="021A1ECF" w:rsidR="412D7103" w:rsidRDefault="412D7103" w:rsidP="5A59FF4B">
      <w:r>
        <w:t>If the shop already exists, the system updates the existing record.</w:t>
      </w:r>
    </w:p>
    <w:p w14:paraId="3E193527" w14:textId="21404B52" w:rsidR="412D7103" w:rsidRDefault="412D7103" w:rsidP="5A59FF4B">
      <w:r>
        <w:t>The user is notified of the success or failure of the operation.</w:t>
      </w:r>
    </w:p>
    <w:p w14:paraId="2CADBCC7" w14:textId="3326BB9F" w:rsidR="1531F9F8" w:rsidRDefault="1531F9F8" w:rsidP="1531F9F8"/>
    <w:p w14:paraId="6C12B9B3" w14:textId="2D84A03F" w:rsidR="412D7103" w:rsidRDefault="412D7103" w:rsidP="5A59FF4B">
      <w:r>
        <w:t>Functional Requirements</w:t>
      </w:r>
      <w:r w:rsidR="1733CBD1">
        <w:t>:</w:t>
      </w:r>
    </w:p>
    <w:p w14:paraId="3E5CDBE8" w14:textId="387DDB3C" w:rsidR="01789145" w:rsidRDefault="01789145"/>
    <w:p w14:paraId="305699A1" w14:textId="50EC4BCF" w:rsidR="412D7103" w:rsidRDefault="412D7103" w:rsidP="62383D86">
      <w:pPr>
        <w:rPr>
          <w:rFonts w:ascii="Arial" w:eastAsia="Arial" w:hAnsi="Arial" w:cs="Arial"/>
        </w:rPr>
      </w:pPr>
      <w:r w:rsidRPr="62383D86">
        <w:rPr>
          <w:rFonts w:ascii="Arial" w:eastAsia="Arial" w:hAnsi="Arial" w:cs="Arial"/>
        </w:rPr>
        <w:t>REQ-1: The system shall accept the shop details through the registration interface.</w:t>
      </w:r>
    </w:p>
    <w:p w14:paraId="4C24ED1A" w14:textId="36B3AB73" w:rsidR="412D7103" w:rsidRDefault="412D7103" w:rsidP="62383D86">
      <w:pPr>
        <w:rPr>
          <w:rFonts w:ascii="Arial" w:eastAsia="Arial" w:hAnsi="Arial" w:cs="Arial"/>
        </w:rPr>
      </w:pPr>
      <w:r w:rsidRPr="62383D86">
        <w:rPr>
          <w:rFonts w:ascii="Arial" w:eastAsia="Arial" w:hAnsi="Arial" w:cs="Arial"/>
        </w:rPr>
        <w:t>REQ-2: The system shall validate the shop details provided by the user.</w:t>
      </w:r>
    </w:p>
    <w:p w14:paraId="70FBE970" w14:textId="60C4E1CF" w:rsidR="412D7103" w:rsidRDefault="412D7103" w:rsidP="62383D86">
      <w:pPr>
        <w:rPr>
          <w:rFonts w:ascii="Arial" w:eastAsia="Arial" w:hAnsi="Arial" w:cs="Arial"/>
        </w:rPr>
      </w:pPr>
      <w:r w:rsidRPr="62383D86">
        <w:rPr>
          <w:rFonts w:ascii="Arial" w:eastAsia="Arial" w:hAnsi="Arial" w:cs="Arial"/>
        </w:rPr>
        <w:t>REQ-3: If the shop details are valid, the system shall add a new record to the shop database.</w:t>
      </w:r>
    </w:p>
    <w:p w14:paraId="57BD9766" w14:textId="0DAD6BDE" w:rsidR="412D7103" w:rsidRDefault="412D7103" w:rsidP="62383D86">
      <w:pPr>
        <w:rPr>
          <w:rFonts w:ascii="Arial" w:eastAsia="Arial" w:hAnsi="Arial" w:cs="Arial"/>
        </w:rPr>
      </w:pPr>
      <w:r w:rsidRPr="62383D86">
        <w:rPr>
          <w:rFonts w:ascii="Arial" w:eastAsia="Arial" w:hAnsi="Arial" w:cs="Arial"/>
        </w:rPr>
        <w:t>REQ-4: If the shop already exists, the system shall update the existing record.</w:t>
      </w:r>
    </w:p>
    <w:p w14:paraId="64F36F2C" w14:textId="4CD31AC7" w:rsidR="412D7103" w:rsidRDefault="412D7103" w:rsidP="62383D86">
      <w:pPr>
        <w:rPr>
          <w:rFonts w:ascii="Arial" w:eastAsia="Arial" w:hAnsi="Arial" w:cs="Arial"/>
        </w:rPr>
      </w:pPr>
      <w:r w:rsidRPr="62383D86">
        <w:rPr>
          <w:rFonts w:ascii="Arial" w:eastAsia="Arial" w:hAnsi="Arial" w:cs="Arial"/>
        </w:rPr>
        <w:t>REQ-5: The system shall provide a confirmation message to the shop user upon success or notify them of any errors.</w:t>
      </w:r>
    </w:p>
    <w:p w14:paraId="477AFBAE" w14:textId="7C8E4C3C" w:rsidR="123D804D" w:rsidRDefault="123D804D" w:rsidP="123D804D"/>
    <w:p w14:paraId="6046C400" w14:textId="43CB4CA4" w:rsidR="412D7103" w:rsidRDefault="7E00CBDA" w:rsidP="0085E984">
      <w:pPr>
        <w:pStyle w:val="Heading2"/>
        <w:numPr>
          <w:ilvl w:val="0"/>
          <w:numId w:val="0"/>
        </w:numPr>
      </w:pPr>
      <w:r>
        <w:t xml:space="preserve">4.12 </w:t>
      </w:r>
      <w:r w:rsidR="412D7103">
        <w:t>Edit Shop</w:t>
      </w:r>
    </w:p>
    <w:p w14:paraId="28FA469B" w14:textId="088E931D" w:rsidR="412D7103" w:rsidRDefault="412D7103" w:rsidP="0085E984">
      <w:r>
        <w:t>Description and Priority</w:t>
      </w:r>
      <w:r w:rsidR="5B958190">
        <w:t>:</w:t>
      </w:r>
    </w:p>
    <w:p w14:paraId="2E43E1DC" w14:textId="09A97AC9" w:rsidR="01789145" w:rsidRDefault="01789145"/>
    <w:p w14:paraId="3A5A55D3" w14:textId="17DE0E08" w:rsidR="412D7103" w:rsidRDefault="412D7103" w:rsidP="62383D86">
      <w:pPr>
        <w:rPr>
          <w:rFonts w:ascii="Arial" w:eastAsia="Arial" w:hAnsi="Arial" w:cs="Arial"/>
        </w:rPr>
      </w:pPr>
      <w:r w:rsidRPr="62383D86">
        <w:rPr>
          <w:rFonts w:ascii="Arial" w:eastAsia="Arial" w:hAnsi="Arial" w:cs="Arial"/>
        </w:rPr>
        <w:t>This feature allows a shop user to update their shop details in the system. This feature is of High priority as it ensures that shop information is accurate and up to date, which is crucial for visibility and service selection by users.</w:t>
      </w:r>
    </w:p>
    <w:p w14:paraId="6B672929" w14:textId="0EED5FFB" w:rsidR="412D7103" w:rsidRDefault="412D7103" w:rsidP="0085E984">
      <w:r>
        <w:t xml:space="preserve"> </w:t>
      </w:r>
    </w:p>
    <w:p w14:paraId="7000750B" w14:textId="052D776E" w:rsidR="412D7103" w:rsidRDefault="412D7103" w:rsidP="0085E984">
      <w:r>
        <w:t>Stimulus/Response Sequences</w:t>
      </w:r>
      <w:r w:rsidR="6680A58D">
        <w:t>:</w:t>
      </w:r>
    </w:p>
    <w:p w14:paraId="564FF986" w14:textId="7DB77AFF" w:rsidR="412D7103" w:rsidRDefault="412D7103" w:rsidP="0085E984">
      <w:r>
        <w:t xml:space="preserve"> </w:t>
      </w:r>
    </w:p>
    <w:p w14:paraId="4EA7A471" w14:textId="2D3C849F" w:rsidR="412D7103" w:rsidRDefault="412D7103" w:rsidP="62383D86">
      <w:pPr>
        <w:rPr>
          <w:rFonts w:ascii="Arial" w:eastAsia="Arial" w:hAnsi="Arial" w:cs="Arial"/>
        </w:rPr>
      </w:pPr>
      <w:r w:rsidRPr="62383D86">
        <w:rPr>
          <w:rFonts w:ascii="Arial" w:eastAsia="Arial" w:hAnsi="Arial" w:cs="Arial"/>
        </w:rPr>
        <w:t>The shop user provides updated shop details through the user interface.</w:t>
      </w:r>
    </w:p>
    <w:p w14:paraId="3AE11EB0" w14:textId="371C8F0A" w:rsidR="412D7103" w:rsidRDefault="412D7103" w:rsidP="62383D86">
      <w:pPr>
        <w:rPr>
          <w:rFonts w:ascii="Arial" w:eastAsia="Arial" w:hAnsi="Arial" w:cs="Arial"/>
        </w:rPr>
      </w:pPr>
      <w:r w:rsidRPr="62383D86">
        <w:rPr>
          <w:rFonts w:ascii="Arial" w:eastAsia="Arial" w:hAnsi="Arial" w:cs="Arial"/>
        </w:rPr>
        <w:t>The system validates the updated details.</w:t>
      </w:r>
    </w:p>
    <w:p w14:paraId="3CE56A75" w14:textId="74F7D06C" w:rsidR="412D7103" w:rsidRDefault="412D7103" w:rsidP="62383D86">
      <w:pPr>
        <w:rPr>
          <w:rFonts w:ascii="Arial" w:eastAsia="Arial" w:hAnsi="Arial" w:cs="Arial"/>
        </w:rPr>
      </w:pPr>
      <w:r w:rsidRPr="62383D86">
        <w:rPr>
          <w:rFonts w:ascii="Arial" w:eastAsia="Arial" w:hAnsi="Arial" w:cs="Arial"/>
        </w:rPr>
        <w:t>If validation is successful, the updated shop details are saved in the database.</w:t>
      </w:r>
    </w:p>
    <w:p w14:paraId="2FD9DC43" w14:textId="0D383A6C" w:rsidR="412D7103" w:rsidRDefault="412D7103" w:rsidP="62383D86">
      <w:pPr>
        <w:rPr>
          <w:rFonts w:ascii="Arial" w:eastAsia="Arial" w:hAnsi="Arial" w:cs="Arial"/>
        </w:rPr>
      </w:pPr>
      <w:r w:rsidRPr="62383D86">
        <w:rPr>
          <w:rFonts w:ascii="Arial" w:eastAsia="Arial" w:hAnsi="Arial" w:cs="Arial"/>
        </w:rPr>
        <w:t>If there is a database error, the user is notified to retry later.</w:t>
      </w:r>
    </w:p>
    <w:p w14:paraId="61E4AADA" w14:textId="3BB3C3EB" w:rsidR="412D7103" w:rsidRDefault="412D7103" w:rsidP="0085E984">
      <w:r>
        <w:t xml:space="preserve"> </w:t>
      </w:r>
    </w:p>
    <w:p w14:paraId="1D88CE2C" w14:textId="77189EC5" w:rsidR="412D7103" w:rsidRDefault="412D7103" w:rsidP="0085E984">
      <w:r>
        <w:t>Functional Requirements</w:t>
      </w:r>
      <w:r w:rsidR="66E6A91F">
        <w:t>:</w:t>
      </w:r>
    </w:p>
    <w:p w14:paraId="27B422CF" w14:textId="67D99D50" w:rsidR="412D7103" w:rsidRDefault="412D7103" w:rsidP="0085E984">
      <w:r>
        <w:t xml:space="preserve"> </w:t>
      </w:r>
    </w:p>
    <w:p w14:paraId="01B64E9C" w14:textId="3CBAEB18" w:rsidR="412D7103" w:rsidRDefault="412D7103" w:rsidP="62383D86">
      <w:pPr>
        <w:rPr>
          <w:rFonts w:ascii="Arial" w:eastAsia="Arial" w:hAnsi="Arial" w:cs="Arial"/>
        </w:rPr>
      </w:pPr>
      <w:r w:rsidRPr="62383D86">
        <w:rPr>
          <w:rFonts w:ascii="Arial" w:eastAsia="Arial" w:hAnsi="Arial" w:cs="Arial"/>
        </w:rPr>
        <w:t>REQ-1: The system shall accept the updated shop details provided by the shop user.</w:t>
      </w:r>
    </w:p>
    <w:p w14:paraId="11A96117" w14:textId="351F9FB3" w:rsidR="412D7103" w:rsidRDefault="412D7103" w:rsidP="62383D86">
      <w:pPr>
        <w:rPr>
          <w:rFonts w:ascii="Arial" w:eastAsia="Arial" w:hAnsi="Arial" w:cs="Arial"/>
        </w:rPr>
      </w:pPr>
      <w:r w:rsidRPr="62383D86">
        <w:rPr>
          <w:rFonts w:ascii="Arial" w:eastAsia="Arial" w:hAnsi="Arial" w:cs="Arial"/>
        </w:rPr>
        <w:t>REQ-2: The system shall validate the updated shop details for correctness and completeness.</w:t>
      </w:r>
    </w:p>
    <w:p w14:paraId="1E698F9C" w14:textId="32F4A83C" w:rsidR="412D7103" w:rsidRDefault="412D7103" w:rsidP="62383D86">
      <w:pPr>
        <w:rPr>
          <w:rFonts w:ascii="Arial" w:eastAsia="Arial" w:hAnsi="Arial" w:cs="Arial"/>
        </w:rPr>
      </w:pPr>
      <w:r w:rsidRPr="62383D86">
        <w:rPr>
          <w:rFonts w:ascii="Arial" w:eastAsia="Arial" w:hAnsi="Arial" w:cs="Arial"/>
        </w:rPr>
        <w:t>REQ-3: If validation is successful, the system shall update the existing shop record in the database.</w:t>
      </w:r>
    </w:p>
    <w:p w14:paraId="667F798F" w14:textId="626CF498" w:rsidR="412D7103" w:rsidRDefault="412D7103" w:rsidP="62383D86">
      <w:pPr>
        <w:rPr>
          <w:rFonts w:ascii="Arial" w:eastAsia="Arial" w:hAnsi="Arial" w:cs="Arial"/>
        </w:rPr>
      </w:pPr>
      <w:r w:rsidRPr="62383D86">
        <w:rPr>
          <w:rFonts w:ascii="Arial" w:eastAsia="Arial" w:hAnsi="Arial" w:cs="Arial"/>
        </w:rPr>
        <w:t>REQ-4: If a database error occurs, the system shall notify the shop user and suggest retrying later.</w:t>
      </w:r>
    </w:p>
    <w:p w14:paraId="1914FDDF" w14:textId="06BA6677" w:rsidR="378A9AF8" w:rsidRDefault="378A9AF8" w:rsidP="62383D86">
      <w:pPr>
        <w:rPr>
          <w:rFonts w:ascii="Arial" w:eastAsia="Arial" w:hAnsi="Arial" w:cs="Arial"/>
        </w:rPr>
      </w:pPr>
    </w:p>
    <w:p w14:paraId="6CB029A2" w14:textId="7AD975F8" w:rsidR="378A9AF8" w:rsidRDefault="68409C57" w:rsidP="3351068B">
      <w:pPr>
        <w:pStyle w:val="Heading2"/>
        <w:numPr>
          <w:ilvl w:val="0"/>
          <w:numId w:val="0"/>
        </w:numPr>
      </w:pPr>
      <w:r>
        <w:t xml:space="preserve">4.13 </w:t>
      </w:r>
      <w:r w:rsidR="7CD59129">
        <w:t>Add Forum</w:t>
      </w:r>
    </w:p>
    <w:p w14:paraId="049EDBDD" w14:textId="4730CF7F" w:rsidR="7CD59129" w:rsidRDefault="7CD59129" w:rsidP="02B6FDE5">
      <w:r>
        <w:t>Description and Priority</w:t>
      </w:r>
      <w:r w:rsidR="4D3E8A62">
        <w:t>:</w:t>
      </w:r>
    </w:p>
    <w:p w14:paraId="6B23DCF0" w14:textId="1C802C3F" w:rsidR="01789145" w:rsidRDefault="01789145"/>
    <w:p w14:paraId="6493FF93" w14:textId="5983A587" w:rsidR="7CD59129" w:rsidRDefault="7CD59129" w:rsidP="62383D86">
      <w:pPr>
        <w:rPr>
          <w:rFonts w:ascii="Arial" w:eastAsia="Arial" w:hAnsi="Arial" w:cs="Arial"/>
        </w:rPr>
      </w:pPr>
      <w:r w:rsidRPr="62383D86">
        <w:rPr>
          <w:rFonts w:ascii="Arial" w:eastAsia="Arial" w:hAnsi="Arial" w:cs="Arial"/>
        </w:rPr>
        <w:t>This feature allows a user or shop to post a new forum discussion for a specific shop. This feature is of High priority as it facilitates community engagement and communication.</w:t>
      </w:r>
    </w:p>
    <w:p w14:paraId="75F995B4" w14:textId="640EA906" w:rsidR="7CD59129" w:rsidRDefault="7CD59129" w:rsidP="02B6FDE5">
      <w:r>
        <w:t xml:space="preserve"> </w:t>
      </w:r>
    </w:p>
    <w:p w14:paraId="7DCA28E5" w14:textId="63DDFF3D" w:rsidR="7CD59129" w:rsidRDefault="7CD59129" w:rsidP="02B6FDE5">
      <w:r>
        <w:t>Stimulus/Response Sequences</w:t>
      </w:r>
      <w:r w:rsidR="55D58BFC">
        <w:t>:</w:t>
      </w:r>
    </w:p>
    <w:p w14:paraId="2D8CFF28" w14:textId="37C2ED35" w:rsidR="01789145" w:rsidRDefault="01789145"/>
    <w:p w14:paraId="7A0DA7B7" w14:textId="7CED33C6" w:rsidR="7CD59129" w:rsidRDefault="7CD59129" w:rsidP="62383D86">
      <w:pPr>
        <w:rPr>
          <w:rFonts w:ascii="Arial" w:eastAsia="Arial" w:hAnsi="Arial" w:cs="Arial"/>
        </w:rPr>
      </w:pPr>
      <w:r w:rsidRPr="62383D86">
        <w:rPr>
          <w:rFonts w:ascii="Arial" w:eastAsia="Arial" w:hAnsi="Arial" w:cs="Arial"/>
        </w:rPr>
        <w:t>The user writes a forum discussion text and clicks the "Add Forum" button in the forum interface.</w:t>
      </w:r>
    </w:p>
    <w:p w14:paraId="571AB1F3" w14:textId="238479F9" w:rsidR="7CD59129" w:rsidRDefault="7CD59129" w:rsidP="62383D86">
      <w:pPr>
        <w:rPr>
          <w:rFonts w:ascii="Arial" w:eastAsia="Arial" w:hAnsi="Arial" w:cs="Arial"/>
        </w:rPr>
      </w:pPr>
      <w:r w:rsidRPr="62383D86">
        <w:rPr>
          <w:rFonts w:ascii="Arial" w:eastAsia="Arial" w:hAnsi="Arial" w:cs="Arial"/>
        </w:rPr>
        <w:t>The system responds with a confirmation message indicating that the forum post has been successfully added.</w:t>
      </w:r>
    </w:p>
    <w:p w14:paraId="2649A9F2" w14:textId="2201B571" w:rsidR="7CD59129" w:rsidRDefault="7CD59129" w:rsidP="02B6FDE5">
      <w:r>
        <w:t>The forum interface updates the displayed forum list to include the newly added discussion.</w:t>
      </w:r>
    </w:p>
    <w:p w14:paraId="09888E3C" w14:textId="53E09F7F" w:rsidR="68184E85" w:rsidRDefault="68184E85" w:rsidP="68184E85"/>
    <w:p w14:paraId="789777AA" w14:textId="73707D15" w:rsidR="7CD59129" w:rsidRDefault="7CD59129" w:rsidP="02B6FDE5">
      <w:r>
        <w:t>Functional Requirements</w:t>
      </w:r>
      <w:r w:rsidR="0E061F6B">
        <w:t>:</w:t>
      </w:r>
    </w:p>
    <w:p w14:paraId="3E8422F0" w14:textId="143E7226" w:rsidR="01789145" w:rsidRDefault="01789145"/>
    <w:p w14:paraId="2BC499FA" w14:textId="708ED892" w:rsidR="7CD59129" w:rsidRDefault="7CD59129" w:rsidP="02B6FDE5">
      <w:r>
        <w:t>REQ-1: The system shall accept the user's forum text through the forum interface.</w:t>
      </w:r>
    </w:p>
    <w:p w14:paraId="1D4C5DA7" w14:textId="62C3228C" w:rsidR="7CD59129" w:rsidRDefault="7CD59129" w:rsidP="02B6FDE5">
      <w:r>
        <w:t>REQ-2: The system shall save the forum post and confirm the addition with a success message.</w:t>
      </w:r>
    </w:p>
    <w:p w14:paraId="1DD5096B" w14:textId="353BE7D7" w:rsidR="7CD59129" w:rsidRDefault="7CD59129" w:rsidP="02B6FDE5">
      <w:r>
        <w:t>REQ-3: The system shall update the displayed list of forums immediately after a new forum is added.</w:t>
      </w:r>
    </w:p>
    <w:p w14:paraId="1C8F46B7" w14:textId="07102E15" w:rsidR="3351068B" w:rsidRDefault="7CD59129" w:rsidP="3351068B">
      <w:r>
        <w:t>REQ-4: The system shall display an error message if the forum submission fails due to a server issue, advising the user to try again.</w:t>
      </w:r>
    </w:p>
    <w:p w14:paraId="21CC3CC8" w14:textId="383D2F62" w:rsidR="3FDC4213" w:rsidRDefault="3FDC4213"/>
    <w:p w14:paraId="18D91782" w14:textId="709F5D08" w:rsidR="5A366E3C" w:rsidRDefault="64E04DA0" w:rsidP="175A5A7C">
      <w:pPr>
        <w:pStyle w:val="Heading2"/>
        <w:numPr>
          <w:ilvl w:val="0"/>
          <w:numId w:val="0"/>
        </w:numPr>
      </w:pPr>
      <w:r>
        <w:t xml:space="preserve">4.14 </w:t>
      </w:r>
      <w:r w:rsidR="053FD53B">
        <w:t>Add comment</w:t>
      </w:r>
    </w:p>
    <w:p w14:paraId="4B91166E" w14:textId="04ABD4FC" w:rsidR="053FD53B" w:rsidRDefault="053FD53B" w:rsidP="175A5A7C">
      <w:r>
        <w:t>Description and Priority</w:t>
      </w:r>
      <w:r w:rsidR="6F06837A">
        <w:t>:</w:t>
      </w:r>
    </w:p>
    <w:p w14:paraId="1E490A53" w14:textId="7621CA6A" w:rsidR="053FD53B" w:rsidRDefault="053FD53B" w:rsidP="62383D86">
      <w:pPr>
        <w:rPr>
          <w:rFonts w:ascii="Arial" w:eastAsia="Arial" w:hAnsi="Arial" w:cs="Arial"/>
        </w:rPr>
      </w:pPr>
      <w:r w:rsidRPr="62383D86">
        <w:rPr>
          <w:rFonts w:ascii="Arial" w:eastAsia="Arial" w:hAnsi="Arial" w:cs="Arial"/>
        </w:rPr>
        <w:t>This feature allows a user, shop, or admin to add a comment to a forum post. This feature is of High priority as it enhances interaction within the platform and promotes active engagement.</w:t>
      </w:r>
    </w:p>
    <w:p w14:paraId="51324E99" w14:textId="59B95BF7" w:rsidR="053FD53B" w:rsidRDefault="053FD53B" w:rsidP="175A5A7C">
      <w:r>
        <w:t xml:space="preserve"> </w:t>
      </w:r>
    </w:p>
    <w:p w14:paraId="3DF94C64" w14:textId="2D0B24FF" w:rsidR="053FD53B" w:rsidRDefault="053FD53B" w:rsidP="175A5A7C">
      <w:r>
        <w:t>Stimulus/Response Sequences</w:t>
      </w:r>
      <w:r w:rsidR="5491966E">
        <w:t>:</w:t>
      </w:r>
    </w:p>
    <w:p w14:paraId="01C71C9C" w14:textId="1905A157" w:rsidR="053FD53B" w:rsidRDefault="053FD53B" w:rsidP="609FA067">
      <w:pPr>
        <w:rPr>
          <w:rFonts w:ascii="Arial" w:eastAsia="Arial" w:hAnsi="Arial" w:cs="Arial"/>
        </w:rPr>
      </w:pPr>
      <w:r w:rsidRPr="609FA067">
        <w:rPr>
          <w:rFonts w:ascii="Arial" w:eastAsia="Arial" w:hAnsi="Arial" w:cs="Arial"/>
        </w:rPr>
        <w:t>The user clicks the "Add Comment" button on the comment interface and enters their comment text and optionally attaches an image.</w:t>
      </w:r>
    </w:p>
    <w:p w14:paraId="7458162C" w14:textId="0FA62207" w:rsidR="053FD53B" w:rsidRDefault="053FD53B" w:rsidP="609FA067">
      <w:pPr>
        <w:rPr>
          <w:rFonts w:ascii="Arial" w:eastAsia="Arial" w:hAnsi="Arial" w:cs="Arial"/>
        </w:rPr>
      </w:pPr>
      <w:r w:rsidRPr="609FA067">
        <w:rPr>
          <w:rFonts w:ascii="Arial" w:eastAsia="Arial" w:hAnsi="Arial" w:cs="Arial"/>
        </w:rPr>
        <w:t>The system displays a success message indicating that the comment has been successfully added.</w:t>
      </w:r>
    </w:p>
    <w:p w14:paraId="3B16BF81" w14:textId="7214C024" w:rsidR="053FD53B" w:rsidRDefault="053FD53B" w:rsidP="609FA067">
      <w:pPr>
        <w:rPr>
          <w:rFonts w:ascii="Arial" w:eastAsia="Arial" w:hAnsi="Arial" w:cs="Arial"/>
        </w:rPr>
      </w:pPr>
      <w:r w:rsidRPr="609FA067">
        <w:rPr>
          <w:rFonts w:ascii="Arial" w:eastAsia="Arial" w:hAnsi="Arial" w:cs="Arial"/>
        </w:rPr>
        <w:t>The comment interface updates to include the newly added comment.</w:t>
      </w:r>
    </w:p>
    <w:p w14:paraId="7EAD5D0F" w14:textId="6F62C21C" w:rsidR="175A5A7C" w:rsidRDefault="175A5A7C" w:rsidP="175A5A7C"/>
    <w:p w14:paraId="3B3C2BA3" w14:textId="23446918" w:rsidR="175A5A7C" w:rsidRDefault="053FD53B" w:rsidP="175A5A7C">
      <w:r>
        <w:t>Functional Requirements</w:t>
      </w:r>
      <w:r w:rsidR="615E1B39">
        <w:t>:</w:t>
      </w:r>
    </w:p>
    <w:p w14:paraId="125D1981" w14:textId="49935E78" w:rsidR="053FD53B" w:rsidRDefault="053FD53B" w:rsidP="609FA067">
      <w:pPr>
        <w:rPr>
          <w:rFonts w:ascii="Arial" w:eastAsia="Arial" w:hAnsi="Arial" w:cs="Arial"/>
        </w:rPr>
      </w:pPr>
      <w:r w:rsidRPr="609FA067">
        <w:rPr>
          <w:rFonts w:ascii="Arial" w:eastAsia="Arial" w:hAnsi="Arial" w:cs="Arial"/>
        </w:rPr>
        <w:t>REQ-1: The system shall accept the user's comment input and optional image attachment through the comment interface.</w:t>
      </w:r>
    </w:p>
    <w:p w14:paraId="3DB5877D" w14:textId="442381D5" w:rsidR="053FD53B" w:rsidRDefault="053FD53B" w:rsidP="609FA067">
      <w:pPr>
        <w:rPr>
          <w:rFonts w:ascii="Arial" w:eastAsia="Arial" w:hAnsi="Arial" w:cs="Arial"/>
        </w:rPr>
      </w:pPr>
      <w:r w:rsidRPr="609FA067">
        <w:rPr>
          <w:rFonts w:ascii="Arial" w:eastAsia="Arial" w:hAnsi="Arial" w:cs="Arial"/>
        </w:rPr>
        <w:t>REQ-2: The system shall validate the input, ensuring it meets the minimum character requirement.</w:t>
      </w:r>
    </w:p>
    <w:p w14:paraId="7956F863" w14:textId="062A2558" w:rsidR="053FD53B" w:rsidRDefault="053FD53B" w:rsidP="609FA067">
      <w:pPr>
        <w:rPr>
          <w:rFonts w:ascii="Arial" w:eastAsia="Arial" w:hAnsi="Arial" w:cs="Arial"/>
        </w:rPr>
      </w:pPr>
      <w:r w:rsidRPr="609FA067">
        <w:rPr>
          <w:rFonts w:ascii="Arial" w:eastAsia="Arial" w:hAnsi="Arial" w:cs="Arial"/>
        </w:rPr>
        <w:t>REQ-3: If the input is valid, the system shall save the comment in the database and confirm the addition with a success message.</w:t>
      </w:r>
    </w:p>
    <w:p w14:paraId="35C66A06" w14:textId="6104F207" w:rsidR="053FD53B" w:rsidRDefault="053FD53B" w:rsidP="609FA067">
      <w:pPr>
        <w:rPr>
          <w:rFonts w:ascii="Arial" w:eastAsia="Arial" w:hAnsi="Arial" w:cs="Arial"/>
        </w:rPr>
      </w:pPr>
      <w:r w:rsidRPr="609FA067">
        <w:rPr>
          <w:rFonts w:ascii="Arial" w:eastAsia="Arial" w:hAnsi="Arial" w:cs="Arial"/>
        </w:rPr>
        <w:t>REQ-4: The system shall update the displayed list of comments immediately after a new comment is added.</w:t>
      </w:r>
    </w:p>
    <w:p w14:paraId="7C73BC18" w14:textId="75704FDE" w:rsidR="053FD53B" w:rsidRDefault="053FD53B" w:rsidP="609FA067">
      <w:pPr>
        <w:rPr>
          <w:rFonts w:ascii="Arial" w:eastAsia="Arial" w:hAnsi="Arial" w:cs="Arial"/>
        </w:rPr>
      </w:pPr>
      <w:r w:rsidRPr="609FA067">
        <w:rPr>
          <w:rFonts w:ascii="Arial" w:eastAsia="Arial" w:hAnsi="Arial" w:cs="Arial"/>
        </w:rPr>
        <w:t>REQ-5: The system shall display an error message if the comment submission fails due to server issues, advising the user to try again.</w:t>
      </w:r>
    </w:p>
    <w:p w14:paraId="244E38E3" w14:textId="17E40C19" w:rsidR="053FD53B" w:rsidRDefault="053FD53B" w:rsidP="609FA067">
      <w:pPr>
        <w:rPr>
          <w:rFonts w:ascii="Arial" w:eastAsia="Arial" w:hAnsi="Arial" w:cs="Arial"/>
        </w:rPr>
      </w:pPr>
      <w:r w:rsidRPr="609FA067">
        <w:rPr>
          <w:rFonts w:ascii="Arial" w:eastAsia="Arial" w:hAnsi="Arial" w:cs="Arial"/>
        </w:rPr>
        <w:t>REQ-6: If the user's session is invalid, the system shall redirect the user to the login page.</w:t>
      </w:r>
    </w:p>
    <w:p w14:paraId="0EF5CAB7" w14:textId="251C07DD" w:rsidR="609FA067" w:rsidRDefault="609FA067"/>
    <w:p w14:paraId="654D989F" w14:textId="77F3F106" w:rsidR="1FC927F0" w:rsidRDefault="26B28BFD" w:rsidP="609FA067">
      <w:pPr>
        <w:pStyle w:val="Heading2"/>
        <w:numPr>
          <w:ilvl w:val="0"/>
          <w:numId w:val="0"/>
        </w:numPr>
      </w:pPr>
      <w:r>
        <w:t xml:space="preserve">4.15 </w:t>
      </w:r>
      <w:r w:rsidR="1FC927F0">
        <w:t>Report Comment</w:t>
      </w:r>
    </w:p>
    <w:p w14:paraId="1936700D" w14:textId="72DD8B84" w:rsidR="1FC927F0" w:rsidRDefault="1FC927F0" w:rsidP="609FA067">
      <w:r>
        <w:t>Description and Priority:</w:t>
      </w:r>
    </w:p>
    <w:p w14:paraId="0B46F9C1" w14:textId="7A691E63" w:rsidR="609FA067" w:rsidRDefault="609FA067" w:rsidP="609FA067"/>
    <w:p w14:paraId="76B54486" w14:textId="6782D2AC" w:rsidR="1FC927F0" w:rsidRDefault="1FC927F0" w:rsidP="609FA067">
      <w:pPr>
        <w:rPr>
          <w:rFonts w:ascii="Arial" w:eastAsia="Arial" w:hAnsi="Arial" w:cs="Arial"/>
        </w:rPr>
      </w:pPr>
      <w:r w:rsidRPr="609FA067">
        <w:rPr>
          <w:rFonts w:ascii="Arial" w:eastAsia="Arial" w:hAnsi="Arial" w:cs="Arial"/>
        </w:rPr>
        <w:t>This feature allows a user or shop to report a comment for inappropriate or harmful content within a forum discussion. This feature is of Medium priority to ensure a safe and respectful user experience on the platform.</w:t>
      </w:r>
    </w:p>
    <w:p w14:paraId="799BF397" w14:textId="78BDFBA8" w:rsidR="1FC927F0" w:rsidRDefault="1FC927F0" w:rsidP="609FA067">
      <w:pPr>
        <w:rPr>
          <w:rFonts w:ascii="Arial" w:eastAsia="Arial" w:hAnsi="Arial" w:cs="Arial"/>
        </w:rPr>
      </w:pPr>
      <w:r w:rsidRPr="609FA067">
        <w:rPr>
          <w:rFonts w:ascii="Arial" w:eastAsia="Arial" w:hAnsi="Arial" w:cs="Arial"/>
        </w:rPr>
        <w:t xml:space="preserve"> </w:t>
      </w:r>
    </w:p>
    <w:p w14:paraId="3E405BFE" w14:textId="1B841E08" w:rsidR="1FC927F0" w:rsidRDefault="1FC927F0" w:rsidP="609FA067">
      <w:r>
        <w:t>Stimulus/Response Sequences:</w:t>
      </w:r>
    </w:p>
    <w:p w14:paraId="0D11ADCD" w14:textId="2730E9DB" w:rsidR="1FC927F0" w:rsidRDefault="1FC927F0" w:rsidP="609FA067">
      <w:r>
        <w:t xml:space="preserve"> </w:t>
      </w:r>
    </w:p>
    <w:p w14:paraId="2A7A6DC7" w14:textId="7DBFE8EF" w:rsidR="1FC927F0" w:rsidRDefault="1FC927F0" w:rsidP="609FA067">
      <w:pPr>
        <w:rPr>
          <w:rFonts w:ascii="Arial" w:eastAsia="Arial" w:hAnsi="Arial" w:cs="Arial"/>
        </w:rPr>
      </w:pPr>
      <w:r w:rsidRPr="609FA067">
        <w:rPr>
          <w:rFonts w:ascii="Arial" w:eastAsia="Arial" w:hAnsi="Arial" w:cs="Arial"/>
        </w:rPr>
        <w:t>The user clicks the "Report" button for a specific comment in the comment interface.</w:t>
      </w:r>
    </w:p>
    <w:p w14:paraId="22B16AB2" w14:textId="7DFC398A" w:rsidR="1FC927F0" w:rsidRDefault="1FC927F0" w:rsidP="609FA067">
      <w:pPr>
        <w:rPr>
          <w:rFonts w:ascii="Arial" w:eastAsia="Arial" w:hAnsi="Arial" w:cs="Arial"/>
        </w:rPr>
      </w:pPr>
      <w:r w:rsidRPr="609FA067">
        <w:rPr>
          <w:rFonts w:ascii="Arial" w:eastAsia="Arial" w:hAnsi="Arial" w:cs="Arial"/>
        </w:rPr>
        <w:t>The system logs the reported comment, including user and comment details, into the database.</w:t>
      </w:r>
    </w:p>
    <w:p w14:paraId="667902FE" w14:textId="6BDFD453" w:rsidR="1FC927F0" w:rsidRDefault="1FC927F0" w:rsidP="609FA067">
      <w:pPr>
        <w:rPr>
          <w:rFonts w:ascii="Arial" w:eastAsia="Arial" w:hAnsi="Arial" w:cs="Arial"/>
        </w:rPr>
      </w:pPr>
      <w:r w:rsidRPr="609FA067">
        <w:rPr>
          <w:rFonts w:ascii="Arial" w:eastAsia="Arial" w:hAnsi="Arial" w:cs="Arial"/>
        </w:rPr>
        <w:t>The system displays a success notification to the user, confirming that the report has been submitted.</w:t>
      </w:r>
    </w:p>
    <w:p w14:paraId="7D9BCF8A" w14:textId="660C68B5" w:rsidR="609FA067" w:rsidRDefault="609FA067" w:rsidP="609FA067"/>
    <w:p w14:paraId="2EC613D1" w14:textId="24DEBAA2" w:rsidR="1FC927F0" w:rsidRDefault="1FC927F0" w:rsidP="609FA067">
      <w:r>
        <w:t>Functional Requirements</w:t>
      </w:r>
    </w:p>
    <w:p w14:paraId="1373EA51" w14:textId="43C4D746" w:rsidR="1FC927F0" w:rsidRDefault="1FC927F0" w:rsidP="609FA067">
      <w:r>
        <w:t xml:space="preserve"> </w:t>
      </w:r>
    </w:p>
    <w:p w14:paraId="35673160" w14:textId="0CA1EB15" w:rsidR="1FC927F0" w:rsidRDefault="1FC927F0" w:rsidP="609FA067">
      <w:pPr>
        <w:rPr>
          <w:rFonts w:ascii="Arial" w:eastAsia="Arial" w:hAnsi="Arial" w:cs="Arial"/>
        </w:rPr>
      </w:pPr>
      <w:r w:rsidRPr="609FA067">
        <w:rPr>
          <w:rFonts w:ascii="Arial" w:eastAsia="Arial" w:hAnsi="Arial" w:cs="Arial"/>
        </w:rPr>
        <w:t>REQ-1: The system shall provide a "Report" button for each comment in the comment interface.</w:t>
      </w:r>
    </w:p>
    <w:p w14:paraId="6E54DAA7" w14:textId="33229B99" w:rsidR="1FC927F0" w:rsidRDefault="1FC927F0" w:rsidP="609FA067">
      <w:pPr>
        <w:rPr>
          <w:rFonts w:ascii="Arial" w:eastAsia="Arial" w:hAnsi="Arial" w:cs="Arial"/>
        </w:rPr>
      </w:pPr>
      <w:r w:rsidRPr="609FA067">
        <w:rPr>
          <w:rFonts w:ascii="Arial" w:eastAsia="Arial" w:hAnsi="Arial" w:cs="Arial"/>
        </w:rPr>
        <w:t>REQ-2: The system shall require the user to be logged in before reporting a comment.</w:t>
      </w:r>
    </w:p>
    <w:p w14:paraId="03B841CE" w14:textId="6E6B19C7" w:rsidR="1FC927F0" w:rsidRDefault="1FC927F0" w:rsidP="609FA067">
      <w:pPr>
        <w:rPr>
          <w:rFonts w:ascii="Arial" w:eastAsia="Arial" w:hAnsi="Arial" w:cs="Arial"/>
        </w:rPr>
      </w:pPr>
      <w:r w:rsidRPr="609FA067">
        <w:rPr>
          <w:rFonts w:ascii="Arial" w:eastAsia="Arial" w:hAnsi="Arial" w:cs="Arial"/>
        </w:rPr>
        <w:t>REQ-3: The system shall log the reported comment in the database with details about the reporter and the reported content.</w:t>
      </w:r>
    </w:p>
    <w:p w14:paraId="43A74ECB" w14:textId="06F93916" w:rsidR="1FC927F0" w:rsidRDefault="1FC927F0" w:rsidP="609FA067">
      <w:pPr>
        <w:rPr>
          <w:rFonts w:ascii="Arial" w:eastAsia="Arial" w:hAnsi="Arial" w:cs="Arial"/>
        </w:rPr>
      </w:pPr>
      <w:r w:rsidRPr="609FA067">
        <w:rPr>
          <w:rFonts w:ascii="Arial" w:eastAsia="Arial" w:hAnsi="Arial" w:cs="Arial"/>
        </w:rPr>
        <w:t>REQ-4: The system shall display a success notification to the user after the report is logged.</w:t>
      </w:r>
    </w:p>
    <w:p w14:paraId="536BE7B8" w14:textId="1C80B277" w:rsidR="1FC927F0" w:rsidRDefault="1FC927F0" w:rsidP="609FA067">
      <w:pPr>
        <w:rPr>
          <w:rFonts w:ascii="Arial" w:eastAsia="Arial" w:hAnsi="Arial" w:cs="Arial"/>
        </w:rPr>
      </w:pPr>
      <w:r w:rsidRPr="609FA067">
        <w:rPr>
          <w:rFonts w:ascii="Arial" w:eastAsia="Arial" w:hAnsi="Arial" w:cs="Arial"/>
        </w:rPr>
        <w:t>REQ-5: The system shall return an error response if the report fails due to server issues, and display an appropriate error message to the user.</w:t>
      </w:r>
    </w:p>
    <w:p w14:paraId="798CF833" w14:textId="5CE7348A" w:rsidR="1FC927F0" w:rsidRDefault="1FC927F0" w:rsidP="609FA067">
      <w:pPr>
        <w:rPr>
          <w:rFonts w:ascii="Arial" w:eastAsia="Arial" w:hAnsi="Arial" w:cs="Arial"/>
        </w:rPr>
      </w:pPr>
      <w:r w:rsidRPr="609FA067">
        <w:rPr>
          <w:rFonts w:ascii="Arial" w:eastAsia="Arial" w:hAnsi="Arial" w:cs="Arial"/>
        </w:rPr>
        <w:t>REQ-6: Reports shall be reviewed by an admin for appropriate action.</w:t>
      </w:r>
    </w:p>
    <w:p w14:paraId="5251ADEC" w14:textId="083EC9F6" w:rsidR="175A5A7C" w:rsidRDefault="175A5A7C" w:rsidP="175A5A7C"/>
    <w:p w14:paraId="4FF1D0A9" w14:textId="4F06F580" w:rsidR="175A5A7C" w:rsidRDefault="175A5A7C" w:rsidP="175A5A7C"/>
    <w:p w14:paraId="7DC1CE6A" w14:textId="02DB676A" w:rsidR="175A5A7C" w:rsidRDefault="175A5A7C" w:rsidP="175A5A7C"/>
    <w:p w14:paraId="4CC3E17F" w14:textId="1BE001A2" w:rsidR="35D140B2" w:rsidRDefault="35D140B2" w:rsidP="35D140B2"/>
    <w:p w14:paraId="69AD5544" w14:textId="6D4DD609" w:rsidR="2915E4ED" w:rsidRDefault="2915E4ED">
      <w:r>
        <w:br w:type="page"/>
      </w:r>
    </w:p>
    <w:p w14:paraId="7FB3D74C" w14:textId="77777777" w:rsidR="00274B62" w:rsidRDefault="00274B62">
      <w:pPr>
        <w:pStyle w:val="Heading1"/>
      </w:pPr>
      <w:bookmarkStart w:id="41" w:name="_Toc182718077"/>
      <w:bookmarkStart w:id="42" w:name="_Toc439994690"/>
      <w:r>
        <w:t>Other Nonfunctional Requirements</w:t>
      </w:r>
      <w:bookmarkEnd w:id="41"/>
    </w:p>
    <w:p w14:paraId="31578C86" w14:textId="0A45A17B" w:rsidR="00274B62" w:rsidRDefault="4761FD10" w:rsidP="53D6A913">
      <w:pPr>
        <w:pStyle w:val="Heading2"/>
        <w:numPr>
          <w:ilvl w:val="0"/>
          <w:numId w:val="0"/>
        </w:numPr>
      </w:pPr>
      <w:bookmarkStart w:id="43" w:name="_Toc182718078"/>
      <w:r>
        <w:t xml:space="preserve">5.1 </w:t>
      </w:r>
      <w:r w:rsidR="00274B62">
        <w:t>Performance Requirements</w:t>
      </w:r>
      <w:bookmarkEnd w:id="42"/>
      <w:bookmarkEnd w:id="43"/>
    </w:p>
    <w:p w14:paraId="059A133B" w14:textId="53271F04" w:rsidR="6C765259" w:rsidRDefault="60CF27DB" w:rsidP="3AEC38AC">
      <w:pPr>
        <w:pStyle w:val="template"/>
        <w:rPr>
          <w:i w:val="0"/>
          <w:sz w:val="24"/>
          <w:szCs w:val="24"/>
        </w:rPr>
      </w:pPr>
      <w:r w:rsidRPr="21BD3779">
        <w:rPr>
          <w:i w:val="0"/>
          <w:sz w:val="24"/>
          <w:szCs w:val="24"/>
        </w:rPr>
        <w:t>5.1</w:t>
      </w:r>
      <w:r w:rsidR="00826773" w:rsidRPr="3BB72B81">
        <w:rPr>
          <w:i w:val="0"/>
          <w:sz w:val="24"/>
          <w:szCs w:val="24"/>
        </w:rPr>
        <w:t>.</w:t>
      </w:r>
      <w:r w:rsidR="00826773" w:rsidRPr="3EA07873">
        <w:rPr>
          <w:i w:val="0"/>
          <w:sz w:val="24"/>
          <w:szCs w:val="24"/>
        </w:rPr>
        <w:t>1</w:t>
      </w:r>
      <w:r w:rsidR="45F607AF" w:rsidRPr="7A118995">
        <w:rPr>
          <w:i w:val="0"/>
          <w:sz w:val="24"/>
          <w:szCs w:val="24"/>
        </w:rPr>
        <w:t>.</w:t>
      </w:r>
      <w:r w:rsidRPr="363ECCC2">
        <w:rPr>
          <w:i w:val="0"/>
          <w:sz w:val="24"/>
          <w:szCs w:val="24"/>
        </w:rPr>
        <w:t xml:space="preserve"> The system must be usable by first-time users without assistance.  </w:t>
      </w:r>
    </w:p>
    <w:p w14:paraId="13A49FE1" w14:textId="134B6C6C" w:rsidR="6C765259" w:rsidRDefault="60CF27DB" w:rsidP="00E00AD1">
      <w:pPr>
        <w:pStyle w:val="template"/>
        <w:numPr>
          <w:ilvl w:val="0"/>
          <w:numId w:val="79"/>
        </w:numPr>
        <w:rPr>
          <w:i w:val="0"/>
          <w:sz w:val="24"/>
          <w:szCs w:val="24"/>
        </w:rPr>
      </w:pPr>
      <w:r w:rsidRPr="363ECCC2">
        <w:rPr>
          <w:i w:val="0"/>
          <w:sz w:val="24"/>
          <w:szCs w:val="24"/>
        </w:rPr>
        <w:t>5.</w:t>
      </w:r>
      <w:r w:rsidR="021B010A" w:rsidRPr="2CCE55B9">
        <w:rPr>
          <w:i w:val="0"/>
          <w:sz w:val="24"/>
          <w:szCs w:val="24"/>
        </w:rPr>
        <w:t>1.</w:t>
      </w:r>
      <w:r w:rsidRPr="2CCE55B9">
        <w:rPr>
          <w:i w:val="0"/>
          <w:sz w:val="24"/>
          <w:szCs w:val="24"/>
        </w:rPr>
        <w:t>1</w:t>
      </w:r>
      <w:r w:rsidRPr="363ECCC2">
        <w:rPr>
          <w:i w:val="0"/>
          <w:sz w:val="24"/>
          <w:szCs w:val="24"/>
        </w:rPr>
        <w:t xml:space="preserve">.1 First-time users must be able to classify their e-waste easily.  </w:t>
      </w:r>
    </w:p>
    <w:p w14:paraId="3972E7F9" w14:textId="155372CC" w:rsidR="6C765259" w:rsidRDefault="60CF27DB" w:rsidP="00E00AD1">
      <w:pPr>
        <w:pStyle w:val="template"/>
        <w:numPr>
          <w:ilvl w:val="1"/>
          <w:numId w:val="79"/>
        </w:numPr>
        <w:rPr>
          <w:i w:val="0"/>
          <w:sz w:val="24"/>
          <w:szCs w:val="24"/>
        </w:rPr>
      </w:pPr>
      <w:r w:rsidRPr="363ECCC2">
        <w:rPr>
          <w:i w:val="0"/>
          <w:sz w:val="24"/>
          <w:szCs w:val="24"/>
        </w:rPr>
        <w:t>5</w:t>
      </w:r>
      <w:r w:rsidRPr="2CCE55B9">
        <w:rPr>
          <w:i w:val="0"/>
          <w:sz w:val="24"/>
          <w:szCs w:val="24"/>
        </w:rPr>
        <w:t>.</w:t>
      </w:r>
      <w:r w:rsidR="3E573BE3" w:rsidRPr="2CCE55B9">
        <w:rPr>
          <w:i w:val="0"/>
          <w:sz w:val="24"/>
          <w:szCs w:val="24"/>
        </w:rPr>
        <w:t>1</w:t>
      </w:r>
      <w:r w:rsidRPr="363ECCC2">
        <w:rPr>
          <w:i w:val="0"/>
          <w:sz w:val="24"/>
          <w:szCs w:val="24"/>
        </w:rPr>
        <w:t xml:space="preserve">.1.1.1 80% of first-time users must be able to classify their e-waste within 3 minutes of opening the app.   </w:t>
      </w:r>
    </w:p>
    <w:p w14:paraId="1E868EF7" w14:textId="5B2E055C" w:rsidR="6C765259" w:rsidRDefault="60CF27DB" w:rsidP="00E00AD1">
      <w:pPr>
        <w:pStyle w:val="template"/>
        <w:numPr>
          <w:ilvl w:val="1"/>
          <w:numId w:val="79"/>
        </w:numPr>
        <w:rPr>
          <w:i w:val="0"/>
          <w:sz w:val="24"/>
          <w:szCs w:val="24"/>
        </w:rPr>
      </w:pPr>
      <w:r w:rsidRPr="363ECCC2">
        <w:rPr>
          <w:i w:val="0"/>
          <w:sz w:val="24"/>
          <w:szCs w:val="24"/>
        </w:rPr>
        <w:t>5</w:t>
      </w:r>
      <w:r w:rsidRPr="2CCE55B9">
        <w:rPr>
          <w:i w:val="0"/>
          <w:sz w:val="24"/>
          <w:szCs w:val="24"/>
        </w:rPr>
        <w:t>.</w:t>
      </w:r>
      <w:r w:rsidR="799FC37E" w:rsidRPr="2CCE55B9">
        <w:rPr>
          <w:i w:val="0"/>
          <w:sz w:val="24"/>
          <w:szCs w:val="24"/>
        </w:rPr>
        <w:t>1</w:t>
      </w:r>
      <w:r w:rsidRPr="363ECCC2">
        <w:rPr>
          <w:i w:val="0"/>
          <w:sz w:val="24"/>
          <w:szCs w:val="24"/>
        </w:rPr>
        <w:t xml:space="preserve">.1.1.2 Users must be able to classify their e-waste within 10 clicks upon opening the app.  </w:t>
      </w:r>
    </w:p>
    <w:p w14:paraId="0E59526A" w14:textId="5D569E02" w:rsidR="6C765259" w:rsidRDefault="60CF27DB" w:rsidP="5D53BBAB">
      <w:pPr>
        <w:pStyle w:val="template"/>
        <w:rPr>
          <w:i w:val="0"/>
          <w:sz w:val="24"/>
          <w:szCs w:val="24"/>
        </w:rPr>
      </w:pPr>
      <w:r w:rsidRPr="363ECCC2">
        <w:rPr>
          <w:i w:val="0"/>
          <w:sz w:val="24"/>
          <w:szCs w:val="24"/>
        </w:rPr>
        <w:t>5</w:t>
      </w:r>
      <w:r w:rsidRPr="2CCE55B9">
        <w:rPr>
          <w:i w:val="0"/>
          <w:sz w:val="24"/>
          <w:szCs w:val="24"/>
        </w:rPr>
        <w:t>.1</w:t>
      </w:r>
      <w:r w:rsidRPr="363ECCC2">
        <w:rPr>
          <w:i w:val="0"/>
          <w:sz w:val="24"/>
          <w:szCs w:val="24"/>
        </w:rPr>
        <w:t xml:space="preserve">.1.2 Users must be able to view nearby repair / disposal locations easily.  </w:t>
      </w:r>
    </w:p>
    <w:p w14:paraId="2879174D" w14:textId="08CFC411" w:rsidR="6C765259" w:rsidRDefault="60CF27DB" w:rsidP="5D53BBAB">
      <w:pPr>
        <w:pStyle w:val="template"/>
        <w:rPr>
          <w:i w:val="0"/>
          <w:sz w:val="24"/>
          <w:szCs w:val="24"/>
        </w:rPr>
      </w:pPr>
      <w:r w:rsidRPr="363ECCC2">
        <w:rPr>
          <w:i w:val="0"/>
          <w:sz w:val="24"/>
          <w:szCs w:val="24"/>
        </w:rPr>
        <w:t>5</w:t>
      </w:r>
      <w:r w:rsidRPr="127B48AF">
        <w:rPr>
          <w:i w:val="0"/>
          <w:sz w:val="24"/>
          <w:szCs w:val="24"/>
        </w:rPr>
        <w:t>.</w:t>
      </w:r>
      <w:r w:rsidR="31E534FB" w:rsidRPr="127B48AF">
        <w:rPr>
          <w:i w:val="0"/>
          <w:sz w:val="24"/>
          <w:szCs w:val="24"/>
        </w:rPr>
        <w:t>1</w:t>
      </w:r>
      <w:r w:rsidRPr="363ECCC2">
        <w:rPr>
          <w:i w:val="0"/>
          <w:sz w:val="24"/>
          <w:szCs w:val="24"/>
        </w:rPr>
        <w:t>.1.2.1 80% of first-time users must be able to view nearby repair / disposal locations within 1 minute of opening the app.  </w:t>
      </w:r>
    </w:p>
    <w:p w14:paraId="2A644385" w14:textId="4B5634EB" w:rsidR="0F2CEECE" w:rsidRDefault="60CF27DB" w:rsidP="5D53BBAB">
      <w:pPr>
        <w:pStyle w:val="template"/>
        <w:rPr>
          <w:i w:val="0"/>
          <w:sz w:val="24"/>
          <w:szCs w:val="24"/>
        </w:rPr>
      </w:pPr>
      <w:r w:rsidRPr="363ECCC2">
        <w:rPr>
          <w:i w:val="0"/>
          <w:sz w:val="24"/>
          <w:szCs w:val="24"/>
        </w:rPr>
        <w:t>5</w:t>
      </w:r>
      <w:r w:rsidRPr="127B48AF">
        <w:rPr>
          <w:i w:val="0"/>
          <w:sz w:val="24"/>
          <w:szCs w:val="24"/>
        </w:rPr>
        <w:t>.1</w:t>
      </w:r>
      <w:r w:rsidR="1E2339CB" w:rsidRPr="2CCE55B9">
        <w:rPr>
          <w:rFonts w:eastAsia="Aptos"/>
          <w:i w:val="0"/>
          <w:sz w:val="24"/>
          <w:szCs w:val="24"/>
        </w:rPr>
        <w:t>.1.2.2 Users must be able to view nearby repair / disposal locations within 3 clicks upon opening the app.</w:t>
      </w:r>
    </w:p>
    <w:p w14:paraId="669074AF" w14:textId="3D11160C" w:rsidR="4DE448AE" w:rsidRDefault="4DE448AE" w:rsidP="6861295F">
      <w:pPr>
        <w:pStyle w:val="template"/>
        <w:rPr>
          <w:i w:val="0"/>
          <w:sz w:val="24"/>
          <w:szCs w:val="24"/>
        </w:rPr>
      </w:pPr>
      <w:r w:rsidRPr="34D4EFBC">
        <w:rPr>
          <w:i w:val="0"/>
          <w:sz w:val="24"/>
          <w:szCs w:val="24"/>
        </w:rPr>
        <w:t>5.1.2</w:t>
      </w:r>
      <w:r w:rsidRPr="7A118995">
        <w:rPr>
          <w:i w:val="0"/>
          <w:sz w:val="24"/>
          <w:szCs w:val="24"/>
        </w:rPr>
        <w:t>.</w:t>
      </w:r>
      <w:r w:rsidRPr="34D4EFBC">
        <w:rPr>
          <w:i w:val="0"/>
          <w:sz w:val="24"/>
          <w:szCs w:val="24"/>
        </w:rPr>
        <w:t xml:space="preserve"> The app must display nearby repair/disposal locations within 5 seconds of receiving the user’s classification input.  </w:t>
      </w:r>
    </w:p>
    <w:p w14:paraId="1C815571" w14:textId="6DD3702F" w:rsidR="4DE448AE" w:rsidRDefault="4DE448AE" w:rsidP="34D4EFBC">
      <w:pPr>
        <w:pStyle w:val="template"/>
        <w:rPr>
          <w:i w:val="0"/>
          <w:sz w:val="24"/>
          <w:szCs w:val="24"/>
        </w:rPr>
      </w:pPr>
      <w:r w:rsidRPr="34D4EFBC">
        <w:rPr>
          <w:i w:val="0"/>
          <w:sz w:val="24"/>
          <w:szCs w:val="24"/>
        </w:rPr>
        <w:t xml:space="preserve"> </w:t>
      </w:r>
    </w:p>
    <w:p w14:paraId="1951BC37" w14:textId="524C22F9" w:rsidR="4DE448AE" w:rsidRDefault="4DE448AE" w:rsidP="34D4EFBC">
      <w:pPr>
        <w:pStyle w:val="template"/>
      </w:pPr>
      <w:r w:rsidRPr="6861295F">
        <w:rPr>
          <w:i w:val="0"/>
          <w:sz w:val="24"/>
          <w:szCs w:val="24"/>
        </w:rPr>
        <w:t>5.</w:t>
      </w:r>
      <w:r w:rsidRPr="7A118995">
        <w:rPr>
          <w:i w:val="0"/>
          <w:sz w:val="24"/>
          <w:szCs w:val="24"/>
        </w:rPr>
        <w:t>1.3.</w:t>
      </w:r>
      <w:r w:rsidRPr="34D4EFBC">
        <w:rPr>
          <w:i w:val="0"/>
          <w:sz w:val="24"/>
          <w:szCs w:val="24"/>
        </w:rPr>
        <w:t xml:space="preserve"> The system must allow users to submit review within 10 seconds of confirmation of successful disposal. </w:t>
      </w:r>
    </w:p>
    <w:p w14:paraId="1B8A5F39" w14:textId="6C242FBC" w:rsidR="3CBB8BC3" w:rsidRDefault="3CBB8BC3" w:rsidP="3CBB8BC3">
      <w:pPr>
        <w:pStyle w:val="template"/>
        <w:rPr>
          <w:i w:val="0"/>
          <w:sz w:val="24"/>
          <w:szCs w:val="24"/>
        </w:rPr>
      </w:pPr>
    </w:p>
    <w:p w14:paraId="2DAC602E" w14:textId="7FEBA8E7" w:rsidR="00274B62" w:rsidRDefault="7C7282D1" w:rsidP="53D6A913">
      <w:pPr>
        <w:pStyle w:val="Heading2"/>
        <w:numPr>
          <w:ilvl w:val="0"/>
          <w:numId w:val="0"/>
        </w:numPr>
      </w:pPr>
      <w:bookmarkStart w:id="44" w:name="_Toc439994691"/>
      <w:bookmarkStart w:id="45" w:name="_Toc182718079"/>
      <w:r>
        <w:t xml:space="preserve">5.2 </w:t>
      </w:r>
      <w:r w:rsidR="00274B62">
        <w:t>Safety Requirements</w:t>
      </w:r>
      <w:bookmarkEnd w:id="44"/>
      <w:bookmarkEnd w:id="45"/>
    </w:p>
    <w:p w14:paraId="47AC03B5" w14:textId="73229957" w:rsidR="62CD1E20" w:rsidRDefault="62CD1E20" w:rsidP="2BD3139E">
      <w:pPr>
        <w:pStyle w:val="template"/>
        <w:rPr>
          <w:i w:val="0"/>
          <w:sz w:val="24"/>
          <w:szCs w:val="24"/>
        </w:rPr>
      </w:pPr>
      <w:r w:rsidRPr="34F9467B">
        <w:rPr>
          <w:i w:val="0"/>
          <w:sz w:val="24"/>
          <w:szCs w:val="24"/>
        </w:rPr>
        <w:t>5.2</w:t>
      </w:r>
      <w:r w:rsidRPr="6247297C">
        <w:rPr>
          <w:i w:val="0"/>
          <w:sz w:val="24"/>
          <w:szCs w:val="24"/>
        </w:rPr>
        <w:t xml:space="preserve">.1 The system must ensure all location data is handled securely.   </w:t>
      </w:r>
    </w:p>
    <w:p w14:paraId="64D76F27" w14:textId="62CA9294" w:rsidR="3FC72212" w:rsidRDefault="62CD1E20" w:rsidP="00391688">
      <w:pPr>
        <w:pStyle w:val="template"/>
        <w:numPr>
          <w:ilvl w:val="0"/>
          <w:numId w:val="82"/>
        </w:numPr>
        <w:rPr>
          <w:i w:val="0"/>
          <w:sz w:val="24"/>
          <w:szCs w:val="24"/>
        </w:rPr>
      </w:pPr>
      <w:r w:rsidRPr="18386A93">
        <w:rPr>
          <w:i w:val="0"/>
          <w:sz w:val="24"/>
          <w:szCs w:val="24"/>
        </w:rPr>
        <w:t>5.2</w:t>
      </w:r>
      <w:r w:rsidR="661DFD88" w:rsidRPr="0BBD9816">
        <w:rPr>
          <w:rFonts w:eastAsia="Aptos"/>
          <w:i w:val="0"/>
          <w:sz w:val="24"/>
          <w:szCs w:val="24"/>
        </w:rPr>
        <w:t>.1.1 Location data must be encrypted and not stored after use. </w:t>
      </w:r>
    </w:p>
    <w:p w14:paraId="1BC27B0A" w14:textId="180474BD" w:rsidR="00274B62" w:rsidRDefault="5253684D" w:rsidP="378A9AF8">
      <w:pPr>
        <w:pStyle w:val="Heading2"/>
        <w:numPr>
          <w:ilvl w:val="0"/>
          <w:numId w:val="0"/>
        </w:numPr>
      </w:pPr>
      <w:bookmarkStart w:id="46" w:name="_Toc439994692"/>
      <w:bookmarkStart w:id="47" w:name="_Toc182718080"/>
      <w:r>
        <w:t xml:space="preserve">5.3 </w:t>
      </w:r>
      <w:r w:rsidR="00274B62">
        <w:t>Security Requirements</w:t>
      </w:r>
      <w:bookmarkEnd w:id="46"/>
      <w:bookmarkEnd w:id="47"/>
    </w:p>
    <w:p w14:paraId="64A7ED26" w14:textId="2CE51EF2" w:rsidR="275F858A" w:rsidRDefault="275F858A" w:rsidP="5DA501DC">
      <w:pPr>
        <w:pStyle w:val="template"/>
        <w:rPr>
          <w:i w:val="0"/>
          <w:sz w:val="24"/>
          <w:szCs w:val="24"/>
        </w:rPr>
      </w:pPr>
      <w:r w:rsidRPr="7F80F035">
        <w:rPr>
          <w:i w:val="0"/>
          <w:sz w:val="24"/>
          <w:szCs w:val="24"/>
        </w:rPr>
        <w:t>5.3.1</w:t>
      </w:r>
      <w:r w:rsidR="7D6A2E2F" w:rsidRPr="35B1FBC0">
        <w:rPr>
          <w:i w:val="0"/>
          <w:sz w:val="24"/>
          <w:szCs w:val="24"/>
        </w:rPr>
        <w:t>.</w:t>
      </w:r>
      <w:r w:rsidRPr="7F80F035">
        <w:rPr>
          <w:i w:val="0"/>
          <w:sz w:val="24"/>
          <w:szCs w:val="24"/>
        </w:rPr>
        <w:t xml:space="preserve"> Passwords must be hashed and securely stored to prevent exposure in case of a data breach.</w:t>
      </w:r>
    </w:p>
    <w:p w14:paraId="080A8D5C" w14:textId="270CB8B4" w:rsidR="312DDFA3" w:rsidRDefault="312DDFA3" w:rsidP="00391688">
      <w:pPr>
        <w:pStyle w:val="template"/>
        <w:numPr>
          <w:ilvl w:val="0"/>
          <w:numId w:val="84"/>
        </w:numPr>
        <w:rPr>
          <w:i w:val="0"/>
          <w:sz w:val="24"/>
          <w:szCs w:val="24"/>
        </w:rPr>
      </w:pPr>
      <w:r w:rsidRPr="423134BE">
        <w:rPr>
          <w:i w:val="0"/>
          <w:sz w:val="24"/>
          <w:szCs w:val="24"/>
        </w:rPr>
        <w:t>5.3.</w:t>
      </w:r>
      <w:r w:rsidRPr="245F0912">
        <w:rPr>
          <w:i w:val="0"/>
          <w:sz w:val="24"/>
          <w:szCs w:val="24"/>
        </w:rPr>
        <w:t>1.1</w:t>
      </w:r>
      <w:r w:rsidRPr="35B1FBC0">
        <w:rPr>
          <w:i w:val="0"/>
          <w:sz w:val="24"/>
          <w:szCs w:val="24"/>
        </w:rPr>
        <w:t>.</w:t>
      </w:r>
      <w:r w:rsidRPr="423134BE">
        <w:rPr>
          <w:i w:val="0"/>
          <w:sz w:val="24"/>
          <w:szCs w:val="24"/>
        </w:rPr>
        <w:t xml:space="preserve"> Password should be masked when the user </w:t>
      </w:r>
      <w:r w:rsidR="45E52AB5" w:rsidRPr="51D6655B">
        <w:rPr>
          <w:i w:val="0"/>
          <w:sz w:val="24"/>
          <w:szCs w:val="24"/>
        </w:rPr>
        <w:t>types</w:t>
      </w:r>
      <w:r w:rsidRPr="423134BE">
        <w:rPr>
          <w:i w:val="0"/>
          <w:sz w:val="24"/>
          <w:szCs w:val="24"/>
        </w:rPr>
        <w:t xml:space="preserve"> it in.</w:t>
      </w:r>
    </w:p>
    <w:p w14:paraId="31E71B06" w14:textId="10AA68C4" w:rsidR="7F80F035" w:rsidRDefault="7F80F035" w:rsidP="7F80F035">
      <w:pPr>
        <w:pStyle w:val="template"/>
        <w:rPr>
          <w:i w:val="0"/>
          <w:sz w:val="24"/>
          <w:szCs w:val="24"/>
        </w:rPr>
      </w:pPr>
    </w:p>
    <w:p w14:paraId="6FD9F51C" w14:textId="4AE8BC53" w:rsidR="275F858A" w:rsidRDefault="275F858A" w:rsidP="5DA501DC">
      <w:pPr>
        <w:pStyle w:val="template"/>
        <w:rPr>
          <w:i w:val="0"/>
          <w:sz w:val="24"/>
          <w:szCs w:val="24"/>
        </w:rPr>
      </w:pPr>
      <w:r w:rsidRPr="7F80F035">
        <w:rPr>
          <w:i w:val="0"/>
          <w:sz w:val="24"/>
          <w:szCs w:val="24"/>
        </w:rPr>
        <w:t>5.3.2 User authentication must include username and password verification to prevent unauthorized access to admin or shop accounts.</w:t>
      </w:r>
    </w:p>
    <w:p w14:paraId="75CAB49C" w14:textId="403A94E2" w:rsidR="7F80F035" w:rsidRDefault="7F80F035" w:rsidP="7F80F035">
      <w:pPr>
        <w:pStyle w:val="template"/>
        <w:rPr>
          <w:i w:val="0"/>
          <w:sz w:val="24"/>
          <w:szCs w:val="24"/>
        </w:rPr>
      </w:pPr>
    </w:p>
    <w:p w14:paraId="1C931FC2" w14:textId="27B82839" w:rsidR="275F858A" w:rsidRDefault="275F858A" w:rsidP="7F80F035">
      <w:pPr>
        <w:pStyle w:val="template"/>
        <w:rPr>
          <w:i w:val="0"/>
          <w:sz w:val="24"/>
          <w:szCs w:val="24"/>
        </w:rPr>
      </w:pPr>
      <w:r w:rsidRPr="7F80F035">
        <w:rPr>
          <w:i w:val="0"/>
          <w:sz w:val="24"/>
          <w:szCs w:val="24"/>
        </w:rPr>
        <w:t>5.3.3 All communications between the app and server must be encrypted using HTTPS to prevent interception of sensitive data.</w:t>
      </w:r>
    </w:p>
    <w:p w14:paraId="324CC6D3" w14:textId="113CFD1D" w:rsidR="00274B62" w:rsidRDefault="03A560CB" w:rsidP="62FD8464">
      <w:pPr>
        <w:pStyle w:val="Heading2"/>
        <w:numPr>
          <w:ilvl w:val="0"/>
          <w:numId w:val="0"/>
        </w:numPr>
      </w:pPr>
      <w:bookmarkStart w:id="48" w:name="_Toc439994693"/>
      <w:bookmarkStart w:id="49" w:name="_Toc182718081"/>
      <w:r>
        <w:t xml:space="preserve">5.4 </w:t>
      </w:r>
      <w:r w:rsidR="00274B62">
        <w:t>Software Quality Attributes</w:t>
      </w:r>
      <w:bookmarkEnd w:id="48"/>
      <w:bookmarkEnd w:id="49"/>
    </w:p>
    <w:p w14:paraId="5119C0F1" w14:textId="014B8FDB" w:rsidR="7A54AED0" w:rsidRDefault="081D7092" w:rsidP="44B1197B">
      <w:pPr>
        <w:pStyle w:val="template"/>
        <w:rPr>
          <w:rFonts w:eastAsia="Arial" w:cs="Arial"/>
          <w:i w:val="0"/>
          <w:color w:val="000000" w:themeColor="text1"/>
          <w:sz w:val="24"/>
          <w:szCs w:val="24"/>
        </w:rPr>
      </w:pPr>
      <w:r w:rsidRPr="7403AE94">
        <w:rPr>
          <w:rFonts w:eastAsia="Arial" w:cs="Arial"/>
          <w:i w:val="0"/>
          <w:color w:val="000000" w:themeColor="text1"/>
          <w:sz w:val="24"/>
          <w:szCs w:val="24"/>
        </w:rPr>
        <w:t>5.</w:t>
      </w:r>
      <w:r w:rsidRPr="44B1197B">
        <w:rPr>
          <w:rFonts w:eastAsia="Arial" w:cs="Arial"/>
          <w:i w:val="0"/>
          <w:color w:val="000000" w:themeColor="text1"/>
          <w:sz w:val="24"/>
          <w:szCs w:val="24"/>
        </w:rPr>
        <w:t>4</w:t>
      </w:r>
      <w:r w:rsidR="0FB5554D" w:rsidRPr="127B48AF">
        <w:rPr>
          <w:rFonts w:eastAsia="Arial" w:cs="Arial"/>
          <w:i w:val="0"/>
          <w:color w:val="000000" w:themeColor="text1"/>
          <w:sz w:val="24"/>
          <w:szCs w:val="24"/>
        </w:rPr>
        <w:t>.1</w:t>
      </w:r>
      <w:r w:rsidR="21756899" w:rsidRPr="7A118995">
        <w:rPr>
          <w:rFonts w:eastAsia="Arial" w:cs="Arial"/>
          <w:i w:val="0"/>
          <w:color w:val="000000" w:themeColor="text1"/>
          <w:sz w:val="24"/>
          <w:szCs w:val="24"/>
        </w:rPr>
        <w:t>.</w:t>
      </w:r>
      <w:r w:rsidR="7A54AED0" w:rsidRPr="20925B2C">
        <w:rPr>
          <w:rFonts w:eastAsia="Arial" w:cs="Arial"/>
          <w:i w:val="0"/>
          <w:color w:val="000000" w:themeColor="text1"/>
          <w:sz w:val="24"/>
          <w:szCs w:val="24"/>
        </w:rPr>
        <w:t xml:space="preserve"> The system must ensure</w:t>
      </w:r>
      <w:r w:rsidR="7A54AED0" w:rsidRPr="1D3D55A3">
        <w:rPr>
          <w:rFonts w:eastAsia="Arial" w:cs="Arial"/>
          <w:i w:val="0"/>
          <w:color w:val="000000" w:themeColor="text1"/>
          <w:sz w:val="24"/>
          <w:szCs w:val="24"/>
        </w:rPr>
        <w:t xml:space="preserve"> 99.5% uptime</w:t>
      </w:r>
      <w:r w:rsidR="7A54AED0" w:rsidRPr="20925B2C">
        <w:rPr>
          <w:rFonts w:eastAsia="Arial" w:cs="Arial"/>
          <w:i w:val="0"/>
          <w:color w:val="000000" w:themeColor="text1"/>
          <w:sz w:val="24"/>
          <w:szCs w:val="24"/>
        </w:rPr>
        <w:t xml:space="preserve"> for location detection and e-waste classification services during working hours.</w:t>
      </w:r>
      <w:r w:rsidR="7A54AED0" w:rsidRPr="20925B2C">
        <w:rPr>
          <w:rFonts w:eastAsia="Arial" w:cs="Arial"/>
          <w:i w:val="0"/>
          <w:color w:val="000000" w:themeColor="text1"/>
          <w:sz w:val="24"/>
          <w:szCs w:val="24"/>
          <w:lang w:val="en-SG"/>
        </w:rPr>
        <w:t> </w:t>
      </w:r>
    </w:p>
    <w:p w14:paraId="5EC6E9E9" w14:textId="7847380A" w:rsidR="7A54AED0" w:rsidRDefault="20F18AD0" w:rsidP="00391688">
      <w:pPr>
        <w:pStyle w:val="ListParagraph"/>
        <w:numPr>
          <w:ilvl w:val="0"/>
          <w:numId w:val="80"/>
        </w:numPr>
        <w:rPr>
          <w:rFonts w:ascii="Arial" w:eastAsia="Arial" w:hAnsi="Arial" w:cs="Arial"/>
          <w:color w:val="000000" w:themeColor="text1"/>
        </w:rPr>
      </w:pPr>
      <w:r w:rsidRPr="330718BA">
        <w:rPr>
          <w:rFonts w:ascii="Arial" w:eastAsia="Arial" w:hAnsi="Arial" w:cs="Arial"/>
          <w:color w:val="000000" w:themeColor="text1"/>
        </w:rPr>
        <w:t>5.4</w:t>
      </w:r>
      <w:r w:rsidR="7A54AED0" w:rsidRPr="330718BA">
        <w:rPr>
          <w:rFonts w:ascii="Arial" w:eastAsia="Arial" w:hAnsi="Arial" w:cs="Arial"/>
          <w:color w:val="000000" w:themeColor="text1"/>
        </w:rPr>
        <w:t>.</w:t>
      </w:r>
      <w:r w:rsidR="391D5F27" w:rsidRPr="330718BA">
        <w:rPr>
          <w:rFonts w:ascii="Arial" w:eastAsia="Arial" w:hAnsi="Arial" w:cs="Arial"/>
          <w:color w:val="000000" w:themeColor="text1"/>
        </w:rPr>
        <w:t>1</w:t>
      </w:r>
      <w:r w:rsidR="7A54AED0" w:rsidRPr="330718BA">
        <w:rPr>
          <w:rFonts w:ascii="Arial" w:eastAsia="Arial" w:hAnsi="Arial" w:cs="Arial"/>
          <w:color w:val="000000" w:themeColor="text1"/>
        </w:rPr>
        <w:t>.1</w:t>
      </w:r>
      <w:r w:rsidR="4EC23472" w:rsidRPr="330718BA">
        <w:rPr>
          <w:rFonts w:ascii="Arial" w:eastAsia="Arial" w:hAnsi="Arial" w:cs="Arial"/>
          <w:color w:val="000000" w:themeColor="text1"/>
        </w:rPr>
        <w:t>.</w:t>
      </w:r>
      <w:r w:rsidR="7A54AED0" w:rsidRPr="330718BA">
        <w:rPr>
          <w:rFonts w:ascii="Arial" w:eastAsia="Arial" w:hAnsi="Arial" w:cs="Arial"/>
          <w:color w:val="000000" w:themeColor="text1"/>
        </w:rPr>
        <w:t xml:space="preserve"> The system must only be allowed to undergo maintenance from 1 a.m. to 4 a.m.</w:t>
      </w:r>
      <w:r w:rsidR="7A54AED0" w:rsidRPr="330718BA">
        <w:rPr>
          <w:rFonts w:ascii="Arial" w:eastAsia="Arial" w:hAnsi="Arial" w:cs="Arial"/>
          <w:color w:val="000000" w:themeColor="text1"/>
          <w:lang w:val="en-SG"/>
        </w:rPr>
        <w:t> </w:t>
      </w:r>
    </w:p>
    <w:p w14:paraId="119F7C8B" w14:textId="43BDF5EE" w:rsidR="7A54AED0" w:rsidRDefault="09FA3CEB" w:rsidP="00391688">
      <w:pPr>
        <w:pStyle w:val="ListParagraph"/>
        <w:numPr>
          <w:ilvl w:val="0"/>
          <w:numId w:val="80"/>
        </w:numPr>
        <w:rPr>
          <w:rFonts w:ascii="Arial" w:eastAsia="Arial" w:hAnsi="Arial" w:cs="Arial"/>
          <w:color w:val="000000" w:themeColor="text1"/>
        </w:rPr>
      </w:pPr>
      <w:r w:rsidRPr="330718BA">
        <w:rPr>
          <w:rFonts w:ascii="Arial" w:eastAsia="Arial" w:hAnsi="Arial" w:cs="Arial"/>
          <w:color w:val="000000" w:themeColor="text1"/>
        </w:rPr>
        <w:t>5.4</w:t>
      </w:r>
      <w:r w:rsidR="7A54AED0" w:rsidRPr="330718BA">
        <w:rPr>
          <w:rFonts w:ascii="Arial" w:eastAsia="Arial" w:hAnsi="Arial" w:cs="Arial"/>
          <w:color w:val="000000" w:themeColor="text1"/>
        </w:rPr>
        <w:t>.</w:t>
      </w:r>
      <w:r w:rsidR="74E0937C" w:rsidRPr="330718BA">
        <w:rPr>
          <w:rFonts w:ascii="Arial" w:eastAsia="Arial" w:hAnsi="Arial" w:cs="Arial"/>
          <w:color w:val="000000" w:themeColor="text1"/>
        </w:rPr>
        <w:t>1</w:t>
      </w:r>
      <w:r w:rsidR="7A54AED0" w:rsidRPr="330718BA">
        <w:rPr>
          <w:rFonts w:ascii="Arial" w:eastAsia="Arial" w:hAnsi="Arial" w:cs="Arial"/>
          <w:color w:val="000000" w:themeColor="text1"/>
        </w:rPr>
        <w:t>.2</w:t>
      </w:r>
      <w:r w:rsidR="1B9FA9B9" w:rsidRPr="330718BA">
        <w:rPr>
          <w:rFonts w:ascii="Arial" w:eastAsia="Arial" w:hAnsi="Arial" w:cs="Arial"/>
          <w:color w:val="000000" w:themeColor="text1"/>
        </w:rPr>
        <w:t>.</w:t>
      </w:r>
      <w:r w:rsidR="7A54AED0" w:rsidRPr="330718BA">
        <w:rPr>
          <w:rFonts w:ascii="Arial" w:eastAsia="Arial" w:hAnsi="Arial" w:cs="Arial"/>
          <w:color w:val="000000" w:themeColor="text1"/>
        </w:rPr>
        <w:t xml:space="preserve"> After a system reboot, the app must restore full functionality within 3 minutes.</w:t>
      </w:r>
      <w:r w:rsidR="7A54AED0" w:rsidRPr="330718BA">
        <w:rPr>
          <w:rFonts w:ascii="Arial" w:eastAsia="Arial" w:hAnsi="Arial" w:cs="Arial"/>
          <w:color w:val="000000" w:themeColor="text1"/>
          <w:lang w:val="en-SG"/>
        </w:rPr>
        <w:t> </w:t>
      </w:r>
    </w:p>
    <w:p w14:paraId="4D3F2FF7" w14:textId="2F85C5AF" w:rsidR="3C62D7D4" w:rsidRDefault="3C62D7D4" w:rsidP="62D8C536">
      <w:pPr>
        <w:rPr>
          <w:rFonts w:ascii="Arial" w:eastAsia="Arial" w:hAnsi="Arial" w:cs="Arial"/>
          <w:color w:val="000000" w:themeColor="text1"/>
        </w:rPr>
      </w:pPr>
    </w:p>
    <w:p w14:paraId="02458794" w14:textId="161D9A0C" w:rsidR="212AC350" w:rsidRDefault="212AC350" w:rsidP="37E4BFFC">
      <w:pPr>
        <w:rPr>
          <w:rFonts w:ascii="Arial" w:eastAsia="Arial" w:hAnsi="Arial" w:cs="Arial"/>
          <w:color w:val="000000" w:themeColor="text1"/>
        </w:rPr>
      </w:pPr>
      <w:r w:rsidRPr="37E4BFFC">
        <w:rPr>
          <w:rFonts w:ascii="Arial" w:eastAsia="Arial" w:hAnsi="Arial" w:cs="Arial"/>
          <w:color w:val="000000" w:themeColor="text1"/>
        </w:rPr>
        <w:t>5.4.2</w:t>
      </w:r>
      <w:r w:rsidRPr="0CC24E52">
        <w:rPr>
          <w:rFonts w:ascii="Arial" w:eastAsia="Arial" w:hAnsi="Arial" w:cs="Arial"/>
          <w:color w:val="000000" w:themeColor="text1"/>
        </w:rPr>
        <w:t>.</w:t>
      </w:r>
      <w:r w:rsidRPr="37E4BFFC">
        <w:rPr>
          <w:rFonts w:ascii="Arial" w:eastAsia="Arial" w:hAnsi="Arial" w:cs="Arial"/>
          <w:color w:val="000000" w:themeColor="text1"/>
        </w:rPr>
        <w:t xml:space="preserve"> The application must be able to integrate with third-party APIs for repair/disposal centers.  </w:t>
      </w:r>
    </w:p>
    <w:p w14:paraId="5B5B75E3" w14:textId="4B200DB2" w:rsidR="212AC350" w:rsidRDefault="212AC350" w:rsidP="00391688">
      <w:pPr>
        <w:pStyle w:val="ListParagraph"/>
        <w:numPr>
          <w:ilvl w:val="0"/>
          <w:numId w:val="83"/>
        </w:numPr>
      </w:pPr>
      <w:r w:rsidRPr="37E4BFFC">
        <w:rPr>
          <w:rFonts w:ascii="Arial" w:eastAsia="Arial" w:hAnsi="Arial" w:cs="Arial"/>
          <w:color w:val="000000" w:themeColor="text1"/>
        </w:rPr>
        <w:t>5.</w:t>
      </w:r>
      <w:r w:rsidRPr="3C62D7D4">
        <w:rPr>
          <w:rFonts w:ascii="Arial" w:eastAsia="Arial" w:hAnsi="Arial" w:cs="Arial"/>
          <w:color w:val="000000" w:themeColor="text1"/>
        </w:rPr>
        <w:t>4.2</w:t>
      </w:r>
      <w:r w:rsidRPr="37E4BFFC">
        <w:rPr>
          <w:rFonts w:ascii="Arial" w:eastAsia="Arial" w:hAnsi="Arial" w:cs="Arial"/>
          <w:color w:val="000000" w:themeColor="text1"/>
        </w:rPr>
        <w:t>.1</w:t>
      </w:r>
      <w:r w:rsidRPr="0CC24E52">
        <w:rPr>
          <w:rFonts w:ascii="Arial" w:eastAsia="Arial" w:hAnsi="Arial" w:cs="Arial"/>
          <w:color w:val="000000" w:themeColor="text1"/>
        </w:rPr>
        <w:t>.</w:t>
      </w:r>
      <w:r w:rsidRPr="37E4BFFC">
        <w:rPr>
          <w:rFonts w:ascii="Arial" w:eastAsia="Arial" w:hAnsi="Arial" w:cs="Arial"/>
          <w:color w:val="000000" w:themeColor="text1"/>
        </w:rPr>
        <w:t xml:space="preserve"> These APIs should be replaceable with other repair vendors.  </w:t>
      </w:r>
    </w:p>
    <w:p w14:paraId="7C788042" w14:textId="67A113A4" w:rsidR="552290CE" w:rsidRDefault="1001B43F" w:rsidP="00391688">
      <w:pPr>
        <w:pStyle w:val="ListParagraph"/>
        <w:numPr>
          <w:ilvl w:val="0"/>
          <w:numId w:val="83"/>
        </w:numPr>
        <w:rPr>
          <w:rFonts w:eastAsia="Arial"/>
        </w:rPr>
      </w:pPr>
      <w:r w:rsidRPr="37E4BFFC">
        <w:rPr>
          <w:rFonts w:ascii="Arial" w:eastAsia="Arial" w:hAnsi="Arial" w:cs="Arial"/>
          <w:color w:val="000000" w:themeColor="text1"/>
        </w:rPr>
        <w:t>5.</w:t>
      </w:r>
      <w:r w:rsidR="212AC350" w:rsidRPr="62D8C536">
        <w:rPr>
          <w:rFonts w:ascii="Arial" w:eastAsia="Arial" w:hAnsi="Arial" w:cs="Arial"/>
          <w:color w:val="000000" w:themeColor="text1"/>
        </w:rPr>
        <w:t>4.2</w:t>
      </w:r>
      <w:r w:rsidRPr="37E4BFFC">
        <w:rPr>
          <w:rFonts w:ascii="Arial" w:eastAsia="Arial" w:hAnsi="Arial" w:cs="Arial"/>
          <w:color w:val="000000" w:themeColor="text1"/>
        </w:rPr>
        <w:t>.2</w:t>
      </w:r>
      <w:r w:rsidR="212AC350" w:rsidRPr="0CC24E52">
        <w:rPr>
          <w:rFonts w:ascii="Arial" w:eastAsia="Arial" w:hAnsi="Arial" w:cs="Arial"/>
          <w:color w:val="000000" w:themeColor="text1"/>
        </w:rPr>
        <w:t>.</w:t>
      </w:r>
      <w:r w:rsidRPr="37E4BFFC">
        <w:rPr>
          <w:rFonts w:ascii="Arial" w:eastAsia="Arial" w:hAnsi="Arial" w:cs="Arial"/>
          <w:color w:val="000000" w:themeColor="text1"/>
        </w:rPr>
        <w:t xml:space="preserve"> These APIs should be replaceable with other disposal vendors. </w:t>
      </w:r>
    </w:p>
    <w:p w14:paraId="58FA716D" w14:textId="300CF577" w:rsidR="1A15B98C" w:rsidRDefault="1A15B98C" w:rsidP="1A15B98C">
      <w:pPr>
        <w:pStyle w:val="template"/>
        <w:ind w:left="720"/>
        <w:rPr>
          <w:rFonts w:eastAsia="Arial" w:cs="Arial"/>
          <w:sz w:val="24"/>
          <w:szCs w:val="24"/>
        </w:rPr>
      </w:pPr>
    </w:p>
    <w:p w14:paraId="79C94A3C" w14:textId="3D83FE0B" w:rsidR="00274B62" w:rsidRDefault="0D2F3BFA" w:rsidP="3351068B">
      <w:pPr>
        <w:pStyle w:val="Heading2"/>
        <w:numPr>
          <w:ilvl w:val="0"/>
          <w:numId w:val="0"/>
        </w:numPr>
      </w:pPr>
      <w:bookmarkStart w:id="50" w:name="_Toc439994694"/>
      <w:bookmarkStart w:id="51" w:name="_Toc182718082"/>
      <w:r>
        <w:t xml:space="preserve">5.5 </w:t>
      </w:r>
      <w:r w:rsidR="00274B62">
        <w:t>Business Rules</w:t>
      </w:r>
      <w:bookmarkEnd w:id="50"/>
      <w:bookmarkEnd w:id="51"/>
    </w:p>
    <w:p w14:paraId="2E546F85" w14:textId="02F77FAA" w:rsidR="43242C89" w:rsidRDefault="43242C89" w:rsidP="2A30986A">
      <w:pPr>
        <w:pStyle w:val="template"/>
        <w:rPr>
          <w:i w:val="0"/>
          <w:sz w:val="24"/>
          <w:szCs w:val="24"/>
        </w:rPr>
      </w:pPr>
      <w:r w:rsidRPr="5EDD9EAF">
        <w:rPr>
          <w:i w:val="0"/>
          <w:sz w:val="24"/>
          <w:szCs w:val="24"/>
        </w:rPr>
        <w:t>5.5.1 Only authorized users</w:t>
      </w:r>
      <w:r w:rsidRPr="2A30986A">
        <w:rPr>
          <w:i w:val="0"/>
          <w:sz w:val="24"/>
          <w:szCs w:val="24"/>
        </w:rPr>
        <w:t xml:space="preserve"> can access and modify their profiles, checklists, and shop data.</w:t>
      </w:r>
    </w:p>
    <w:p w14:paraId="0CF966C8" w14:textId="7C89F389" w:rsidR="5EDD9EAF" w:rsidRDefault="5EDD9EAF" w:rsidP="5EDD9EAF">
      <w:pPr>
        <w:pStyle w:val="template"/>
        <w:rPr>
          <w:i w:val="0"/>
          <w:sz w:val="24"/>
          <w:szCs w:val="24"/>
        </w:rPr>
      </w:pPr>
    </w:p>
    <w:p w14:paraId="358696B4" w14:textId="347CBBC9" w:rsidR="43242C89" w:rsidRDefault="43242C89" w:rsidP="2A30986A">
      <w:pPr>
        <w:pStyle w:val="template"/>
        <w:rPr>
          <w:i w:val="0"/>
          <w:sz w:val="24"/>
          <w:szCs w:val="24"/>
        </w:rPr>
      </w:pPr>
      <w:r w:rsidRPr="2A30986A">
        <w:rPr>
          <w:i w:val="0"/>
          <w:sz w:val="24"/>
          <w:szCs w:val="24"/>
        </w:rPr>
        <w:t>5.5.2 Admin users can remove inappropriate comments that violate community guidelines.</w:t>
      </w:r>
    </w:p>
    <w:p w14:paraId="1B014058" w14:textId="1ED447EF" w:rsidR="7513CC79" w:rsidRDefault="7513CC79" w:rsidP="7513CC79">
      <w:pPr>
        <w:pStyle w:val="template"/>
        <w:rPr>
          <w:i w:val="0"/>
          <w:sz w:val="24"/>
          <w:szCs w:val="24"/>
        </w:rPr>
      </w:pPr>
    </w:p>
    <w:p w14:paraId="46600979" w14:textId="2EFACD87" w:rsidR="024FF8FC" w:rsidRDefault="024FF8FC">
      <w:r>
        <w:br w:type="page"/>
      </w:r>
    </w:p>
    <w:p w14:paraId="281A5E5A" w14:textId="77777777" w:rsidR="00274B62" w:rsidRDefault="00274B62">
      <w:pPr>
        <w:pStyle w:val="Heading1"/>
      </w:pPr>
      <w:bookmarkStart w:id="52" w:name="_Toc439994695"/>
      <w:bookmarkStart w:id="53" w:name="_Toc182718083"/>
      <w:r>
        <w:t>Other Requirements</w:t>
      </w:r>
      <w:bookmarkEnd w:id="52"/>
      <w:bookmarkEnd w:id="53"/>
    </w:p>
    <w:p w14:paraId="6DFC0D34" w14:textId="0759CB23" w:rsidR="6C3D4564" w:rsidRDefault="432A1811" w:rsidP="26CCEF99">
      <w:pPr>
        <w:pStyle w:val="Heading2"/>
        <w:numPr>
          <w:ilvl w:val="0"/>
          <w:numId w:val="0"/>
        </w:numPr>
      </w:pPr>
      <w:bookmarkStart w:id="54" w:name="_Toc182718084"/>
      <w:r>
        <w:t xml:space="preserve">6.1 </w:t>
      </w:r>
      <w:r w:rsidR="0FA7B8D3">
        <w:t>Data Dictionary</w:t>
      </w:r>
      <w:bookmarkEnd w:id="54"/>
    </w:p>
    <w:p w14:paraId="5A41557B" w14:textId="0033BC2A" w:rsidR="067C57F9" w:rsidRDefault="78BE439D" w:rsidP="46575265">
      <w:r>
        <w:t>User roles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7215"/>
      </w:tblGrid>
      <w:tr w:rsidR="067C57F9" w14:paraId="6A63FB48" w14:textId="77777777" w:rsidTr="067C57F9">
        <w:trPr>
          <w:trHeight w:val="300"/>
        </w:trPr>
        <w:tc>
          <w:tcPr>
            <w:tcW w:w="2115" w:type="dxa"/>
            <w:tcMar>
              <w:left w:w="105" w:type="dxa"/>
              <w:right w:w="105" w:type="dxa"/>
            </w:tcMar>
          </w:tcPr>
          <w:p w14:paraId="2C24E399" w14:textId="169092FD"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b/>
                <w:bCs/>
                <w:color w:val="000000" w:themeColor="text1"/>
                <w:szCs w:val="24"/>
              </w:rPr>
              <w:t>Term</w:t>
            </w:r>
          </w:p>
        </w:tc>
        <w:tc>
          <w:tcPr>
            <w:tcW w:w="7215" w:type="dxa"/>
            <w:tcMar>
              <w:left w:w="105" w:type="dxa"/>
              <w:right w:w="105" w:type="dxa"/>
            </w:tcMar>
          </w:tcPr>
          <w:p w14:paraId="1CAEA561" w14:textId="2DB540D6"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b/>
                <w:bCs/>
                <w:color w:val="000000" w:themeColor="text1"/>
                <w:szCs w:val="24"/>
              </w:rPr>
              <w:t>Definition</w:t>
            </w:r>
          </w:p>
        </w:tc>
      </w:tr>
      <w:tr w:rsidR="067C57F9" w14:paraId="1F489F9B" w14:textId="77777777" w:rsidTr="067C57F9">
        <w:trPr>
          <w:trHeight w:val="300"/>
        </w:trPr>
        <w:tc>
          <w:tcPr>
            <w:tcW w:w="2115" w:type="dxa"/>
            <w:tcMar>
              <w:left w:w="105" w:type="dxa"/>
              <w:right w:w="105" w:type="dxa"/>
            </w:tcMar>
          </w:tcPr>
          <w:p w14:paraId="47E8BCE7" w14:textId="60BDB71A"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User</w:t>
            </w:r>
          </w:p>
        </w:tc>
        <w:tc>
          <w:tcPr>
            <w:tcW w:w="7215" w:type="dxa"/>
            <w:tcMar>
              <w:left w:w="105" w:type="dxa"/>
              <w:right w:w="105" w:type="dxa"/>
            </w:tcMar>
          </w:tcPr>
          <w:p w14:paraId="7A49C1D5" w14:textId="791544DD"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An individual who wants to dispose of, or repair e-waste, and find collection points for recycling or repair.</w:t>
            </w:r>
          </w:p>
        </w:tc>
      </w:tr>
      <w:tr w:rsidR="067C57F9" w14:paraId="5A77B05F" w14:textId="77777777" w:rsidTr="067C57F9">
        <w:trPr>
          <w:trHeight w:val="300"/>
        </w:trPr>
        <w:tc>
          <w:tcPr>
            <w:tcW w:w="2115" w:type="dxa"/>
            <w:tcMar>
              <w:left w:w="105" w:type="dxa"/>
              <w:right w:w="105" w:type="dxa"/>
            </w:tcMar>
          </w:tcPr>
          <w:p w14:paraId="66206E17" w14:textId="5BC2A61C"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RepairShop</w:t>
            </w:r>
          </w:p>
        </w:tc>
        <w:tc>
          <w:tcPr>
            <w:tcW w:w="7215" w:type="dxa"/>
            <w:tcMar>
              <w:left w:w="105" w:type="dxa"/>
              <w:right w:w="105" w:type="dxa"/>
            </w:tcMar>
          </w:tcPr>
          <w:p w14:paraId="1200FCEF" w14:textId="354C5F02"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 user who also runs a shop for repair and can interact with other users to accept items for repair.</w:t>
            </w:r>
          </w:p>
        </w:tc>
      </w:tr>
      <w:tr w:rsidR="067C57F9" w14:paraId="373FD3E4" w14:textId="77777777" w:rsidTr="067C57F9">
        <w:trPr>
          <w:trHeight w:val="300"/>
        </w:trPr>
        <w:tc>
          <w:tcPr>
            <w:tcW w:w="2115" w:type="dxa"/>
            <w:tcMar>
              <w:left w:w="105" w:type="dxa"/>
              <w:right w:w="105" w:type="dxa"/>
            </w:tcMar>
          </w:tcPr>
          <w:p w14:paraId="31DA51AE" w14:textId="0C894CED"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Admin</w:t>
            </w:r>
          </w:p>
        </w:tc>
        <w:tc>
          <w:tcPr>
            <w:tcW w:w="7215" w:type="dxa"/>
            <w:tcMar>
              <w:left w:w="105" w:type="dxa"/>
              <w:right w:w="105" w:type="dxa"/>
            </w:tcMar>
          </w:tcPr>
          <w:p w14:paraId="3F3EBCCB" w14:textId="6B8C0EB1"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 user with privileged access to manage locations and user reports.</w:t>
            </w:r>
          </w:p>
        </w:tc>
      </w:tr>
      <w:tr w:rsidR="067C57F9" w14:paraId="6D48DB00" w14:textId="77777777" w:rsidTr="067C57F9">
        <w:trPr>
          <w:trHeight w:val="300"/>
        </w:trPr>
        <w:tc>
          <w:tcPr>
            <w:tcW w:w="2115" w:type="dxa"/>
            <w:tcMar>
              <w:left w:w="105" w:type="dxa"/>
              <w:right w:w="105" w:type="dxa"/>
            </w:tcMar>
          </w:tcPr>
          <w:p w14:paraId="2DC7F572" w14:textId="3324A8AB"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API</w:t>
            </w:r>
          </w:p>
        </w:tc>
        <w:tc>
          <w:tcPr>
            <w:tcW w:w="7215" w:type="dxa"/>
            <w:tcMar>
              <w:left w:w="105" w:type="dxa"/>
              <w:right w:w="105" w:type="dxa"/>
            </w:tcMar>
          </w:tcPr>
          <w:p w14:paraId="246A4332" w14:textId="0FD40C7F"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Application programming interface (API) is a set of rules or protocols that enables software applications to communicate with each other to exchange data, features and functionality.</w:t>
            </w:r>
          </w:p>
        </w:tc>
      </w:tr>
      <w:tr w:rsidR="067C57F9" w14:paraId="4D189F2F" w14:textId="77777777" w:rsidTr="067C57F9">
        <w:trPr>
          <w:trHeight w:val="300"/>
        </w:trPr>
        <w:tc>
          <w:tcPr>
            <w:tcW w:w="2115" w:type="dxa"/>
            <w:tcMar>
              <w:left w:w="105" w:type="dxa"/>
              <w:right w:w="105" w:type="dxa"/>
            </w:tcMar>
          </w:tcPr>
          <w:p w14:paraId="4BE0CD01" w14:textId="5FC3AADB"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Repair Facilities API</w:t>
            </w:r>
          </w:p>
        </w:tc>
        <w:tc>
          <w:tcPr>
            <w:tcW w:w="7215" w:type="dxa"/>
            <w:tcMar>
              <w:left w:w="105" w:type="dxa"/>
              <w:right w:w="105" w:type="dxa"/>
            </w:tcMar>
          </w:tcPr>
          <w:p w14:paraId="7EA39C01" w14:textId="7754CC19"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The third-party API used by our system to retrieve the locations that repair malfunctional electronic products.</w:t>
            </w:r>
          </w:p>
        </w:tc>
      </w:tr>
      <w:tr w:rsidR="067C57F9" w14:paraId="128D9666" w14:textId="77777777" w:rsidTr="067C57F9">
        <w:trPr>
          <w:trHeight w:val="300"/>
        </w:trPr>
        <w:tc>
          <w:tcPr>
            <w:tcW w:w="2115" w:type="dxa"/>
            <w:tcMar>
              <w:left w:w="105" w:type="dxa"/>
              <w:right w:w="105" w:type="dxa"/>
            </w:tcMar>
          </w:tcPr>
          <w:p w14:paraId="4C3C82D8" w14:textId="224236AB"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NEA API</w:t>
            </w:r>
          </w:p>
        </w:tc>
        <w:tc>
          <w:tcPr>
            <w:tcW w:w="7215" w:type="dxa"/>
            <w:tcMar>
              <w:left w:w="105" w:type="dxa"/>
              <w:right w:w="105" w:type="dxa"/>
            </w:tcMar>
          </w:tcPr>
          <w:p w14:paraId="1F305699" w14:textId="438D1AB2"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The third-party API used by our system to retrieve the locations where users can drop off general or e-waste.</w:t>
            </w:r>
          </w:p>
        </w:tc>
      </w:tr>
      <w:tr w:rsidR="067C57F9" w14:paraId="1CF54D87" w14:textId="77777777" w:rsidTr="067C57F9">
        <w:trPr>
          <w:trHeight w:val="300"/>
        </w:trPr>
        <w:tc>
          <w:tcPr>
            <w:tcW w:w="2115" w:type="dxa"/>
            <w:tcMar>
              <w:left w:w="105" w:type="dxa"/>
              <w:right w:w="105" w:type="dxa"/>
            </w:tcMar>
          </w:tcPr>
          <w:p w14:paraId="561F0FA6" w14:textId="52E95D12"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Google Maps API</w:t>
            </w:r>
          </w:p>
        </w:tc>
        <w:tc>
          <w:tcPr>
            <w:tcW w:w="7215" w:type="dxa"/>
            <w:tcMar>
              <w:left w:w="105" w:type="dxa"/>
              <w:right w:w="105" w:type="dxa"/>
            </w:tcMar>
          </w:tcPr>
          <w:p w14:paraId="0148E90E" w14:textId="4ADEAE21" w:rsidR="067C57F9" w:rsidRDefault="067C57F9" w:rsidP="067C57F9">
            <w:pPr>
              <w:spacing w:line="276" w:lineRule="auto"/>
              <w:rPr>
                <w:rFonts w:ascii="Aptos" w:eastAsia="Aptos" w:hAnsi="Aptos" w:cs="Aptos"/>
                <w:color w:val="000000" w:themeColor="text1"/>
                <w:szCs w:val="24"/>
              </w:rPr>
            </w:pPr>
            <w:r w:rsidRPr="067C57F9">
              <w:rPr>
                <w:rFonts w:ascii="Aptos" w:eastAsia="Aptos" w:hAnsi="Aptos" w:cs="Aptos"/>
                <w:color w:val="000000" w:themeColor="text1"/>
                <w:szCs w:val="24"/>
              </w:rPr>
              <w:t>The third-party API used by our system to retrieve the location of the user (either automatically or through manual input) and then provide directions from the user’s location to any chosen repair facility/drop off point.</w:t>
            </w:r>
          </w:p>
        </w:tc>
      </w:tr>
    </w:tbl>
    <w:p w14:paraId="1C5F4CB7" w14:textId="17466815" w:rsidR="56B8E79A" w:rsidRDefault="56B8E79A" w:rsidP="56B8E79A"/>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7215"/>
      </w:tblGrid>
      <w:tr w:rsidR="12D253F1" w14:paraId="7793A25A" w14:textId="77777777" w:rsidTr="12D253F1">
        <w:trPr>
          <w:trHeight w:val="300"/>
        </w:trPr>
        <w:tc>
          <w:tcPr>
            <w:tcW w:w="2115" w:type="dxa"/>
            <w:tcMar>
              <w:left w:w="105" w:type="dxa"/>
              <w:right w:w="105" w:type="dxa"/>
            </w:tcMar>
          </w:tcPr>
          <w:p w14:paraId="7579BB3E" w14:textId="257A8276"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Term</w:t>
            </w:r>
          </w:p>
        </w:tc>
        <w:tc>
          <w:tcPr>
            <w:tcW w:w="7215" w:type="dxa"/>
            <w:tcMar>
              <w:left w:w="105" w:type="dxa"/>
              <w:right w:w="105" w:type="dxa"/>
            </w:tcMar>
          </w:tcPr>
          <w:p w14:paraId="0B79AA78" w14:textId="446A3F2C"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Definition</w:t>
            </w:r>
          </w:p>
        </w:tc>
      </w:tr>
      <w:tr w:rsidR="12D253F1" w14:paraId="3D276E2C" w14:textId="77777777" w:rsidTr="12D253F1">
        <w:trPr>
          <w:trHeight w:val="300"/>
        </w:trPr>
        <w:tc>
          <w:tcPr>
            <w:tcW w:w="2115" w:type="dxa"/>
            <w:tcMar>
              <w:left w:w="105" w:type="dxa"/>
              <w:right w:w="105" w:type="dxa"/>
            </w:tcMar>
          </w:tcPr>
          <w:p w14:paraId="5BEFD25C" w14:textId="717302D1" w:rsidR="12D253F1" w:rsidRDefault="12D253F1" w:rsidP="12D253F1">
            <w:pPr>
              <w:spacing w:line="276" w:lineRule="auto"/>
              <w:rPr>
                <w:rFonts w:ascii="Aptos" w:eastAsia="Aptos" w:hAnsi="Aptos" w:cs="Aptos"/>
                <w:szCs w:val="24"/>
              </w:rPr>
            </w:pPr>
            <w:r w:rsidRPr="12D253F1">
              <w:rPr>
                <w:rFonts w:ascii="Aptos" w:eastAsia="Aptos" w:hAnsi="Aptos" w:cs="Aptos"/>
                <w:szCs w:val="24"/>
              </w:rPr>
              <w:t>Username</w:t>
            </w:r>
          </w:p>
        </w:tc>
        <w:tc>
          <w:tcPr>
            <w:tcW w:w="7215" w:type="dxa"/>
            <w:tcMar>
              <w:left w:w="105" w:type="dxa"/>
              <w:right w:w="105" w:type="dxa"/>
            </w:tcMar>
          </w:tcPr>
          <w:p w14:paraId="6BA8815E" w14:textId="52E0E36C" w:rsidR="12D253F1" w:rsidRDefault="12D253F1" w:rsidP="12D253F1">
            <w:pPr>
              <w:spacing w:line="276" w:lineRule="auto"/>
              <w:rPr>
                <w:rFonts w:ascii="Aptos" w:eastAsia="Aptos" w:hAnsi="Aptos" w:cs="Aptos"/>
                <w:szCs w:val="24"/>
              </w:rPr>
            </w:pPr>
            <w:r w:rsidRPr="12D253F1">
              <w:rPr>
                <w:rFonts w:ascii="Aptos" w:eastAsia="Aptos" w:hAnsi="Aptos" w:cs="Aptos"/>
                <w:szCs w:val="24"/>
              </w:rPr>
              <w:t>A string used to identify unique users of the system.</w:t>
            </w:r>
          </w:p>
        </w:tc>
      </w:tr>
      <w:tr w:rsidR="12D253F1" w14:paraId="3BC171E3" w14:textId="77777777" w:rsidTr="12D253F1">
        <w:trPr>
          <w:trHeight w:val="300"/>
        </w:trPr>
        <w:tc>
          <w:tcPr>
            <w:tcW w:w="2115" w:type="dxa"/>
            <w:tcMar>
              <w:left w:w="105" w:type="dxa"/>
              <w:right w:w="105" w:type="dxa"/>
            </w:tcMar>
          </w:tcPr>
          <w:p w14:paraId="097CD69E" w14:textId="5D3A1544" w:rsidR="12D253F1" w:rsidRDefault="12D253F1" w:rsidP="12D253F1">
            <w:pPr>
              <w:spacing w:line="276" w:lineRule="auto"/>
              <w:rPr>
                <w:rFonts w:ascii="Aptos" w:eastAsia="Aptos" w:hAnsi="Aptos" w:cs="Aptos"/>
                <w:szCs w:val="24"/>
              </w:rPr>
            </w:pPr>
            <w:r w:rsidRPr="12D253F1">
              <w:rPr>
                <w:rFonts w:ascii="Aptos" w:eastAsia="Aptos" w:hAnsi="Aptos" w:cs="Aptos"/>
                <w:szCs w:val="24"/>
              </w:rPr>
              <w:t>Password</w:t>
            </w:r>
          </w:p>
        </w:tc>
        <w:tc>
          <w:tcPr>
            <w:tcW w:w="7215" w:type="dxa"/>
            <w:tcMar>
              <w:left w:w="105" w:type="dxa"/>
              <w:right w:w="105" w:type="dxa"/>
            </w:tcMar>
          </w:tcPr>
          <w:p w14:paraId="780A9E2C" w14:textId="3B03E223" w:rsidR="12D253F1" w:rsidRDefault="12D253F1" w:rsidP="12D253F1">
            <w:pPr>
              <w:spacing w:line="276" w:lineRule="auto"/>
              <w:rPr>
                <w:rFonts w:ascii="Aptos" w:eastAsia="Aptos" w:hAnsi="Aptos" w:cs="Aptos"/>
                <w:szCs w:val="24"/>
              </w:rPr>
            </w:pPr>
            <w:r w:rsidRPr="12D253F1">
              <w:rPr>
                <w:rFonts w:ascii="Aptos" w:eastAsia="Aptos" w:hAnsi="Aptos" w:cs="Aptos"/>
                <w:szCs w:val="24"/>
              </w:rPr>
              <w:t>A hashed string of characters that is attached to the username and allows access to the system upon entry.</w:t>
            </w:r>
          </w:p>
        </w:tc>
      </w:tr>
      <w:tr w:rsidR="12D253F1" w14:paraId="3912EF80" w14:textId="77777777" w:rsidTr="12D253F1">
        <w:trPr>
          <w:trHeight w:val="300"/>
        </w:trPr>
        <w:tc>
          <w:tcPr>
            <w:tcW w:w="2115" w:type="dxa"/>
            <w:tcMar>
              <w:left w:w="105" w:type="dxa"/>
              <w:right w:w="105" w:type="dxa"/>
            </w:tcMar>
          </w:tcPr>
          <w:p w14:paraId="3CFBE07B" w14:textId="2E8DA990" w:rsidR="12D253F1" w:rsidRDefault="12D253F1" w:rsidP="12D253F1">
            <w:pPr>
              <w:spacing w:line="276" w:lineRule="auto"/>
              <w:rPr>
                <w:rFonts w:ascii="Aptos" w:eastAsia="Aptos" w:hAnsi="Aptos" w:cs="Aptos"/>
                <w:szCs w:val="24"/>
              </w:rPr>
            </w:pPr>
            <w:r w:rsidRPr="12D253F1">
              <w:rPr>
                <w:rFonts w:ascii="Aptos" w:eastAsia="Aptos" w:hAnsi="Aptos" w:cs="Aptos"/>
                <w:szCs w:val="24"/>
              </w:rPr>
              <w:t>Sign Up</w:t>
            </w:r>
          </w:p>
        </w:tc>
        <w:tc>
          <w:tcPr>
            <w:tcW w:w="7215" w:type="dxa"/>
            <w:tcMar>
              <w:left w:w="105" w:type="dxa"/>
              <w:right w:w="105" w:type="dxa"/>
            </w:tcMar>
          </w:tcPr>
          <w:p w14:paraId="58006C3A" w14:textId="272D32E0"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The process of registering a new user to the system by accepting a new unique username and password. </w:t>
            </w:r>
          </w:p>
        </w:tc>
      </w:tr>
      <w:tr w:rsidR="12D253F1" w14:paraId="5FE2D7BA" w14:textId="77777777" w:rsidTr="12D253F1">
        <w:trPr>
          <w:trHeight w:val="300"/>
        </w:trPr>
        <w:tc>
          <w:tcPr>
            <w:tcW w:w="2115" w:type="dxa"/>
            <w:tcMar>
              <w:left w:w="105" w:type="dxa"/>
              <w:right w:w="105" w:type="dxa"/>
            </w:tcMar>
          </w:tcPr>
          <w:p w14:paraId="34F3A180" w14:textId="3A105B62" w:rsidR="12D253F1" w:rsidRDefault="12D253F1" w:rsidP="12D253F1">
            <w:pPr>
              <w:spacing w:line="276" w:lineRule="auto"/>
              <w:rPr>
                <w:rFonts w:ascii="Aptos" w:eastAsia="Aptos" w:hAnsi="Aptos" w:cs="Aptos"/>
                <w:szCs w:val="24"/>
              </w:rPr>
            </w:pPr>
            <w:r w:rsidRPr="12D253F1">
              <w:rPr>
                <w:rFonts w:ascii="Aptos" w:eastAsia="Aptos" w:hAnsi="Aptos" w:cs="Aptos"/>
                <w:szCs w:val="24"/>
              </w:rPr>
              <w:t>Login</w:t>
            </w:r>
          </w:p>
        </w:tc>
        <w:tc>
          <w:tcPr>
            <w:tcW w:w="7215" w:type="dxa"/>
            <w:tcMar>
              <w:left w:w="105" w:type="dxa"/>
              <w:right w:w="105" w:type="dxa"/>
            </w:tcMar>
          </w:tcPr>
          <w:p w14:paraId="25290C4E" w14:textId="425FBCC8" w:rsidR="12D253F1" w:rsidRDefault="12D253F1" w:rsidP="12D253F1">
            <w:pPr>
              <w:spacing w:line="276" w:lineRule="auto"/>
              <w:rPr>
                <w:rFonts w:ascii="Aptos" w:eastAsia="Aptos" w:hAnsi="Aptos" w:cs="Aptos"/>
                <w:szCs w:val="24"/>
              </w:rPr>
            </w:pPr>
            <w:r w:rsidRPr="12D253F1">
              <w:rPr>
                <w:rFonts w:ascii="Aptos" w:eastAsia="Aptos" w:hAnsi="Aptos" w:cs="Aptos"/>
                <w:szCs w:val="24"/>
              </w:rPr>
              <w:t>The process of entering the system by an already registered user. The user needs to enter their username and password to enter the system.</w:t>
            </w:r>
          </w:p>
        </w:tc>
      </w:tr>
      <w:tr w:rsidR="12D253F1" w14:paraId="40A0404D" w14:textId="77777777" w:rsidTr="12D253F1">
        <w:trPr>
          <w:trHeight w:val="300"/>
        </w:trPr>
        <w:tc>
          <w:tcPr>
            <w:tcW w:w="2115" w:type="dxa"/>
            <w:tcMar>
              <w:left w:w="105" w:type="dxa"/>
              <w:right w:w="105" w:type="dxa"/>
            </w:tcMar>
          </w:tcPr>
          <w:p w14:paraId="65E9394E" w14:textId="27992C29" w:rsidR="12D253F1" w:rsidRDefault="12D253F1" w:rsidP="12D253F1">
            <w:pPr>
              <w:spacing w:line="276" w:lineRule="auto"/>
              <w:rPr>
                <w:rFonts w:ascii="Aptos" w:eastAsia="Aptos" w:hAnsi="Aptos" w:cs="Aptos"/>
                <w:szCs w:val="24"/>
              </w:rPr>
            </w:pPr>
            <w:r w:rsidRPr="12D253F1">
              <w:rPr>
                <w:rFonts w:ascii="Aptos" w:eastAsia="Aptos" w:hAnsi="Aptos" w:cs="Aptos"/>
                <w:szCs w:val="24"/>
              </w:rPr>
              <w:t>Sign up Shop</w:t>
            </w:r>
          </w:p>
        </w:tc>
        <w:tc>
          <w:tcPr>
            <w:tcW w:w="7215" w:type="dxa"/>
            <w:tcMar>
              <w:left w:w="105" w:type="dxa"/>
              <w:right w:w="105" w:type="dxa"/>
            </w:tcMar>
          </w:tcPr>
          <w:p w14:paraId="38EA4084" w14:textId="7EFA38D4" w:rsidR="12D253F1" w:rsidRDefault="12D253F1" w:rsidP="12D253F1">
            <w:pPr>
              <w:spacing w:line="276" w:lineRule="auto"/>
              <w:rPr>
                <w:rFonts w:ascii="Aptos" w:eastAsia="Aptos" w:hAnsi="Aptos" w:cs="Aptos"/>
                <w:szCs w:val="24"/>
              </w:rPr>
            </w:pPr>
            <w:r w:rsidRPr="12D253F1">
              <w:rPr>
                <w:rFonts w:ascii="Aptos" w:eastAsia="Aptos" w:hAnsi="Aptos" w:cs="Aptos"/>
                <w:szCs w:val="24"/>
              </w:rPr>
              <w:t>The process of registering a new shop to the system by a RepairShop, by accepting relevant shop details.</w:t>
            </w:r>
          </w:p>
        </w:tc>
      </w:tr>
      <w:tr w:rsidR="12D253F1" w14:paraId="1F83C202" w14:textId="77777777" w:rsidTr="12D253F1">
        <w:trPr>
          <w:trHeight w:val="300"/>
        </w:trPr>
        <w:tc>
          <w:tcPr>
            <w:tcW w:w="2115" w:type="dxa"/>
            <w:tcMar>
              <w:left w:w="105" w:type="dxa"/>
              <w:right w:w="105" w:type="dxa"/>
            </w:tcMar>
          </w:tcPr>
          <w:p w14:paraId="7393E424" w14:textId="156278DB" w:rsidR="12D253F1" w:rsidRDefault="12D253F1" w:rsidP="12D253F1">
            <w:pPr>
              <w:spacing w:line="276" w:lineRule="auto"/>
              <w:rPr>
                <w:rFonts w:ascii="Aptos" w:eastAsia="Aptos" w:hAnsi="Aptos" w:cs="Aptos"/>
                <w:szCs w:val="24"/>
              </w:rPr>
            </w:pPr>
            <w:r w:rsidRPr="12D253F1">
              <w:rPr>
                <w:rFonts w:ascii="Aptos" w:eastAsia="Aptos" w:hAnsi="Aptos" w:cs="Aptos"/>
                <w:szCs w:val="24"/>
              </w:rPr>
              <w:t>Shop Details</w:t>
            </w:r>
          </w:p>
        </w:tc>
        <w:tc>
          <w:tcPr>
            <w:tcW w:w="7215" w:type="dxa"/>
            <w:tcMar>
              <w:left w:w="105" w:type="dxa"/>
              <w:right w:w="105" w:type="dxa"/>
            </w:tcMar>
          </w:tcPr>
          <w:p w14:paraId="64F31EA4" w14:textId="76BC6B05" w:rsidR="12D253F1" w:rsidRDefault="12D253F1" w:rsidP="12D253F1">
            <w:pPr>
              <w:spacing w:line="276" w:lineRule="auto"/>
              <w:rPr>
                <w:rFonts w:ascii="Aptos" w:eastAsia="Aptos" w:hAnsi="Aptos" w:cs="Aptos"/>
                <w:szCs w:val="24"/>
              </w:rPr>
            </w:pPr>
            <w:r w:rsidRPr="12D253F1">
              <w:rPr>
                <w:rFonts w:ascii="Aptos" w:eastAsia="Aptos" w:hAnsi="Aptos" w:cs="Aptos"/>
                <w:szCs w:val="24"/>
              </w:rPr>
              <w:t>A list of information on the shop. The information includes shop name, valid shop address, shop website, and a filled shop checklist.</w:t>
            </w:r>
          </w:p>
        </w:tc>
      </w:tr>
      <w:tr w:rsidR="12D253F1" w14:paraId="204F52FF" w14:textId="77777777" w:rsidTr="12D253F1">
        <w:trPr>
          <w:trHeight w:val="300"/>
        </w:trPr>
        <w:tc>
          <w:tcPr>
            <w:tcW w:w="2115" w:type="dxa"/>
            <w:tcMar>
              <w:left w:w="105" w:type="dxa"/>
              <w:right w:w="105" w:type="dxa"/>
            </w:tcMar>
          </w:tcPr>
          <w:p w14:paraId="2B27E66C" w14:textId="0BE6C6DE" w:rsidR="12D253F1" w:rsidRDefault="12D253F1" w:rsidP="12D253F1">
            <w:pPr>
              <w:spacing w:line="276" w:lineRule="auto"/>
              <w:rPr>
                <w:rFonts w:ascii="Aptos" w:eastAsia="Aptos" w:hAnsi="Aptos" w:cs="Aptos"/>
                <w:szCs w:val="24"/>
              </w:rPr>
            </w:pPr>
            <w:r w:rsidRPr="12D253F1">
              <w:rPr>
                <w:rFonts w:ascii="Aptos" w:eastAsia="Aptos" w:hAnsi="Aptos" w:cs="Aptos"/>
                <w:szCs w:val="24"/>
              </w:rPr>
              <w:t>Checklist</w:t>
            </w:r>
          </w:p>
        </w:tc>
        <w:tc>
          <w:tcPr>
            <w:tcW w:w="7215" w:type="dxa"/>
            <w:tcMar>
              <w:left w:w="105" w:type="dxa"/>
              <w:right w:w="105" w:type="dxa"/>
            </w:tcMar>
          </w:tcPr>
          <w:p w14:paraId="6E362D59" w14:textId="7F075215" w:rsidR="12D253F1" w:rsidRDefault="12D253F1" w:rsidP="12D253F1">
            <w:pPr>
              <w:spacing w:line="276" w:lineRule="auto"/>
              <w:rPr>
                <w:rFonts w:ascii="Aptos" w:eastAsia="Aptos" w:hAnsi="Aptos" w:cs="Aptos"/>
                <w:szCs w:val="24"/>
              </w:rPr>
            </w:pPr>
            <w:r w:rsidRPr="12D253F1">
              <w:rPr>
                <w:rFonts w:ascii="Aptos" w:eastAsia="Aptos" w:hAnsi="Aptos" w:cs="Aptos"/>
                <w:szCs w:val="24"/>
              </w:rPr>
              <w:t>A list of items that is used by both users and RepairShops. The RepairShop uses this checklist to show what items they accept from users, and users use this checklist to check the items that they intend to repair/recycle/dispose.</w:t>
            </w:r>
          </w:p>
        </w:tc>
      </w:tr>
      <w:tr w:rsidR="12D253F1" w14:paraId="08B0E46F" w14:textId="77777777" w:rsidTr="12D253F1">
        <w:trPr>
          <w:trHeight w:val="300"/>
        </w:trPr>
        <w:tc>
          <w:tcPr>
            <w:tcW w:w="2115" w:type="dxa"/>
            <w:tcMar>
              <w:left w:w="105" w:type="dxa"/>
              <w:right w:w="105" w:type="dxa"/>
            </w:tcMar>
          </w:tcPr>
          <w:p w14:paraId="781EB99A" w14:textId="73B82B58" w:rsidR="12D253F1" w:rsidRDefault="12D253F1" w:rsidP="12D253F1">
            <w:pPr>
              <w:spacing w:line="276" w:lineRule="auto"/>
              <w:rPr>
                <w:rFonts w:ascii="Aptos" w:eastAsia="Aptos" w:hAnsi="Aptos" w:cs="Aptos"/>
                <w:szCs w:val="24"/>
              </w:rPr>
            </w:pPr>
            <w:r w:rsidRPr="12D253F1">
              <w:rPr>
                <w:rFonts w:ascii="Aptos" w:eastAsia="Aptos" w:hAnsi="Aptos" w:cs="Aptos"/>
                <w:szCs w:val="24"/>
              </w:rPr>
              <w:t>Forum</w:t>
            </w:r>
          </w:p>
        </w:tc>
        <w:tc>
          <w:tcPr>
            <w:tcW w:w="7215" w:type="dxa"/>
            <w:tcMar>
              <w:left w:w="105" w:type="dxa"/>
              <w:right w:w="105" w:type="dxa"/>
            </w:tcMar>
          </w:tcPr>
          <w:p w14:paraId="0DA39680" w14:textId="23886BF0"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A page of text posts by users to provide comments on the shop. </w:t>
            </w:r>
          </w:p>
        </w:tc>
      </w:tr>
      <w:tr w:rsidR="12D253F1" w14:paraId="0E6FF14E" w14:textId="77777777" w:rsidTr="12D253F1">
        <w:trPr>
          <w:trHeight w:val="300"/>
        </w:trPr>
        <w:tc>
          <w:tcPr>
            <w:tcW w:w="2115" w:type="dxa"/>
            <w:tcMar>
              <w:left w:w="105" w:type="dxa"/>
              <w:right w:w="105" w:type="dxa"/>
            </w:tcMar>
          </w:tcPr>
          <w:p w14:paraId="18214847" w14:textId="7D3D94EC" w:rsidR="12D253F1" w:rsidRDefault="12D253F1" w:rsidP="12D253F1">
            <w:pPr>
              <w:spacing w:line="276" w:lineRule="auto"/>
              <w:rPr>
                <w:rFonts w:ascii="Aptos" w:eastAsia="Aptos" w:hAnsi="Aptos" w:cs="Aptos"/>
                <w:szCs w:val="24"/>
              </w:rPr>
            </w:pPr>
            <w:r w:rsidRPr="12D253F1">
              <w:rPr>
                <w:rFonts w:ascii="Aptos" w:eastAsia="Aptos" w:hAnsi="Aptos" w:cs="Aptos"/>
                <w:szCs w:val="24"/>
              </w:rPr>
              <w:t>Locations</w:t>
            </w:r>
          </w:p>
        </w:tc>
        <w:tc>
          <w:tcPr>
            <w:tcW w:w="7215" w:type="dxa"/>
            <w:tcMar>
              <w:left w:w="105" w:type="dxa"/>
              <w:right w:w="105" w:type="dxa"/>
            </w:tcMar>
          </w:tcPr>
          <w:p w14:paraId="191E1C9B" w14:textId="69F0E32A" w:rsidR="12D253F1" w:rsidRDefault="12D253F1" w:rsidP="12D253F1">
            <w:pPr>
              <w:spacing w:line="276" w:lineRule="auto"/>
              <w:rPr>
                <w:rFonts w:ascii="Aptos" w:eastAsia="Aptos" w:hAnsi="Aptos" w:cs="Aptos"/>
                <w:szCs w:val="24"/>
              </w:rPr>
            </w:pPr>
            <w:r w:rsidRPr="12D253F1">
              <w:rPr>
                <w:rFonts w:ascii="Aptos" w:eastAsia="Aptos" w:hAnsi="Aptos" w:cs="Aptos"/>
                <w:szCs w:val="24"/>
              </w:rPr>
              <w:t>A point on the map that is returned by the APIs, where users can drop off items for repair/recycling/disposal.</w:t>
            </w:r>
          </w:p>
        </w:tc>
      </w:tr>
    </w:tbl>
    <w:p w14:paraId="5263DFBD" w14:textId="309A7C41" w:rsidR="12D253F1" w:rsidRDefault="12D253F1" w:rsidP="12D253F1">
      <w:pPr>
        <w:keepNext/>
        <w:keepLines/>
        <w:spacing w:before="160" w:after="80" w:line="276" w:lineRule="auto"/>
        <w:rPr>
          <w:rFonts w:ascii="Aptos Display" w:eastAsia="Aptos Display" w:hAnsi="Aptos Display" w:cs="Aptos Display"/>
          <w:color w:val="0F4761" w:themeColor="accent1" w:themeShade="BF"/>
          <w:sz w:val="32"/>
          <w:szCs w:val="32"/>
        </w:rPr>
      </w:pPr>
    </w:p>
    <w:p w14:paraId="19D4A0D0" w14:textId="33E7326C" w:rsidR="6D42B1E1" w:rsidRDefault="6D42B1E1" w:rsidP="6B4C1809">
      <w:pPr>
        <w:keepNext/>
        <w:keepLines/>
        <w:rPr>
          <w:rFonts w:ascii="Aptos Display" w:eastAsia="Aptos Display" w:hAnsi="Aptos Display" w:cs="Aptos Display"/>
          <w:color w:val="0F4761" w:themeColor="accent1" w:themeShade="BF"/>
          <w:sz w:val="32"/>
          <w:szCs w:val="32"/>
        </w:rPr>
      </w:pPr>
      <w:r w:rsidRPr="7881D028">
        <w:rPr>
          <w:rFonts w:eastAsia="Aptos Display"/>
        </w:rPr>
        <w:t>E-waste and Classifications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7215"/>
      </w:tblGrid>
      <w:tr w:rsidR="12D253F1" w14:paraId="5FCEFDA3" w14:textId="77777777" w:rsidTr="12D253F1">
        <w:trPr>
          <w:trHeight w:val="300"/>
        </w:trPr>
        <w:tc>
          <w:tcPr>
            <w:tcW w:w="2115" w:type="dxa"/>
            <w:tcMar>
              <w:left w:w="105" w:type="dxa"/>
              <w:right w:w="105" w:type="dxa"/>
            </w:tcMar>
          </w:tcPr>
          <w:p w14:paraId="447B0642" w14:textId="5CC68564"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Term</w:t>
            </w:r>
          </w:p>
        </w:tc>
        <w:tc>
          <w:tcPr>
            <w:tcW w:w="7215" w:type="dxa"/>
            <w:tcMar>
              <w:left w:w="105" w:type="dxa"/>
              <w:right w:w="105" w:type="dxa"/>
            </w:tcMar>
          </w:tcPr>
          <w:p w14:paraId="04D7AA5D" w14:textId="3A6F9C45"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Definition</w:t>
            </w:r>
          </w:p>
        </w:tc>
      </w:tr>
      <w:tr w:rsidR="12D253F1" w14:paraId="0954895D" w14:textId="77777777" w:rsidTr="12D253F1">
        <w:trPr>
          <w:trHeight w:val="300"/>
        </w:trPr>
        <w:tc>
          <w:tcPr>
            <w:tcW w:w="2115" w:type="dxa"/>
            <w:tcMar>
              <w:left w:w="105" w:type="dxa"/>
              <w:right w:w="105" w:type="dxa"/>
            </w:tcMar>
          </w:tcPr>
          <w:p w14:paraId="5035D1F5" w14:textId="0E4646E5" w:rsidR="12D253F1" w:rsidRDefault="12D253F1" w:rsidP="12D253F1">
            <w:pPr>
              <w:spacing w:line="276" w:lineRule="auto"/>
              <w:rPr>
                <w:rFonts w:ascii="Aptos" w:eastAsia="Aptos" w:hAnsi="Aptos" w:cs="Aptos"/>
                <w:szCs w:val="24"/>
              </w:rPr>
            </w:pPr>
            <w:r w:rsidRPr="12D253F1">
              <w:rPr>
                <w:rFonts w:ascii="Aptos" w:eastAsia="Aptos" w:hAnsi="Aptos" w:cs="Aptos"/>
                <w:szCs w:val="24"/>
              </w:rPr>
              <w:t>E-waste</w:t>
            </w:r>
          </w:p>
        </w:tc>
        <w:tc>
          <w:tcPr>
            <w:tcW w:w="7215" w:type="dxa"/>
            <w:tcMar>
              <w:left w:w="105" w:type="dxa"/>
              <w:right w:w="105" w:type="dxa"/>
            </w:tcMar>
          </w:tcPr>
          <w:p w14:paraId="096AC963" w14:textId="14B67D4F" w:rsidR="12D253F1" w:rsidRDefault="12D253F1" w:rsidP="12D253F1">
            <w:pPr>
              <w:spacing w:line="276" w:lineRule="auto"/>
              <w:rPr>
                <w:rFonts w:ascii="Aptos" w:eastAsia="Aptos" w:hAnsi="Aptos" w:cs="Aptos"/>
                <w:szCs w:val="24"/>
              </w:rPr>
            </w:pPr>
            <w:r w:rsidRPr="12D253F1">
              <w:rPr>
                <w:rFonts w:ascii="Aptos" w:eastAsia="Aptos" w:hAnsi="Aptos" w:cs="Aptos"/>
                <w:szCs w:val="24"/>
              </w:rPr>
              <w:t>Electronic waste, including items like batteries, smartphones, televisions, and other electronic devices and appliances.</w:t>
            </w:r>
          </w:p>
        </w:tc>
      </w:tr>
      <w:tr w:rsidR="12D253F1" w14:paraId="6396446A" w14:textId="77777777" w:rsidTr="12D253F1">
        <w:trPr>
          <w:trHeight w:val="300"/>
        </w:trPr>
        <w:tc>
          <w:tcPr>
            <w:tcW w:w="2115" w:type="dxa"/>
            <w:tcMar>
              <w:left w:w="105" w:type="dxa"/>
              <w:right w:w="105" w:type="dxa"/>
            </w:tcMar>
          </w:tcPr>
          <w:p w14:paraId="371AE91B" w14:textId="12FE24FC" w:rsidR="12D253F1" w:rsidRDefault="12D253F1" w:rsidP="12D253F1">
            <w:pPr>
              <w:spacing w:line="276" w:lineRule="auto"/>
              <w:rPr>
                <w:rFonts w:ascii="Aptos" w:eastAsia="Aptos" w:hAnsi="Aptos" w:cs="Aptos"/>
                <w:szCs w:val="24"/>
              </w:rPr>
            </w:pPr>
            <w:r w:rsidRPr="12D253F1">
              <w:rPr>
                <w:rFonts w:ascii="Aptos" w:eastAsia="Aptos" w:hAnsi="Aptos" w:cs="Aptos"/>
                <w:szCs w:val="24"/>
              </w:rPr>
              <w:t>General Waste</w:t>
            </w:r>
          </w:p>
        </w:tc>
        <w:tc>
          <w:tcPr>
            <w:tcW w:w="7215" w:type="dxa"/>
            <w:tcMar>
              <w:left w:w="105" w:type="dxa"/>
              <w:right w:w="105" w:type="dxa"/>
            </w:tcMar>
          </w:tcPr>
          <w:p w14:paraId="07F6E181" w14:textId="207BE748" w:rsidR="12D253F1" w:rsidRDefault="12D253F1" w:rsidP="12D253F1">
            <w:pPr>
              <w:spacing w:line="276" w:lineRule="auto"/>
              <w:rPr>
                <w:rFonts w:ascii="Aptos" w:eastAsia="Aptos" w:hAnsi="Aptos" w:cs="Aptos"/>
                <w:szCs w:val="24"/>
              </w:rPr>
            </w:pPr>
            <w:r w:rsidRPr="12D253F1">
              <w:rPr>
                <w:rFonts w:ascii="Aptos" w:eastAsia="Aptos" w:hAnsi="Aptos" w:cs="Aptos"/>
                <w:szCs w:val="24"/>
              </w:rPr>
              <w:t>Other types of recyclable waste that are not electronic waste. (e.g. Clothes, bottles, cardboard, plastic bags)</w:t>
            </w:r>
          </w:p>
        </w:tc>
      </w:tr>
      <w:tr w:rsidR="12D253F1" w14:paraId="0F3389CC" w14:textId="77777777" w:rsidTr="12D253F1">
        <w:trPr>
          <w:trHeight w:val="300"/>
        </w:trPr>
        <w:tc>
          <w:tcPr>
            <w:tcW w:w="2115" w:type="dxa"/>
            <w:tcMar>
              <w:left w:w="105" w:type="dxa"/>
              <w:right w:w="105" w:type="dxa"/>
            </w:tcMar>
          </w:tcPr>
          <w:p w14:paraId="006FFFF2" w14:textId="734B9C99" w:rsidR="12D253F1" w:rsidRDefault="12D253F1" w:rsidP="12D253F1">
            <w:pPr>
              <w:spacing w:line="276" w:lineRule="auto"/>
              <w:rPr>
                <w:rFonts w:ascii="Aptos" w:eastAsia="Aptos" w:hAnsi="Aptos" w:cs="Aptos"/>
                <w:szCs w:val="24"/>
              </w:rPr>
            </w:pPr>
            <w:r w:rsidRPr="12D253F1">
              <w:rPr>
                <w:rFonts w:ascii="Aptos" w:eastAsia="Aptos" w:hAnsi="Aptos" w:cs="Aptos"/>
                <w:szCs w:val="24"/>
              </w:rPr>
              <w:t>Dispose</w:t>
            </w:r>
          </w:p>
        </w:tc>
        <w:tc>
          <w:tcPr>
            <w:tcW w:w="7215" w:type="dxa"/>
            <w:tcMar>
              <w:left w:w="105" w:type="dxa"/>
              <w:right w:w="105" w:type="dxa"/>
            </w:tcMar>
          </w:tcPr>
          <w:p w14:paraId="52EF7D75" w14:textId="4CD2AC20" w:rsidR="12D253F1" w:rsidRDefault="12D253F1" w:rsidP="12D253F1">
            <w:pPr>
              <w:spacing w:line="276" w:lineRule="auto"/>
              <w:rPr>
                <w:rFonts w:ascii="Aptos" w:eastAsia="Aptos" w:hAnsi="Aptos" w:cs="Aptos"/>
                <w:szCs w:val="24"/>
              </w:rPr>
            </w:pPr>
            <w:r w:rsidRPr="12D253F1">
              <w:rPr>
                <w:rFonts w:ascii="Aptos" w:eastAsia="Aptos" w:hAnsi="Aptos" w:cs="Aptos"/>
                <w:szCs w:val="24"/>
              </w:rPr>
              <w:t>Throw away the waste in the appropriate bin, either for recycling or incineration in Singapore’s context. It is assumed that items that can be recycles will be recycled to their maximum potential.</w:t>
            </w:r>
          </w:p>
        </w:tc>
      </w:tr>
      <w:tr w:rsidR="12D253F1" w14:paraId="3E52BCA6" w14:textId="77777777" w:rsidTr="12D253F1">
        <w:trPr>
          <w:trHeight w:val="300"/>
        </w:trPr>
        <w:tc>
          <w:tcPr>
            <w:tcW w:w="2115" w:type="dxa"/>
            <w:tcMar>
              <w:left w:w="105" w:type="dxa"/>
              <w:right w:w="105" w:type="dxa"/>
            </w:tcMar>
          </w:tcPr>
          <w:p w14:paraId="1CD59C9B" w14:textId="56AFAC5B" w:rsidR="12D253F1" w:rsidRDefault="12D253F1" w:rsidP="12D253F1">
            <w:pPr>
              <w:spacing w:line="276" w:lineRule="auto"/>
              <w:rPr>
                <w:rFonts w:ascii="Aptos" w:eastAsia="Aptos" w:hAnsi="Aptos" w:cs="Aptos"/>
                <w:szCs w:val="24"/>
              </w:rPr>
            </w:pPr>
            <w:r w:rsidRPr="12D253F1">
              <w:rPr>
                <w:rFonts w:ascii="Aptos" w:eastAsia="Aptos" w:hAnsi="Aptos" w:cs="Aptos"/>
                <w:szCs w:val="24"/>
              </w:rPr>
              <w:t>Repair</w:t>
            </w:r>
          </w:p>
        </w:tc>
        <w:tc>
          <w:tcPr>
            <w:tcW w:w="7215" w:type="dxa"/>
            <w:tcMar>
              <w:left w:w="105" w:type="dxa"/>
              <w:right w:w="105" w:type="dxa"/>
            </w:tcMar>
          </w:tcPr>
          <w:p w14:paraId="22F9AD30" w14:textId="34F6B66B" w:rsidR="12D253F1" w:rsidRDefault="12D253F1" w:rsidP="12D253F1">
            <w:pPr>
              <w:spacing w:line="276" w:lineRule="auto"/>
              <w:rPr>
                <w:rFonts w:ascii="Aptos" w:eastAsia="Aptos" w:hAnsi="Aptos" w:cs="Aptos"/>
                <w:szCs w:val="24"/>
              </w:rPr>
            </w:pPr>
            <w:r w:rsidRPr="12D253F1">
              <w:rPr>
                <w:rFonts w:ascii="Aptos" w:eastAsia="Aptos" w:hAnsi="Aptos" w:cs="Aptos"/>
                <w:szCs w:val="24"/>
              </w:rPr>
              <w:t>Restore to working condition by bringing to a repair shop.</w:t>
            </w:r>
          </w:p>
        </w:tc>
      </w:tr>
      <w:tr w:rsidR="12D253F1" w14:paraId="5AAB78D7" w14:textId="77777777" w:rsidTr="12D253F1">
        <w:trPr>
          <w:trHeight w:val="300"/>
        </w:trPr>
        <w:tc>
          <w:tcPr>
            <w:tcW w:w="2115" w:type="dxa"/>
            <w:tcMar>
              <w:left w:w="105" w:type="dxa"/>
              <w:right w:w="105" w:type="dxa"/>
            </w:tcMar>
          </w:tcPr>
          <w:p w14:paraId="1B5397C6" w14:textId="51949427" w:rsidR="12D253F1" w:rsidRDefault="12D253F1" w:rsidP="12D253F1">
            <w:pPr>
              <w:spacing w:line="276" w:lineRule="auto"/>
              <w:rPr>
                <w:rFonts w:ascii="Aptos" w:eastAsia="Aptos" w:hAnsi="Aptos" w:cs="Aptos"/>
                <w:szCs w:val="24"/>
              </w:rPr>
            </w:pPr>
            <w:r w:rsidRPr="12D253F1">
              <w:rPr>
                <w:rFonts w:ascii="Aptos" w:eastAsia="Aptos" w:hAnsi="Aptos" w:cs="Aptos"/>
                <w:szCs w:val="24"/>
              </w:rPr>
              <w:t>Repairable</w:t>
            </w:r>
          </w:p>
        </w:tc>
        <w:tc>
          <w:tcPr>
            <w:tcW w:w="7215" w:type="dxa"/>
            <w:tcMar>
              <w:left w:w="105" w:type="dxa"/>
              <w:right w:w="105" w:type="dxa"/>
            </w:tcMar>
          </w:tcPr>
          <w:p w14:paraId="5429F8A9" w14:textId="2F586921" w:rsidR="12D253F1" w:rsidRDefault="12D253F1" w:rsidP="12D253F1">
            <w:pPr>
              <w:spacing w:line="276" w:lineRule="auto"/>
              <w:rPr>
                <w:rFonts w:ascii="Aptos" w:eastAsia="Aptos" w:hAnsi="Aptos" w:cs="Aptos"/>
                <w:szCs w:val="24"/>
              </w:rPr>
            </w:pPr>
            <w:r w:rsidRPr="12D253F1">
              <w:rPr>
                <w:rFonts w:ascii="Aptos" w:eastAsia="Aptos" w:hAnsi="Aptos" w:cs="Aptos"/>
                <w:szCs w:val="24"/>
              </w:rPr>
              <w:t>E-waste that can be restored to working condition through repair or refurbishment, with minor issues like replaceable parts.</w:t>
            </w:r>
          </w:p>
        </w:tc>
      </w:tr>
      <w:tr w:rsidR="12D253F1" w14:paraId="49346D5C" w14:textId="77777777" w:rsidTr="12D253F1">
        <w:trPr>
          <w:trHeight w:val="300"/>
        </w:trPr>
        <w:tc>
          <w:tcPr>
            <w:tcW w:w="2115" w:type="dxa"/>
            <w:tcMar>
              <w:left w:w="105" w:type="dxa"/>
              <w:right w:w="105" w:type="dxa"/>
            </w:tcMar>
          </w:tcPr>
          <w:p w14:paraId="3A91EB2D" w14:textId="13E3AC05" w:rsidR="12D253F1" w:rsidRDefault="12D253F1" w:rsidP="12D253F1">
            <w:pPr>
              <w:spacing w:line="276" w:lineRule="auto"/>
              <w:rPr>
                <w:rFonts w:ascii="Aptos" w:eastAsia="Aptos" w:hAnsi="Aptos" w:cs="Aptos"/>
                <w:szCs w:val="24"/>
              </w:rPr>
            </w:pPr>
            <w:r w:rsidRPr="12D253F1">
              <w:rPr>
                <w:rFonts w:ascii="Aptos" w:eastAsia="Aptos" w:hAnsi="Aptos" w:cs="Aptos"/>
                <w:szCs w:val="24"/>
              </w:rPr>
              <w:t>Disposable</w:t>
            </w:r>
          </w:p>
        </w:tc>
        <w:tc>
          <w:tcPr>
            <w:tcW w:w="7215" w:type="dxa"/>
            <w:tcMar>
              <w:left w:w="105" w:type="dxa"/>
              <w:right w:w="105" w:type="dxa"/>
            </w:tcMar>
          </w:tcPr>
          <w:p w14:paraId="614FA44F" w14:textId="32EB6DEB" w:rsidR="12D253F1" w:rsidRDefault="12D253F1" w:rsidP="12D253F1">
            <w:pPr>
              <w:spacing w:line="276" w:lineRule="auto"/>
              <w:rPr>
                <w:rFonts w:ascii="Aptos" w:eastAsia="Aptos" w:hAnsi="Aptos" w:cs="Aptos"/>
                <w:szCs w:val="24"/>
              </w:rPr>
            </w:pPr>
            <w:r w:rsidRPr="12D253F1">
              <w:rPr>
                <w:rFonts w:ascii="Aptos" w:eastAsia="Aptos" w:hAnsi="Aptos" w:cs="Aptos"/>
                <w:szCs w:val="24"/>
              </w:rPr>
              <w:t>E-waste that cannot be fixed due to severe damage or outdated technology, making it suitable for disposal or recycling.</w:t>
            </w:r>
          </w:p>
        </w:tc>
      </w:tr>
    </w:tbl>
    <w:p w14:paraId="4970C650" w14:textId="26036D74" w:rsidR="12D253F1" w:rsidRDefault="12D253F1" w:rsidP="12D253F1">
      <w:pPr>
        <w:spacing w:line="276" w:lineRule="auto"/>
        <w:rPr>
          <w:rFonts w:ascii="Aptos" w:eastAsia="Aptos" w:hAnsi="Aptos" w:cs="Aptos"/>
          <w:color w:val="000000" w:themeColor="text1"/>
          <w:szCs w:val="24"/>
        </w:rPr>
      </w:pPr>
    </w:p>
    <w:p w14:paraId="5B6BEA25" w14:textId="5F5ECCB7" w:rsidR="6D42B1E1" w:rsidRDefault="6D42B1E1" w:rsidP="67E48070">
      <w:pPr>
        <w:keepNext/>
        <w:keepLines/>
        <w:rPr>
          <w:rFonts w:ascii="Aptos Display" w:eastAsia="Aptos Display" w:hAnsi="Aptos Display" w:cs="Aptos Display"/>
          <w:color w:val="0F4761" w:themeColor="accent1" w:themeShade="BF"/>
          <w:sz w:val="32"/>
          <w:szCs w:val="32"/>
        </w:rPr>
      </w:pPr>
      <w:r w:rsidRPr="7881D028">
        <w:rPr>
          <w:rFonts w:eastAsia="Aptos Display"/>
        </w:rPr>
        <w:t>Map and Location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7215"/>
      </w:tblGrid>
      <w:tr w:rsidR="12D253F1" w14:paraId="53B94AB8" w14:textId="77777777" w:rsidTr="12D253F1">
        <w:trPr>
          <w:trHeight w:val="300"/>
        </w:trPr>
        <w:tc>
          <w:tcPr>
            <w:tcW w:w="2115" w:type="dxa"/>
            <w:tcMar>
              <w:left w:w="105" w:type="dxa"/>
              <w:right w:w="105" w:type="dxa"/>
            </w:tcMar>
          </w:tcPr>
          <w:p w14:paraId="644C4135" w14:textId="0F44FBC5"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Term</w:t>
            </w:r>
          </w:p>
        </w:tc>
        <w:tc>
          <w:tcPr>
            <w:tcW w:w="7215" w:type="dxa"/>
            <w:tcMar>
              <w:left w:w="105" w:type="dxa"/>
              <w:right w:w="105" w:type="dxa"/>
            </w:tcMar>
          </w:tcPr>
          <w:p w14:paraId="0E3361AB" w14:textId="1BF30136"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Definition</w:t>
            </w:r>
          </w:p>
        </w:tc>
      </w:tr>
      <w:tr w:rsidR="12D253F1" w14:paraId="0003056D" w14:textId="77777777" w:rsidTr="12D253F1">
        <w:trPr>
          <w:trHeight w:val="300"/>
        </w:trPr>
        <w:tc>
          <w:tcPr>
            <w:tcW w:w="2115" w:type="dxa"/>
            <w:tcMar>
              <w:left w:w="105" w:type="dxa"/>
              <w:right w:w="105" w:type="dxa"/>
            </w:tcMar>
          </w:tcPr>
          <w:p w14:paraId="58CEF7CC" w14:textId="2D8DA83D" w:rsidR="12D253F1" w:rsidRDefault="12D253F1" w:rsidP="12D253F1">
            <w:pPr>
              <w:spacing w:line="276" w:lineRule="auto"/>
              <w:rPr>
                <w:rFonts w:ascii="Aptos" w:eastAsia="Aptos" w:hAnsi="Aptos" w:cs="Aptos"/>
                <w:szCs w:val="24"/>
              </w:rPr>
            </w:pPr>
            <w:r w:rsidRPr="12D253F1">
              <w:rPr>
                <w:rFonts w:ascii="Aptos" w:eastAsia="Aptos" w:hAnsi="Aptos" w:cs="Aptos"/>
                <w:szCs w:val="24"/>
              </w:rPr>
              <w:t>Location Access</w:t>
            </w:r>
          </w:p>
        </w:tc>
        <w:tc>
          <w:tcPr>
            <w:tcW w:w="7215" w:type="dxa"/>
            <w:tcMar>
              <w:left w:w="105" w:type="dxa"/>
              <w:right w:w="105" w:type="dxa"/>
            </w:tcMar>
          </w:tcPr>
          <w:p w14:paraId="59E2C897" w14:textId="046755DF" w:rsidR="12D253F1" w:rsidRDefault="12D253F1" w:rsidP="12D253F1">
            <w:pPr>
              <w:spacing w:line="276" w:lineRule="auto"/>
              <w:rPr>
                <w:rFonts w:ascii="Aptos" w:eastAsia="Aptos" w:hAnsi="Aptos" w:cs="Aptos"/>
                <w:szCs w:val="24"/>
              </w:rPr>
            </w:pPr>
            <w:r w:rsidRPr="12D253F1">
              <w:rPr>
                <w:rFonts w:ascii="Aptos" w:eastAsia="Aptos" w:hAnsi="Aptos" w:cs="Aptos"/>
                <w:szCs w:val="24"/>
              </w:rPr>
              <w:t>A request sent to the user to allow the system access to their location to enable features like finding nearby e-waste collection points.</w:t>
            </w:r>
          </w:p>
        </w:tc>
      </w:tr>
      <w:tr w:rsidR="12D253F1" w14:paraId="02C348A3" w14:textId="77777777" w:rsidTr="12D253F1">
        <w:trPr>
          <w:trHeight w:val="300"/>
        </w:trPr>
        <w:tc>
          <w:tcPr>
            <w:tcW w:w="2115" w:type="dxa"/>
            <w:tcMar>
              <w:left w:w="105" w:type="dxa"/>
              <w:right w:w="105" w:type="dxa"/>
            </w:tcMar>
          </w:tcPr>
          <w:p w14:paraId="3CF63E6C" w14:textId="2CAAE222" w:rsidR="12D253F1" w:rsidRDefault="12D253F1" w:rsidP="12D253F1">
            <w:pPr>
              <w:spacing w:line="276" w:lineRule="auto"/>
              <w:rPr>
                <w:rFonts w:ascii="Aptos" w:eastAsia="Aptos" w:hAnsi="Aptos" w:cs="Aptos"/>
                <w:szCs w:val="24"/>
              </w:rPr>
            </w:pPr>
            <w:r w:rsidRPr="12D253F1">
              <w:rPr>
                <w:rFonts w:ascii="Aptos" w:eastAsia="Aptos" w:hAnsi="Aptos" w:cs="Aptos"/>
                <w:szCs w:val="24"/>
              </w:rPr>
              <w:t>Postal Code</w:t>
            </w:r>
          </w:p>
        </w:tc>
        <w:tc>
          <w:tcPr>
            <w:tcW w:w="7215" w:type="dxa"/>
            <w:tcMar>
              <w:left w:w="105" w:type="dxa"/>
              <w:right w:w="105" w:type="dxa"/>
            </w:tcMar>
          </w:tcPr>
          <w:p w14:paraId="4372816A" w14:textId="05F05278"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A series of 6 digits that are used to identify a specific mailing location. In Singapore, the first 3 digits indicate the locality, and the last 3 digits indicate the specific building or venue within the locality. </w:t>
            </w:r>
          </w:p>
        </w:tc>
      </w:tr>
      <w:tr w:rsidR="12D253F1" w14:paraId="4689D989" w14:textId="77777777" w:rsidTr="12D253F1">
        <w:trPr>
          <w:trHeight w:val="300"/>
        </w:trPr>
        <w:tc>
          <w:tcPr>
            <w:tcW w:w="2115" w:type="dxa"/>
            <w:tcMar>
              <w:left w:w="105" w:type="dxa"/>
              <w:right w:w="105" w:type="dxa"/>
            </w:tcMar>
          </w:tcPr>
          <w:p w14:paraId="1A6EEBAB" w14:textId="2BF005F6" w:rsidR="12D253F1" w:rsidRDefault="12D253F1" w:rsidP="12D253F1">
            <w:pPr>
              <w:spacing w:line="276" w:lineRule="auto"/>
              <w:rPr>
                <w:rFonts w:ascii="Aptos" w:eastAsia="Aptos" w:hAnsi="Aptos" w:cs="Aptos"/>
                <w:szCs w:val="24"/>
              </w:rPr>
            </w:pPr>
            <w:r w:rsidRPr="12D253F1">
              <w:rPr>
                <w:rFonts w:ascii="Aptos" w:eastAsia="Aptos" w:hAnsi="Aptos" w:cs="Aptos"/>
                <w:szCs w:val="24"/>
              </w:rPr>
              <w:t>Address</w:t>
            </w:r>
          </w:p>
        </w:tc>
        <w:tc>
          <w:tcPr>
            <w:tcW w:w="7215" w:type="dxa"/>
            <w:tcMar>
              <w:left w:w="105" w:type="dxa"/>
              <w:right w:w="105" w:type="dxa"/>
            </w:tcMar>
          </w:tcPr>
          <w:p w14:paraId="282A7E16" w14:textId="0761AD2D"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A series of words that indicate the particulars of a specific venue. In Singapore, the words can include name of building, block number, unit number, street number and postal code. </w:t>
            </w:r>
          </w:p>
        </w:tc>
      </w:tr>
      <w:tr w:rsidR="12D253F1" w14:paraId="41B9140C" w14:textId="77777777" w:rsidTr="12D253F1">
        <w:trPr>
          <w:trHeight w:val="300"/>
        </w:trPr>
        <w:tc>
          <w:tcPr>
            <w:tcW w:w="2115" w:type="dxa"/>
            <w:tcMar>
              <w:left w:w="105" w:type="dxa"/>
              <w:right w:w="105" w:type="dxa"/>
            </w:tcMar>
          </w:tcPr>
          <w:p w14:paraId="2E37826D" w14:textId="45EF9446" w:rsidR="12D253F1" w:rsidRDefault="12D253F1" w:rsidP="12D253F1">
            <w:pPr>
              <w:spacing w:line="276" w:lineRule="auto"/>
              <w:rPr>
                <w:rFonts w:ascii="Aptos" w:eastAsia="Aptos" w:hAnsi="Aptos" w:cs="Aptos"/>
                <w:szCs w:val="24"/>
              </w:rPr>
            </w:pPr>
            <w:r w:rsidRPr="12D253F1">
              <w:rPr>
                <w:rFonts w:ascii="Aptos" w:eastAsia="Aptos" w:hAnsi="Aptos" w:cs="Aptos"/>
                <w:szCs w:val="24"/>
              </w:rPr>
              <w:t>Search results</w:t>
            </w:r>
          </w:p>
        </w:tc>
        <w:tc>
          <w:tcPr>
            <w:tcW w:w="7215" w:type="dxa"/>
            <w:tcMar>
              <w:left w:w="105" w:type="dxa"/>
              <w:right w:w="105" w:type="dxa"/>
            </w:tcMar>
          </w:tcPr>
          <w:p w14:paraId="1220AB20" w14:textId="652341E7" w:rsidR="12D253F1" w:rsidRDefault="12D253F1" w:rsidP="12D253F1">
            <w:pPr>
              <w:spacing w:line="276" w:lineRule="auto"/>
              <w:rPr>
                <w:rFonts w:ascii="Aptos" w:eastAsia="Aptos" w:hAnsi="Aptos" w:cs="Aptos"/>
                <w:szCs w:val="24"/>
              </w:rPr>
            </w:pPr>
            <w:r w:rsidRPr="12D253F1">
              <w:rPr>
                <w:rFonts w:ascii="Aptos" w:eastAsia="Aptos" w:hAnsi="Aptos" w:cs="Aptos"/>
                <w:szCs w:val="24"/>
              </w:rPr>
              <w:t>A list of nearby e-waste repair or disposal locations displayed based on the user’s location and classification input.</w:t>
            </w:r>
          </w:p>
        </w:tc>
      </w:tr>
      <w:tr w:rsidR="12D253F1" w14:paraId="3456FC67" w14:textId="77777777" w:rsidTr="12D253F1">
        <w:trPr>
          <w:trHeight w:val="300"/>
        </w:trPr>
        <w:tc>
          <w:tcPr>
            <w:tcW w:w="2115" w:type="dxa"/>
            <w:tcMar>
              <w:left w:w="105" w:type="dxa"/>
              <w:right w:w="105" w:type="dxa"/>
            </w:tcMar>
          </w:tcPr>
          <w:p w14:paraId="73892483" w14:textId="383D0775" w:rsidR="12D253F1" w:rsidRDefault="12D253F1" w:rsidP="12D253F1">
            <w:pPr>
              <w:spacing w:line="276" w:lineRule="auto"/>
              <w:rPr>
                <w:rFonts w:ascii="Aptos" w:eastAsia="Aptos" w:hAnsi="Aptos" w:cs="Aptos"/>
                <w:szCs w:val="24"/>
              </w:rPr>
            </w:pPr>
            <w:r w:rsidRPr="12D253F1">
              <w:rPr>
                <w:rFonts w:ascii="Aptos" w:eastAsia="Aptos" w:hAnsi="Aptos" w:cs="Aptos"/>
                <w:szCs w:val="24"/>
              </w:rPr>
              <w:t>Search filter</w:t>
            </w:r>
          </w:p>
        </w:tc>
        <w:tc>
          <w:tcPr>
            <w:tcW w:w="7215" w:type="dxa"/>
            <w:tcMar>
              <w:left w:w="105" w:type="dxa"/>
              <w:right w:w="105" w:type="dxa"/>
            </w:tcMar>
          </w:tcPr>
          <w:p w14:paraId="39872193" w14:textId="5E37A59A" w:rsidR="12D253F1" w:rsidRDefault="12D253F1" w:rsidP="12D253F1">
            <w:pPr>
              <w:spacing w:line="276" w:lineRule="auto"/>
              <w:rPr>
                <w:rFonts w:ascii="Aptos" w:eastAsia="Aptos" w:hAnsi="Aptos" w:cs="Aptos"/>
                <w:szCs w:val="24"/>
              </w:rPr>
            </w:pPr>
            <w:r w:rsidRPr="12D253F1">
              <w:rPr>
                <w:rFonts w:ascii="Aptos" w:eastAsia="Aptos" w:hAnsi="Aptos" w:cs="Aptos"/>
                <w:szCs w:val="24"/>
              </w:rPr>
              <w:t>Criteria used by the user to refine their search for e-waste collection points, such as distance (using map), type of waste (using checklist), and condition (repairable/non-repairable).</w:t>
            </w:r>
          </w:p>
        </w:tc>
      </w:tr>
      <w:tr w:rsidR="12D253F1" w14:paraId="3EF57D96" w14:textId="77777777" w:rsidTr="12D253F1">
        <w:trPr>
          <w:trHeight w:val="300"/>
        </w:trPr>
        <w:tc>
          <w:tcPr>
            <w:tcW w:w="2115" w:type="dxa"/>
            <w:tcMar>
              <w:left w:w="105" w:type="dxa"/>
              <w:right w:w="105" w:type="dxa"/>
            </w:tcMar>
          </w:tcPr>
          <w:p w14:paraId="01717A82" w14:textId="0F84BEE0" w:rsidR="12D253F1" w:rsidRDefault="12D253F1" w:rsidP="12D253F1">
            <w:pPr>
              <w:spacing w:line="276" w:lineRule="auto"/>
              <w:rPr>
                <w:rFonts w:ascii="Aptos" w:eastAsia="Aptos" w:hAnsi="Aptos" w:cs="Aptos"/>
                <w:szCs w:val="24"/>
              </w:rPr>
            </w:pPr>
            <w:r w:rsidRPr="12D253F1">
              <w:rPr>
                <w:rFonts w:ascii="Aptos" w:eastAsia="Aptos" w:hAnsi="Aptos" w:cs="Aptos"/>
                <w:szCs w:val="24"/>
              </w:rPr>
              <w:t>History</w:t>
            </w:r>
          </w:p>
        </w:tc>
        <w:tc>
          <w:tcPr>
            <w:tcW w:w="7215" w:type="dxa"/>
            <w:tcMar>
              <w:left w:w="105" w:type="dxa"/>
              <w:right w:w="105" w:type="dxa"/>
            </w:tcMar>
          </w:tcPr>
          <w:p w14:paraId="2A9B7A56" w14:textId="7D8B8548" w:rsidR="12D253F1" w:rsidRDefault="12D253F1" w:rsidP="12D253F1">
            <w:pPr>
              <w:spacing w:line="276" w:lineRule="auto"/>
              <w:rPr>
                <w:rFonts w:ascii="Aptos" w:eastAsia="Aptos" w:hAnsi="Aptos" w:cs="Aptos"/>
                <w:szCs w:val="24"/>
              </w:rPr>
            </w:pPr>
            <w:r w:rsidRPr="12D253F1">
              <w:rPr>
                <w:rFonts w:ascii="Aptos" w:eastAsia="Aptos" w:hAnsi="Aptos" w:cs="Aptos"/>
                <w:szCs w:val="24"/>
              </w:rPr>
              <w:t>A record of locations previously visited by the user on the map, shown to users as they browse the different locations.</w:t>
            </w:r>
          </w:p>
        </w:tc>
      </w:tr>
      <w:tr w:rsidR="12D253F1" w14:paraId="626C7DD1" w14:textId="77777777" w:rsidTr="12D253F1">
        <w:trPr>
          <w:trHeight w:val="300"/>
        </w:trPr>
        <w:tc>
          <w:tcPr>
            <w:tcW w:w="2115" w:type="dxa"/>
            <w:tcMar>
              <w:left w:w="105" w:type="dxa"/>
              <w:right w:w="105" w:type="dxa"/>
            </w:tcMar>
          </w:tcPr>
          <w:p w14:paraId="0047615C" w14:textId="7CA41B5F" w:rsidR="12D253F1" w:rsidRDefault="12D253F1" w:rsidP="12D253F1">
            <w:pPr>
              <w:spacing w:line="276" w:lineRule="auto"/>
              <w:rPr>
                <w:rFonts w:ascii="Aptos" w:eastAsia="Aptos" w:hAnsi="Aptos" w:cs="Aptos"/>
                <w:szCs w:val="24"/>
              </w:rPr>
            </w:pPr>
            <w:r w:rsidRPr="12D253F1">
              <w:rPr>
                <w:rFonts w:ascii="Aptos" w:eastAsia="Aptos" w:hAnsi="Aptos" w:cs="Aptos"/>
                <w:szCs w:val="24"/>
              </w:rPr>
              <w:t>Directions</w:t>
            </w:r>
          </w:p>
        </w:tc>
        <w:tc>
          <w:tcPr>
            <w:tcW w:w="7215" w:type="dxa"/>
            <w:tcMar>
              <w:left w:w="105" w:type="dxa"/>
              <w:right w:w="105" w:type="dxa"/>
            </w:tcMar>
          </w:tcPr>
          <w:p w14:paraId="334D269D" w14:textId="6B08CCFC" w:rsidR="12D253F1" w:rsidRDefault="12D253F1" w:rsidP="12D253F1">
            <w:pPr>
              <w:spacing w:line="276" w:lineRule="auto"/>
              <w:rPr>
                <w:rFonts w:ascii="Aptos" w:eastAsia="Aptos" w:hAnsi="Aptos" w:cs="Aptos"/>
                <w:szCs w:val="24"/>
              </w:rPr>
            </w:pPr>
            <w:r w:rsidRPr="12D253F1">
              <w:rPr>
                <w:rFonts w:ascii="Aptos" w:eastAsia="Aptos" w:hAnsi="Aptos" w:cs="Aptos"/>
                <w:szCs w:val="24"/>
              </w:rPr>
              <w:t>A list of instructions on how to reach the chosen location on the map, from the user’s location. The user’s location is determined either automatically or manually via user input.</w:t>
            </w:r>
          </w:p>
        </w:tc>
      </w:tr>
      <w:tr w:rsidR="12D253F1" w14:paraId="43F9733F" w14:textId="77777777" w:rsidTr="12D253F1">
        <w:trPr>
          <w:trHeight w:val="300"/>
        </w:trPr>
        <w:tc>
          <w:tcPr>
            <w:tcW w:w="2115" w:type="dxa"/>
            <w:tcMar>
              <w:left w:w="105" w:type="dxa"/>
              <w:right w:w="105" w:type="dxa"/>
            </w:tcMar>
          </w:tcPr>
          <w:p w14:paraId="6C214924" w14:textId="503DAA2A" w:rsidR="12D253F1" w:rsidRDefault="12D253F1" w:rsidP="12D253F1">
            <w:pPr>
              <w:spacing w:line="276" w:lineRule="auto"/>
              <w:rPr>
                <w:rFonts w:ascii="Aptos" w:eastAsia="Aptos" w:hAnsi="Aptos" w:cs="Aptos"/>
                <w:szCs w:val="24"/>
              </w:rPr>
            </w:pPr>
            <w:r w:rsidRPr="12D253F1">
              <w:rPr>
                <w:rFonts w:ascii="Aptos" w:eastAsia="Aptos" w:hAnsi="Aptos" w:cs="Aptos"/>
                <w:szCs w:val="24"/>
              </w:rPr>
              <w:t>Mode of transport</w:t>
            </w:r>
          </w:p>
        </w:tc>
        <w:tc>
          <w:tcPr>
            <w:tcW w:w="7215" w:type="dxa"/>
            <w:tcMar>
              <w:left w:w="105" w:type="dxa"/>
              <w:right w:w="105" w:type="dxa"/>
            </w:tcMar>
          </w:tcPr>
          <w:p w14:paraId="3160F13A" w14:textId="7BC70C68"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The method in which the user intends to travel to the location. Options include walking, driving, public transport. </w:t>
            </w:r>
          </w:p>
        </w:tc>
      </w:tr>
      <w:tr w:rsidR="12D253F1" w14:paraId="0410394C" w14:textId="77777777" w:rsidTr="12D253F1">
        <w:trPr>
          <w:trHeight w:val="300"/>
        </w:trPr>
        <w:tc>
          <w:tcPr>
            <w:tcW w:w="2115" w:type="dxa"/>
            <w:tcMar>
              <w:left w:w="105" w:type="dxa"/>
              <w:right w:w="105" w:type="dxa"/>
            </w:tcMar>
          </w:tcPr>
          <w:p w14:paraId="1C84FB0F" w14:textId="43830B03" w:rsidR="12D253F1" w:rsidRDefault="12D253F1" w:rsidP="12D253F1">
            <w:pPr>
              <w:spacing w:line="276" w:lineRule="auto"/>
              <w:rPr>
                <w:rFonts w:ascii="Aptos" w:eastAsia="Aptos" w:hAnsi="Aptos" w:cs="Aptos"/>
                <w:szCs w:val="24"/>
              </w:rPr>
            </w:pPr>
            <w:r w:rsidRPr="12D253F1">
              <w:rPr>
                <w:rFonts w:ascii="Aptos" w:eastAsia="Aptos" w:hAnsi="Aptos" w:cs="Aptos"/>
                <w:szCs w:val="24"/>
              </w:rPr>
              <w:t>Shop details</w:t>
            </w:r>
          </w:p>
        </w:tc>
        <w:tc>
          <w:tcPr>
            <w:tcW w:w="7215" w:type="dxa"/>
            <w:tcMar>
              <w:left w:w="105" w:type="dxa"/>
              <w:right w:w="105" w:type="dxa"/>
            </w:tcMar>
          </w:tcPr>
          <w:p w14:paraId="0AFE8CC3" w14:textId="5831EE12"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A list of information about the shop, including address, opening hours, and website. </w:t>
            </w:r>
          </w:p>
        </w:tc>
      </w:tr>
      <w:tr w:rsidR="12D253F1" w14:paraId="3582B4E5" w14:textId="77777777" w:rsidTr="12D253F1">
        <w:trPr>
          <w:trHeight w:val="300"/>
        </w:trPr>
        <w:tc>
          <w:tcPr>
            <w:tcW w:w="2115" w:type="dxa"/>
            <w:tcMar>
              <w:left w:w="105" w:type="dxa"/>
              <w:right w:w="105" w:type="dxa"/>
            </w:tcMar>
          </w:tcPr>
          <w:p w14:paraId="60646747" w14:textId="4CAB9967" w:rsidR="12D253F1" w:rsidRDefault="12D253F1" w:rsidP="12D253F1">
            <w:pPr>
              <w:spacing w:line="276" w:lineRule="auto"/>
              <w:rPr>
                <w:rFonts w:ascii="Aptos" w:eastAsia="Aptos" w:hAnsi="Aptos" w:cs="Aptos"/>
                <w:szCs w:val="24"/>
              </w:rPr>
            </w:pPr>
            <w:r w:rsidRPr="12D253F1">
              <w:rPr>
                <w:rFonts w:ascii="Aptos" w:eastAsia="Aptos" w:hAnsi="Aptos" w:cs="Aptos"/>
                <w:szCs w:val="24"/>
              </w:rPr>
              <w:t>Repair Locations</w:t>
            </w:r>
          </w:p>
        </w:tc>
        <w:tc>
          <w:tcPr>
            <w:tcW w:w="7215" w:type="dxa"/>
            <w:tcMar>
              <w:left w:w="105" w:type="dxa"/>
              <w:right w:w="105" w:type="dxa"/>
            </w:tcMar>
          </w:tcPr>
          <w:p w14:paraId="5DDCDBB1" w14:textId="279C36C0" w:rsidR="12D253F1" w:rsidRDefault="12D253F1" w:rsidP="12D253F1">
            <w:pPr>
              <w:spacing w:line="276" w:lineRule="auto"/>
              <w:rPr>
                <w:rFonts w:ascii="Aptos" w:eastAsia="Aptos" w:hAnsi="Aptos" w:cs="Aptos"/>
                <w:szCs w:val="24"/>
              </w:rPr>
            </w:pPr>
            <w:r w:rsidRPr="12D253F1">
              <w:rPr>
                <w:rFonts w:ascii="Aptos" w:eastAsia="Aptos" w:hAnsi="Aptos" w:cs="Aptos"/>
                <w:szCs w:val="24"/>
              </w:rPr>
              <w:t>A collection point that specialises in repairing usable/repairable e-waste.</w:t>
            </w:r>
          </w:p>
        </w:tc>
      </w:tr>
      <w:tr w:rsidR="12D253F1" w14:paraId="399D6310" w14:textId="77777777" w:rsidTr="12D253F1">
        <w:trPr>
          <w:trHeight w:val="300"/>
        </w:trPr>
        <w:tc>
          <w:tcPr>
            <w:tcW w:w="2115" w:type="dxa"/>
            <w:tcMar>
              <w:left w:w="105" w:type="dxa"/>
              <w:right w:w="105" w:type="dxa"/>
            </w:tcMar>
          </w:tcPr>
          <w:p w14:paraId="0348F257" w14:textId="7260D76A" w:rsidR="12D253F1" w:rsidRDefault="12D253F1" w:rsidP="12D253F1">
            <w:pPr>
              <w:spacing w:line="276" w:lineRule="auto"/>
              <w:rPr>
                <w:rFonts w:ascii="Aptos" w:eastAsia="Aptos" w:hAnsi="Aptos" w:cs="Aptos"/>
                <w:szCs w:val="24"/>
              </w:rPr>
            </w:pPr>
            <w:r w:rsidRPr="12D253F1">
              <w:rPr>
                <w:rFonts w:ascii="Aptos" w:eastAsia="Aptos" w:hAnsi="Aptos" w:cs="Aptos"/>
                <w:szCs w:val="24"/>
              </w:rPr>
              <w:t>Disposal Locations</w:t>
            </w:r>
          </w:p>
        </w:tc>
        <w:tc>
          <w:tcPr>
            <w:tcW w:w="7215" w:type="dxa"/>
            <w:tcMar>
              <w:left w:w="105" w:type="dxa"/>
              <w:right w:w="105" w:type="dxa"/>
            </w:tcMar>
          </w:tcPr>
          <w:p w14:paraId="74622B5C" w14:textId="79F93247" w:rsidR="12D253F1" w:rsidRDefault="12D253F1" w:rsidP="12D253F1">
            <w:pPr>
              <w:spacing w:line="276" w:lineRule="auto"/>
              <w:rPr>
                <w:rFonts w:ascii="Aptos" w:eastAsia="Aptos" w:hAnsi="Aptos" w:cs="Aptos"/>
                <w:szCs w:val="24"/>
              </w:rPr>
            </w:pPr>
            <w:r w:rsidRPr="12D253F1">
              <w:rPr>
                <w:rFonts w:ascii="Aptos" w:eastAsia="Aptos" w:hAnsi="Aptos" w:cs="Aptos"/>
                <w:szCs w:val="24"/>
              </w:rPr>
              <w:t>A collection point that accepts unusable or spoilt e-waste for recycling</w:t>
            </w:r>
          </w:p>
        </w:tc>
      </w:tr>
    </w:tbl>
    <w:p w14:paraId="4FA7F06F" w14:textId="605BE3A0" w:rsidR="05FD4AAF" w:rsidRDefault="05FD4AAF" w:rsidP="05FD4AAF"/>
    <w:p w14:paraId="1488A4B9" w14:textId="5C6D5AB6" w:rsidR="6D42B1E1" w:rsidRDefault="6D42B1E1" w:rsidP="626E8DE5">
      <w:pPr>
        <w:rPr>
          <w:rFonts w:ascii="Aptos Display" w:eastAsia="Aptos Display" w:hAnsi="Aptos Display" w:cs="Aptos Display"/>
          <w:color w:val="0F4761" w:themeColor="accent1" w:themeShade="BF"/>
          <w:sz w:val="32"/>
          <w:szCs w:val="32"/>
        </w:rPr>
      </w:pPr>
      <w:r w:rsidRPr="7881D028">
        <w:rPr>
          <w:rFonts w:eastAsia="Aptos Display"/>
        </w:rPr>
        <w:t>Shop and Forum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7215"/>
      </w:tblGrid>
      <w:tr w:rsidR="12D253F1" w14:paraId="55189CB3" w14:textId="77777777" w:rsidTr="12D253F1">
        <w:trPr>
          <w:trHeight w:val="300"/>
        </w:trPr>
        <w:tc>
          <w:tcPr>
            <w:tcW w:w="2115" w:type="dxa"/>
            <w:tcMar>
              <w:left w:w="105" w:type="dxa"/>
              <w:right w:w="105" w:type="dxa"/>
            </w:tcMar>
          </w:tcPr>
          <w:p w14:paraId="4D060001" w14:textId="4DD86676"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Term</w:t>
            </w:r>
          </w:p>
        </w:tc>
        <w:tc>
          <w:tcPr>
            <w:tcW w:w="7215" w:type="dxa"/>
            <w:tcMar>
              <w:left w:w="105" w:type="dxa"/>
              <w:right w:w="105" w:type="dxa"/>
            </w:tcMar>
          </w:tcPr>
          <w:p w14:paraId="4672F161" w14:textId="133E74C5" w:rsidR="12D253F1" w:rsidRDefault="12D253F1" w:rsidP="12D253F1">
            <w:pPr>
              <w:spacing w:line="276" w:lineRule="auto"/>
              <w:rPr>
                <w:rFonts w:ascii="Aptos" w:eastAsia="Aptos" w:hAnsi="Aptos" w:cs="Aptos"/>
                <w:szCs w:val="24"/>
              </w:rPr>
            </w:pPr>
            <w:r w:rsidRPr="12D253F1">
              <w:rPr>
                <w:rFonts w:ascii="Aptos" w:eastAsia="Aptos" w:hAnsi="Aptos" w:cs="Aptos"/>
                <w:b/>
                <w:bCs/>
                <w:szCs w:val="24"/>
              </w:rPr>
              <w:t>Definition</w:t>
            </w:r>
          </w:p>
        </w:tc>
      </w:tr>
      <w:tr w:rsidR="12D253F1" w14:paraId="606D3A3B" w14:textId="77777777" w:rsidTr="12D253F1">
        <w:trPr>
          <w:trHeight w:val="300"/>
        </w:trPr>
        <w:tc>
          <w:tcPr>
            <w:tcW w:w="2115" w:type="dxa"/>
            <w:tcMar>
              <w:left w:w="105" w:type="dxa"/>
              <w:right w:w="105" w:type="dxa"/>
            </w:tcMar>
          </w:tcPr>
          <w:p w14:paraId="2ACC73FF" w14:textId="1BE309F3" w:rsidR="12D253F1" w:rsidRDefault="12D253F1" w:rsidP="12D253F1">
            <w:pPr>
              <w:spacing w:line="276" w:lineRule="auto"/>
              <w:rPr>
                <w:rFonts w:ascii="Aptos" w:eastAsia="Aptos" w:hAnsi="Aptos" w:cs="Aptos"/>
                <w:szCs w:val="24"/>
              </w:rPr>
            </w:pPr>
            <w:r w:rsidRPr="12D253F1">
              <w:rPr>
                <w:rFonts w:ascii="Aptos" w:eastAsia="Aptos" w:hAnsi="Aptos" w:cs="Aptos"/>
                <w:szCs w:val="24"/>
              </w:rPr>
              <w:t>Comment</w:t>
            </w:r>
          </w:p>
        </w:tc>
        <w:tc>
          <w:tcPr>
            <w:tcW w:w="7215" w:type="dxa"/>
            <w:tcMar>
              <w:left w:w="105" w:type="dxa"/>
              <w:right w:w="105" w:type="dxa"/>
            </w:tcMar>
          </w:tcPr>
          <w:p w14:paraId="2065095B" w14:textId="5DE368C6" w:rsidR="12D253F1" w:rsidRDefault="12D253F1" w:rsidP="12D253F1">
            <w:pPr>
              <w:spacing w:line="276" w:lineRule="auto"/>
              <w:rPr>
                <w:rFonts w:ascii="Aptos" w:eastAsia="Aptos" w:hAnsi="Aptos" w:cs="Aptos"/>
                <w:szCs w:val="24"/>
              </w:rPr>
            </w:pPr>
            <w:r w:rsidRPr="12D253F1">
              <w:rPr>
                <w:rFonts w:ascii="Aptos" w:eastAsia="Aptos" w:hAnsi="Aptos" w:cs="Aptos"/>
                <w:szCs w:val="24"/>
              </w:rPr>
              <w:t>A string of characters that are posted by users on the forum about the shop.</w:t>
            </w:r>
          </w:p>
        </w:tc>
      </w:tr>
      <w:tr w:rsidR="12D253F1" w14:paraId="7E301E96" w14:textId="77777777" w:rsidTr="12D253F1">
        <w:trPr>
          <w:trHeight w:val="300"/>
        </w:trPr>
        <w:tc>
          <w:tcPr>
            <w:tcW w:w="2115" w:type="dxa"/>
            <w:tcMar>
              <w:left w:w="105" w:type="dxa"/>
              <w:right w:w="105" w:type="dxa"/>
            </w:tcMar>
          </w:tcPr>
          <w:p w14:paraId="1509CEED" w14:textId="4E59363E" w:rsidR="12D253F1" w:rsidRDefault="12D253F1" w:rsidP="12D253F1">
            <w:pPr>
              <w:spacing w:line="276" w:lineRule="auto"/>
              <w:rPr>
                <w:rFonts w:ascii="Aptos" w:eastAsia="Aptos" w:hAnsi="Aptos" w:cs="Aptos"/>
                <w:szCs w:val="24"/>
              </w:rPr>
            </w:pPr>
            <w:r w:rsidRPr="12D253F1">
              <w:rPr>
                <w:rFonts w:ascii="Aptos" w:eastAsia="Aptos" w:hAnsi="Aptos" w:cs="Aptos"/>
                <w:szCs w:val="24"/>
              </w:rPr>
              <w:t>Reported Comments</w:t>
            </w:r>
          </w:p>
        </w:tc>
        <w:tc>
          <w:tcPr>
            <w:tcW w:w="7215" w:type="dxa"/>
            <w:tcMar>
              <w:left w:w="105" w:type="dxa"/>
              <w:right w:w="105" w:type="dxa"/>
            </w:tcMar>
          </w:tcPr>
          <w:p w14:paraId="23732FD0" w14:textId="7A606E9C" w:rsidR="12D253F1" w:rsidRDefault="12D253F1" w:rsidP="12D253F1">
            <w:pPr>
              <w:spacing w:line="276" w:lineRule="auto"/>
              <w:rPr>
                <w:rFonts w:ascii="Aptos" w:eastAsia="Aptos" w:hAnsi="Aptos" w:cs="Aptos"/>
                <w:szCs w:val="24"/>
              </w:rPr>
            </w:pPr>
            <w:r w:rsidRPr="12D253F1">
              <w:rPr>
                <w:rFonts w:ascii="Aptos" w:eastAsia="Aptos" w:hAnsi="Aptos" w:cs="Aptos"/>
                <w:szCs w:val="24"/>
              </w:rPr>
              <w:t xml:space="preserve">Comments that have been flagged to have inappropriate or offensive contents and have been raised to the Admin for deletion. </w:t>
            </w:r>
          </w:p>
        </w:tc>
      </w:tr>
      <w:tr w:rsidR="12D253F1" w14:paraId="62BF0BF9" w14:textId="77777777" w:rsidTr="12D253F1">
        <w:trPr>
          <w:trHeight w:val="300"/>
        </w:trPr>
        <w:tc>
          <w:tcPr>
            <w:tcW w:w="2115" w:type="dxa"/>
            <w:tcMar>
              <w:left w:w="105" w:type="dxa"/>
              <w:right w:w="105" w:type="dxa"/>
            </w:tcMar>
          </w:tcPr>
          <w:p w14:paraId="2F0697F7" w14:textId="67F99176" w:rsidR="12D253F1" w:rsidRDefault="12D253F1" w:rsidP="12D253F1">
            <w:pPr>
              <w:spacing w:line="276" w:lineRule="auto"/>
              <w:rPr>
                <w:rFonts w:ascii="Aptos" w:eastAsia="Aptos" w:hAnsi="Aptos" w:cs="Aptos"/>
                <w:szCs w:val="24"/>
              </w:rPr>
            </w:pPr>
            <w:r w:rsidRPr="12D253F1">
              <w:rPr>
                <w:rFonts w:ascii="Aptos" w:eastAsia="Aptos" w:hAnsi="Aptos" w:cs="Aptos"/>
                <w:szCs w:val="24"/>
              </w:rPr>
              <w:t>Points</w:t>
            </w:r>
          </w:p>
        </w:tc>
        <w:tc>
          <w:tcPr>
            <w:tcW w:w="7215" w:type="dxa"/>
            <w:tcMar>
              <w:left w:w="105" w:type="dxa"/>
              <w:right w:w="105" w:type="dxa"/>
            </w:tcMar>
          </w:tcPr>
          <w:p w14:paraId="1C7BB15F" w14:textId="5FDF20C0" w:rsidR="12D253F1" w:rsidRDefault="12D253F1" w:rsidP="12D253F1">
            <w:pPr>
              <w:spacing w:line="276" w:lineRule="auto"/>
              <w:rPr>
                <w:rFonts w:ascii="Aptos" w:eastAsia="Aptos" w:hAnsi="Aptos" w:cs="Aptos"/>
                <w:szCs w:val="24"/>
              </w:rPr>
            </w:pPr>
            <w:r w:rsidRPr="12D253F1">
              <w:rPr>
                <w:rFonts w:ascii="Aptos" w:eastAsia="Aptos" w:hAnsi="Aptos" w:cs="Aptos"/>
                <w:szCs w:val="24"/>
              </w:rPr>
              <w:t>A number rating associated with users based on their past history of disposal/recycling/repairing by using the application.</w:t>
            </w:r>
          </w:p>
        </w:tc>
      </w:tr>
    </w:tbl>
    <w:p w14:paraId="0E78A2A6" w14:textId="5C8F0979" w:rsidR="12D253F1" w:rsidRDefault="12D253F1" w:rsidP="12D253F1"/>
    <w:p w14:paraId="0FEF85A7" w14:textId="0A5DB9DF" w:rsidR="18118576" w:rsidRDefault="6BB4F87F" w:rsidP="066FDCB2">
      <w:pPr>
        <w:pStyle w:val="Heading2"/>
        <w:numPr>
          <w:ilvl w:val="0"/>
          <w:numId w:val="0"/>
        </w:numPr>
      </w:pPr>
      <w:bookmarkStart w:id="55" w:name="_Toc182718085"/>
      <w:r>
        <w:t xml:space="preserve">6.2 </w:t>
      </w:r>
      <w:r w:rsidR="0FA7B8D3">
        <w:t>Use Case Diagram</w:t>
      </w:r>
      <w:bookmarkEnd w:id="55"/>
    </w:p>
    <w:p w14:paraId="6171ACBB" w14:textId="7E2BEA68" w:rsidR="3D88E03F" w:rsidRDefault="3D88E03F" w:rsidP="124B134F">
      <w:r>
        <w:rPr>
          <w:noProof/>
        </w:rPr>
        <w:drawing>
          <wp:inline distT="0" distB="0" distL="0" distR="0" wp14:anchorId="5B48F31D" wp14:editId="22419148">
            <wp:extent cx="5943600" cy="3343275"/>
            <wp:effectExtent l="0" t="0" r="0" b="0"/>
            <wp:docPr id="752747448" name="Picture 75274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747448"/>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r>
    </w:p>
    <w:p w14:paraId="0EAC2B3C" w14:textId="336E0FEE" w:rsidR="13695288" w:rsidRDefault="13695288">
      <w:r>
        <w:br w:type="page"/>
      </w:r>
    </w:p>
    <w:p w14:paraId="4F957BA3" w14:textId="1FAAEA91" w:rsidR="158237C1" w:rsidRDefault="397E7FA4" w:rsidP="066FDCB2">
      <w:pPr>
        <w:pStyle w:val="Heading2"/>
        <w:numPr>
          <w:ilvl w:val="0"/>
          <w:numId w:val="0"/>
        </w:numPr>
      </w:pPr>
      <w:bookmarkStart w:id="56" w:name="_Toc182718086"/>
      <w:r>
        <w:t xml:space="preserve">6.3 </w:t>
      </w:r>
      <w:r w:rsidR="0FA7B8D3">
        <w:t>Use Case Descriptions</w:t>
      </w:r>
      <w:bookmarkEnd w:id="56"/>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E012ADA"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F1C99DB" w14:textId="4740FEC0"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C84A46B" w14:textId="5E59E8D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1.1</w:t>
            </w:r>
          </w:p>
        </w:tc>
      </w:tr>
      <w:tr w:rsidR="0A87857F" w14:paraId="290D1BCC"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85CB290" w14:textId="0D5DE31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DECB1F5" w14:textId="57ED880D" w:rsidR="0A87857F" w:rsidRDefault="0A87857F" w:rsidP="0A87857F">
            <w:pPr>
              <w:rPr>
                <w:rFonts w:ascii="Times New Roman" w:hAnsi="Times New Roman"/>
                <w:sz w:val="22"/>
                <w:szCs w:val="22"/>
              </w:rPr>
            </w:pPr>
            <w:r w:rsidRPr="0A87857F">
              <w:rPr>
                <w:rFonts w:ascii="Times New Roman" w:hAnsi="Times New Roman"/>
                <w:sz w:val="22"/>
                <w:szCs w:val="22"/>
              </w:rPr>
              <w:t>Sign Up</w:t>
            </w:r>
          </w:p>
        </w:tc>
      </w:tr>
      <w:tr w:rsidR="0A87857F" w14:paraId="0D105C55"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03E0328C" w14:textId="0BF844C7"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E848875" w14:textId="2DBD0D01"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3B5B077E" w14:textId="6D247302"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1D0A2405" w14:textId="3D7B97C4"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458150C3"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6A781811" w14:textId="3D824638"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AF1C03B" w14:textId="573B8C52"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3A45381" w14:textId="3564F36A"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6D512F5E" w14:textId="7D32AC23"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24</w:t>
            </w:r>
          </w:p>
        </w:tc>
      </w:tr>
    </w:tbl>
    <w:p w14:paraId="463A73DF" w14:textId="12BC40F9"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450BAD97"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3125C12" w14:textId="1167C6F4"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7411E0A" w14:textId="2CBD82C2"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66E36C6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F7D5A6D" w14:textId="5B0193BA"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B6D644C" w14:textId="049010F8" w:rsidR="0A87857F" w:rsidRDefault="0A87857F" w:rsidP="0A87857F">
            <w:pPr>
              <w:rPr>
                <w:rFonts w:ascii="Times New Roman" w:hAnsi="Times New Roman"/>
                <w:sz w:val="22"/>
                <w:szCs w:val="22"/>
              </w:rPr>
            </w:pPr>
            <w:r w:rsidRPr="0A87857F">
              <w:rPr>
                <w:rFonts w:ascii="Times New Roman" w:hAnsi="Times New Roman"/>
                <w:sz w:val="22"/>
                <w:szCs w:val="22"/>
              </w:rPr>
              <w:t>Allows a new user to create an account by providing their username and password.</w:t>
            </w:r>
          </w:p>
        </w:tc>
      </w:tr>
      <w:tr w:rsidR="0A87857F" w14:paraId="3A49003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1B1A36E" w14:textId="7AB1CAAC"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998585A" w14:textId="1620CC6F" w:rsidR="0A87857F" w:rsidRDefault="0A87857F" w:rsidP="0A87857F">
            <w:pPr>
              <w:rPr>
                <w:rFonts w:ascii="Times New Roman" w:hAnsi="Times New Roman"/>
                <w:sz w:val="22"/>
                <w:szCs w:val="22"/>
              </w:rPr>
            </w:pPr>
            <w:r w:rsidRPr="0A87857F">
              <w:rPr>
                <w:rFonts w:ascii="Times New Roman" w:hAnsi="Times New Roman"/>
                <w:sz w:val="22"/>
                <w:szCs w:val="22"/>
              </w:rPr>
              <w:t>The user must not already have an account.</w:t>
            </w:r>
          </w:p>
        </w:tc>
      </w:tr>
      <w:tr w:rsidR="0A87857F" w14:paraId="67CEBA7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A8A2D78" w14:textId="51BD6992"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859A743" w14:textId="4BA32C0E" w:rsidR="0A87857F" w:rsidRDefault="0A87857F" w:rsidP="0A87857F">
            <w:pPr>
              <w:rPr>
                <w:rFonts w:ascii="Times New Roman" w:hAnsi="Times New Roman"/>
                <w:sz w:val="22"/>
                <w:szCs w:val="22"/>
              </w:rPr>
            </w:pPr>
            <w:r w:rsidRPr="0A87857F">
              <w:rPr>
                <w:rFonts w:ascii="Times New Roman" w:hAnsi="Times New Roman"/>
                <w:sz w:val="22"/>
                <w:szCs w:val="22"/>
              </w:rPr>
              <w:t>The user account is created, and the user is logged in to the system.</w:t>
            </w:r>
          </w:p>
        </w:tc>
      </w:tr>
      <w:tr w:rsidR="0A87857F" w14:paraId="687BEC6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519E4C3" w14:textId="472C4F50"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09406E" w14:textId="08AC209D" w:rsidR="0A87857F" w:rsidRDefault="0A87857F" w:rsidP="0A87857F">
            <w:pPr>
              <w:rPr>
                <w:rFonts w:ascii="Times New Roman" w:hAnsi="Times New Roman"/>
                <w:sz w:val="22"/>
                <w:szCs w:val="22"/>
              </w:rPr>
            </w:pPr>
            <w:r w:rsidRPr="0A87857F">
              <w:rPr>
                <w:rFonts w:ascii="Times New Roman" w:hAnsi="Times New Roman"/>
                <w:sz w:val="22"/>
                <w:szCs w:val="22"/>
              </w:rPr>
              <w:t>High</w:t>
            </w:r>
          </w:p>
        </w:tc>
      </w:tr>
      <w:tr w:rsidR="0A87857F" w14:paraId="53465BB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0A0C342" w14:textId="585F6687"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A248246" w14:textId="1C3B5E39" w:rsidR="0A87857F" w:rsidRDefault="0A87857F" w:rsidP="0A87857F">
            <w:pPr>
              <w:rPr>
                <w:rFonts w:ascii="Times New Roman" w:hAnsi="Times New Roman"/>
                <w:sz w:val="22"/>
                <w:szCs w:val="22"/>
              </w:rPr>
            </w:pPr>
            <w:r w:rsidRPr="0A87857F">
              <w:rPr>
                <w:rFonts w:ascii="Times New Roman" w:hAnsi="Times New Roman"/>
                <w:sz w:val="22"/>
                <w:szCs w:val="22"/>
              </w:rPr>
              <w:t>One-time per new user</w:t>
            </w:r>
          </w:p>
        </w:tc>
      </w:tr>
      <w:tr w:rsidR="0A87857F" w14:paraId="67F025B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14DAD66" w14:textId="4E928035"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4B193A7" w14:textId="7BA7861E" w:rsidR="0A87857F" w:rsidRDefault="0A87857F" w:rsidP="00826867">
            <w:pPr>
              <w:pStyle w:val="ListParagraph"/>
              <w:numPr>
                <w:ilvl w:val="0"/>
                <w:numId w:val="56"/>
              </w:numPr>
              <w:rPr>
                <w:rFonts w:ascii="Times New Roman" w:hAnsi="Times New Roman"/>
                <w:sz w:val="22"/>
                <w:szCs w:val="22"/>
              </w:rPr>
            </w:pPr>
            <w:r w:rsidRPr="0A87857F">
              <w:rPr>
                <w:rFonts w:ascii="Times New Roman" w:hAnsi="Times New Roman"/>
                <w:sz w:val="22"/>
                <w:szCs w:val="22"/>
              </w:rPr>
              <w:t>The user selects the "Sign Up" option.</w:t>
            </w:r>
          </w:p>
          <w:p w14:paraId="3E9D8A1F" w14:textId="660EF3B9" w:rsidR="0A87857F" w:rsidRDefault="0A87857F" w:rsidP="00826867">
            <w:pPr>
              <w:pStyle w:val="ListParagraph"/>
              <w:numPr>
                <w:ilvl w:val="0"/>
                <w:numId w:val="56"/>
              </w:numPr>
              <w:rPr>
                <w:rFonts w:ascii="Times New Roman" w:hAnsi="Times New Roman"/>
                <w:sz w:val="22"/>
                <w:szCs w:val="22"/>
              </w:rPr>
            </w:pPr>
            <w:r w:rsidRPr="0A87857F">
              <w:rPr>
                <w:rFonts w:ascii="Times New Roman" w:hAnsi="Times New Roman"/>
                <w:sz w:val="22"/>
                <w:szCs w:val="22"/>
              </w:rPr>
              <w:t>The user enters their username password, and account type (user or shop) into the SignUpUI.</w:t>
            </w:r>
          </w:p>
          <w:p w14:paraId="4579916E" w14:textId="15CA66B7" w:rsidR="0A87857F" w:rsidRDefault="0A87857F" w:rsidP="00826867">
            <w:pPr>
              <w:pStyle w:val="ListParagraph"/>
              <w:numPr>
                <w:ilvl w:val="0"/>
                <w:numId w:val="56"/>
              </w:numPr>
              <w:spacing w:before="240" w:after="240"/>
              <w:rPr>
                <w:rFonts w:ascii="Times New Roman" w:hAnsi="Times New Roman"/>
                <w:sz w:val="22"/>
                <w:szCs w:val="22"/>
              </w:rPr>
            </w:pPr>
            <w:r w:rsidRPr="0A87857F">
              <w:rPr>
                <w:rFonts w:ascii="Times New Roman" w:hAnsi="Times New Roman"/>
                <w:sz w:val="22"/>
                <w:szCs w:val="22"/>
              </w:rPr>
              <w:t>SignUpUI sends the sign-up request to the UserController.</w:t>
            </w:r>
          </w:p>
          <w:p w14:paraId="2F9D2973" w14:textId="294F088A" w:rsidR="0A87857F" w:rsidRDefault="0A87857F" w:rsidP="00826867">
            <w:pPr>
              <w:pStyle w:val="ListParagraph"/>
              <w:numPr>
                <w:ilvl w:val="0"/>
                <w:numId w:val="56"/>
              </w:numPr>
              <w:spacing w:before="240" w:after="240"/>
              <w:rPr>
                <w:rFonts w:ascii="Times New Roman" w:hAnsi="Times New Roman"/>
                <w:sz w:val="22"/>
                <w:szCs w:val="22"/>
              </w:rPr>
            </w:pPr>
            <w:r w:rsidRPr="0A87857F">
              <w:rPr>
                <w:rFonts w:ascii="Times New Roman" w:hAnsi="Times New Roman"/>
                <w:sz w:val="22"/>
                <w:szCs w:val="22"/>
              </w:rPr>
              <w:t>UserController checks if the username exists in the UserTable.</w:t>
            </w:r>
          </w:p>
          <w:p w14:paraId="0E966A90" w14:textId="708F4261" w:rsidR="0A87857F" w:rsidRDefault="0A87857F" w:rsidP="00826867">
            <w:pPr>
              <w:pStyle w:val="ListParagraph"/>
              <w:numPr>
                <w:ilvl w:val="0"/>
                <w:numId w:val="56"/>
              </w:numPr>
              <w:spacing w:before="240" w:after="240"/>
              <w:rPr>
                <w:rFonts w:ascii="Times New Roman" w:hAnsi="Times New Roman"/>
                <w:sz w:val="22"/>
                <w:szCs w:val="22"/>
              </w:rPr>
            </w:pPr>
            <w:r w:rsidRPr="0A87857F">
              <w:rPr>
                <w:rFonts w:ascii="Times New Roman" w:hAnsi="Times New Roman"/>
                <w:sz w:val="22"/>
                <w:szCs w:val="22"/>
              </w:rPr>
              <w:t>If the username does not exist a new account is created.</w:t>
            </w:r>
          </w:p>
          <w:p w14:paraId="7C0469F1" w14:textId="25937758" w:rsidR="0A87857F" w:rsidRDefault="0A87857F" w:rsidP="00826867">
            <w:pPr>
              <w:pStyle w:val="ListParagraph"/>
              <w:numPr>
                <w:ilvl w:val="0"/>
                <w:numId w:val="56"/>
              </w:numPr>
              <w:rPr>
                <w:rFonts w:ascii="Times New Roman" w:hAnsi="Times New Roman"/>
                <w:sz w:val="22"/>
                <w:szCs w:val="22"/>
              </w:rPr>
            </w:pPr>
            <w:r w:rsidRPr="0A87857F">
              <w:rPr>
                <w:rFonts w:ascii="Times New Roman" w:hAnsi="Times New Roman"/>
                <w:sz w:val="22"/>
                <w:szCs w:val="22"/>
              </w:rPr>
              <w:t>The system returns a success message to the SignUpUI, which displays the sign-up success to the user.</w:t>
            </w:r>
          </w:p>
        </w:tc>
      </w:tr>
      <w:tr w:rsidR="0A87857F" w14:paraId="5AE215D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DA20BC0" w14:textId="63611F8C"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2319650" w14:textId="49986D84"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71DB6C9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2BC7B60" w14:textId="100681A9"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5DDDBA5" w14:textId="3FCC78F4" w:rsidR="0A87857F" w:rsidRDefault="0A87857F" w:rsidP="0A87857F">
            <w:pPr>
              <w:rPr>
                <w:rFonts w:ascii="Times New Roman" w:hAnsi="Times New Roman"/>
                <w:sz w:val="22"/>
                <w:szCs w:val="22"/>
              </w:rPr>
            </w:pPr>
            <w:r w:rsidRPr="0A87857F">
              <w:rPr>
                <w:rFonts w:ascii="Times New Roman" w:hAnsi="Times New Roman"/>
                <w:sz w:val="22"/>
                <w:szCs w:val="22"/>
              </w:rPr>
              <w:t>1: If the username already exists, the SignUpUI displays an error message prompting the user to choose a different username.</w:t>
            </w:r>
          </w:p>
          <w:p w14:paraId="5844DFBC" w14:textId="32529571" w:rsidR="0A87857F" w:rsidRDefault="0A87857F" w:rsidP="0A87857F">
            <w:pPr>
              <w:rPr>
                <w:rFonts w:ascii="Times New Roman" w:hAnsi="Times New Roman"/>
                <w:sz w:val="22"/>
                <w:szCs w:val="22"/>
              </w:rPr>
            </w:pPr>
            <w:r w:rsidRPr="0A87857F">
              <w:rPr>
                <w:rFonts w:ascii="Times New Roman" w:hAnsi="Times New Roman"/>
                <w:sz w:val="22"/>
                <w:szCs w:val="22"/>
              </w:rPr>
              <w:t>2: If user inputs is empty, the system provides error messages.</w:t>
            </w:r>
          </w:p>
        </w:tc>
      </w:tr>
      <w:tr w:rsidR="0A87857F" w14:paraId="418C43D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C004E70" w14:textId="493B1275"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B528711" w14:textId="18A792F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w:t>
            </w:r>
          </w:p>
        </w:tc>
      </w:tr>
      <w:tr w:rsidR="0A87857F" w14:paraId="6F408FB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D155651" w14:textId="7AE5D530"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D158D40" w14:textId="49117AE7"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D9D588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0CECF18" w14:textId="34B647D1"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62894CB" w14:textId="618EAF4C" w:rsidR="0A87857F" w:rsidRDefault="0A87857F" w:rsidP="0A87857F">
            <w:pPr>
              <w:spacing w:after="160" w:line="279" w:lineRule="auto"/>
              <w:rPr>
                <w:rFonts w:ascii="Times New Roman" w:hAnsi="Times New Roman"/>
                <w:sz w:val="22"/>
                <w:szCs w:val="22"/>
              </w:rPr>
            </w:pPr>
            <w:r w:rsidRPr="0A87857F">
              <w:rPr>
                <w:rFonts w:ascii="Times New Roman" w:hAnsi="Times New Roman"/>
                <w:sz w:val="22"/>
                <w:szCs w:val="22"/>
              </w:rPr>
              <w:t>The user has internet access during the sign-up process.</w:t>
            </w:r>
          </w:p>
        </w:tc>
      </w:tr>
      <w:tr w:rsidR="0A87857F" w14:paraId="208D7545"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06ACA9A2" w14:textId="4A968A53"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43622C0F" w14:textId="34918A9F"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0148EE4F" w14:textId="27C573C3" w:rsidR="0A87857F" w:rsidRDefault="0A87857F" w:rsidP="0A87857F">
      <w:pPr>
        <w:rPr>
          <w:rFonts w:ascii="Aptos" w:eastAsia="Aptos" w:hAnsi="Aptos" w:cs="Aptos"/>
          <w:color w:val="000000" w:themeColor="text1"/>
          <w:szCs w:val="24"/>
        </w:rPr>
      </w:pPr>
    </w:p>
    <w:p w14:paraId="3C1D9384" w14:textId="47FD3944" w:rsidR="13695288" w:rsidRDefault="13695288">
      <w:r>
        <w:br w:type="page"/>
      </w:r>
    </w:p>
    <w:p w14:paraId="5F3666DF" w14:textId="37C63B4F"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23193EA5"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AD3C1BD" w14:textId="7FB669E0"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68FEAFD" w14:textId="53AE6256" w:rsidR="0A87857F" w:rsidRDefault="0A87857F" w:rsidP="0A87857F">
            <w:pPr>
              <w:rPr>
                <w:rFonts w:ascii="Times New Roman" w:hAnsi="Times New Roman"/>
                <w:sz w:val="22"/>
                <w:szCs w:val="22"/>
              </w:rPr>
            </w:pPr>
            <w:r w:rsidRPr="0A87857F">
              <w:rPr>
                <w:rFonts w:ascii="Times New Roman" w:hAnsi="Times New Roman"/>
                <w:sz w:val="22"/>
                <w:szCs w:val="22"/>
              </w:rPr>
              <w:t>1.2</w:t>
            </w:r>
          </w:p>
        </w:tc>
      </w:tr>
      <w:tr w:rsidR="0A87857F" w14:paraId="15906703"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0DF53E2" w14:textId="68B91A57"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EB449F0" w14:textId="3465E742" w:rsidR="0A87857F" w:rsidRDefault="0A87857F" w:rsidP="0A87857F">
            <w:pPr>
              <w:rPr>
                <w:rFonts w:ascii="Times New Roman" w:hAnsi="Times New Roman"/>
                <w:sz w:val="22"/>
                <w:szCs w:val="22"/>
              </w:rPr>
            </w:pPr>
            <w:r w:rsidRPr="0A87857F">
              <w:rPr>
                <w:rFonts w:ascii="Times New Roman" w:hAnsi="Times New Roman"/>
                <w:sz w:val="22"/>
                <w:szCs w:val="22"/>
              </w:rPr>
              <w:t>Log In</w:t>
            </w:r>
          </w:p>
        </w:tc>
      </w:tr>
      <w:tr w:rsidR="0A87857F" w14:paraId="633AEFAB"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A574704" w14:textId="04A786C3"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F5E361F" w14:textId="52C29424"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C0761C6" w14:textId="7142EAA2"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4BB34970" w14:textId="4137FECB"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127CB2CA"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1D74E48D" w14:textId="03EB12C8"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43350F65" w14:textId="660A10E3"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7B32ACBC" w14:textId="4C183D58"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5DC552B9" w14:textId="5CFFDC29"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24</w:t>
            </w:r>
          </w:p>
        </w:tc>
      </w:tr>
    </w:tbl>
    <w:p w14:paraId="711508F6" w14:textId="7AC2321D"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4ACAEFEA"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628A666" w14:textId="74F9A41A"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F765228" w14:textId="000BA4D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09DABD7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DA32917" w14:textId="2582EDAB"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79EB388" w14:textId="6EEAFE6F" w:rsidR="0A87857F" w:rsidRDefault="0A87857F" w:rsidP="0A87857F">
            <w:pPr>
              <w:rPr>
                <w:rFonts w:ascii="Times New Roman" w:hAnsi="Times New Roman"/>
                <w:sz w:val="22"/>
                <w:szCs w:val="22"/>
              </w:rPr>
            </w:pPr>
            <w:r w:rsidRPr="0A87857F">
              <w:rPr>
                <w:rFonts w:ascii="Times New Roman" w:hAnsi="Times New Roman"/>
                <w:sz w:val="22"/>
                <w:szCs w:val="22"/>
              </w:rPr>
              <w:t>Allows a user with an existing account to log in to the system.</w:t>
            </w:r>
          </w:p>
        </w:tc>
      </w:tr>
      <w:tr w:rsidR="0A87857F" w14:paraId="2B1EDAD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2CFF582" w14:textId="0BC18375"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2EC79FC" w14:textId="13DB77BB" w:rsidR="0A87857F" w:rsidRDefault="0A87857F" w:rsidP="0A87857F">
            <w:pPr>
              <w:rPr>
                <w:rFonts w:ascii="Times New Roman" w:hAnsi="Times New Roman"/>
                <w:sz w:val="22"/>
                <w:szCs w:val="22"/>
              </w:rPr>
            </w:pPr>
            <w:r w:rsidRPr="0A87857F">
              <w:rPr>
                <w:rFonts w:ascii="Times New Roman" w:hAnsi="Times New Roman"/>
                <w:sz w:val="22"/>
                <w:szCs w:val="22"/>
              </w:rPr>
              <w:t>The user must have an account.</w:t>
            </w:r>
          </w:p>
        </w:tc>
      </w:tr>
      <w:tr w:rsidR="0A87857F" w14:paraId="2A400E1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EC625A0" w14:textId="6896D5E7"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C2024D4" w14:textId="4DE9D3B8" w:rsidR="0A87857F" w:rsidRDefault="0A87857F" w:rsidP="0A87857F">
            <w:pPr>
              <w:rPr>
                <w:rFonts w:ascii="Times New Roman" w:hAnsi="Times New Roman"/>
                <w:sz w:val="22"/>
                <w:szCs w:val="22"/>
              </w:rPr>
            </w:pPr>
            <w:r w:rsidRPr="0A87857F">
              <w:rPr>
                <w:rFonts w:ascii="Times New Roman" w:hAnsi="Times New Roman"/>
                <w:sz w:val="22"/>
                <w:szCs w:val="22"/>
              </w:rPr>
              <w:t>The user is logged in</w:t>
            </w:r>
          </w:p>
        </w:tc>
      </w:tr>
      <w:tr w:rsidR="0A87857F" w14:paraId="42EB5D8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C23A483" w14:textId="632C4344"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0F195C8" w14:textId="7A60E3C0" w:rsidR="0A87857F" w:rsidRDefault="0A87857F" w:rsidP="0A87857F">
            <w:pPr>
              <w:rPr>
                <w:rFonts w:ascii="Times New Roman" w:hAnsi="Times New Roman"/>
                <w:sz w:val="22"/>
                <w:szCs w:val="22"/>
              </w:rPr>
            </w:pPr>
            <w:r w:rsidRPr="0A87857F">
              <w:rPr>
                <w:rFonts w:ascii="Times New Roman" w:hAnsi="Times New Roman"/>
                <w:sz w:val="22"/>
                <w:szCs w:val="22"/>
              </w:rPr>
              <w:t>High</w:t>
            </w:r>
          </w:p>
        </w:tc>
      </w:tr>
      <w:tr w:rsidR="0A87857F" w14:paraId="28D7A98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714B496" w14:textId="472B6BDD"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B630874" w14:textId="7C4711A0" w:rsidR="0A87857F" w:rsidRDefault="0A87857F" w:rsidP="0A87857F">
            <w:pPr>
              <w:rPr>
                <w:rFonts w:ascii="Times New Roman" w:hAnsi="Times New Roman"/>
                <w:sz w:val="22"/>
                <w:szCs w:val="22"/>
              </w:rPr>
            </w:pPr>
            <w:r w:rsidRPr="0A87857F">
              <w:rPr>
                <w:rFonts w:ascii="Times New Roman" w:hAnsi="Times New Roman"/>
                <w:sz w:val="22"/>
                <w:szCs w:val="22"/>
              </w:rPr>
              <w:t>Every time a user wants to access the app</w:t>
            </w:r>
          </w:p>
        </w:tc>
      </w:tr>
      <w:tr w:rsidR="0A87857F" w14:paraId="5B26D76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E018E74" w14:textId="583AA0D2"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87BDF90" w14:textId="73D75419" w:rsidR="0A87857F" w:rsidRDefault="0A87857F" w:rsidP="00826867">
            <w:pPr>
              <w:pStyle w:val="ListParagraph"/>
              <w:numPr>
                <w:ilvl w:val="0"/>
                <w:numId w:val="55"/>
              </w:numPr>
              <w:rPr>
                <w:rFonts w:ascii="Times New Roman" w:hAnsi="Times New Roman"/>
                <w:sz w:val="20"/>
              </w:rPr>
            </w:pPr>
            <w:r w:rsidRPr="0A87857F">
              <w:rPr>
                <w:rFonts w:ascii="Times New Roman" w:hAnsi="Times New Roman"/>
                <w:sz w:val="20"/>
                <w:lang w:val="en-ID"/>
              </w:rPr>
              <w:t>The user inputs their username and password into the LoginUI.</w:t>
            </w:r>
          </w:p>
          <w:p w14:paraId="36B9C02E" w14:textId="7FBC9FCC" w:rsidR="0A87857F" w:rsidRDefault="0A87857F" w:rsidP="00826867">
            <w:pPr>
              <w:pStyle w:val="ListParagraph"/>
              <w:numPr>
                <w:ilvl w:val="0"/>
                <w:numId w:val="55"/>
              </w:numPr>
              <w:spacing w:before="240" w:after="240"/>
              <w:rPr>
                <w:rFonts w:ascii="Times New Roman" w:hAnsi="Times New Roman"/>
                <w:sz w:val="22"/>
                <w:szCs w:val="22"/>
              </w:rPr>
            </w:pPr>
            <w:r w:rsidRPr="0A87857F">
              <w:rPr>
                <w:rFonts w:ascii="Times New Roman" w:hAnsi="Times New Roman"/>
                <w:sz w:val="22"/>
                <w:szCs w:val="22"/>
                <w:lang w:val="en-ID"/>
              </w:rPr>
              <w:t>LoginUI sends the credentials to the LoginController for processing.</w:t>
            </w:r>
          </w:p>
          <w:p w14:paraId="221545CE" w14:textId="044F17B4" w:rsidR="0A87857F" w:rsidRDefault="0A87857F" w:rsidP="00826867">
            <w:pPr>
              <w:pStyle w:val="ListParagraph"/>
              <w:numPr>
                <w:ilvl w:val="0"/>
                <w:numId w:val="55"/>
              </w:numPr>
              <w:spacing w:before="240" w:after="240"/>
              <w:rPr>
                <w:rFonts w:ascii="Times New Roman" w:hAnsi="Times New Roman"/>
                <w:sz w:val="22"/>
                <w:szCs w:val="22"/>
              </w:rPr>
            </w:pPr>
            <w:r w:rsidRPr="0A87857F">
              <w:rPr>
                <w:rFonts w:ascii="Times New Roman" w:hAnsi="Times New Roman"/>
                <w:sz w:val="22"/>
                <w:szCs w:val="22"/>
                <w:lang w:val="en-ID"/>
              </w:rPr>
              <w:t>The LoginController verifies the credentials with the UserTable.</w:t>
            </w:r>
          </w:p>
          <w:p w14:paraId="5E538D81" w14:textId="2FA6C05D" w:rsidR="0A87857F" w:rsidRDefault="0A87857F" w:rsidP="00826867">
            <w:pPr>
              <w:pStyle w:val="ListParagraph"/>
              <w:numPr>
                <w:ilvl w:val="0"/>
                <w:numId w:val="55"/>
              </w:numPr>
              <w:rPr>
                <w:rFonts w:ascii="Times New Roman" w:hAnsi="Times New Roman"/>
                <w:sz w:val="22"/>
                <w:szCs w:val="22"/>
              </w:rPr>
            </w:pPr>
            <w:r w:rsidRPr="0A87857F">
              <w:rPr>
                <w:rFonts w:ascii="Times New Roman" w:hAnsi="Times New Roman"/>
                <w:sz w:val="22"/>
                <w:szCs w:val="22"/>
                <w:lang w:val="en-ID"/>
              </w:rPr>
              <w:t>If the credentials are valid, user is logged in.</w:t>
            </w:r>
          </w:p>
        </w:tc>
      </w:tr>
      <w:tr w:rsidR="0A87857F" w14:paraId="0641E6E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5FF4CAB" w14:textId="71C7A997"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C648444" w14:textId="1742AFF1"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0C3FBAA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7B5AC39" w14:textId="084A928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26FCC62" w14:textId="7169313E" w:rsidR="0A87857F" w:rsidRDefault="0A87857F" w:rsidP="00826867">
            <w:pPr>
              <w:pStyle w:val="ListParagraph"/>
              <w:numPr>
                <w:ilvl w:val="0"/>
                <w:numId w:val="54"/>
              </w:numPr>
              <w:rPr>
                <w:rFonts w:ascii="Times New Roman" w:hAnsi="Times New Roman"/>
                <w:sz w:val="22"/>
                <w:szCs w:val="22"/>
              </w:rPr>
            </w:pPr>
            <w:r w:rsidRPr="0A87857F">
              <w:rPr>
                <w:rFonts w:ascii="Times New Roman" w:hAnsi="Times New Roman"/>
                <w:sz w:val="22"/>
                <w:szCs w:val="22"/>
              </w:rPr>
              <w:t>Invalid credentials: If the credentials are incorrect, LoginUI displays the LoginFailUI and prompts the user to try again.</w:t>
            </w:r>
          </w:p>
          <w:p w14:paraId="5FDCDC24" w14:textId="3DD440BC" w:rsidR="0A87857F" w:rsidRDefault="0A87857F" w:rsidP="00826867">
            <w:pPr>
              <w:pStyle w:val="ListParagraph"/>
              <w:numPr>
                <w:ilvl w:val="0"/>
                <w:numId w:val="54"/>
              </w:numPr>
              <w:rPr>
                <w:rFonts w:ascii="Times New Roman" w:hAnsi="Times New Roman"/>
                <w:sz w:val="22"/>
                <w:szCs w:val="22"/>
              </w:rPr>
            </w:pPr>
            <w:r w:rsidRPr="0A87857F">
              <w:rPr>
                <w:rFonts w:ascii="Times New Roman" w:hAnsi="Times New Roman"/>
                <w:sz w:val="22"/>
                <w:szCs w:val="22"/>
              </w:rPr>
              <w:t>Multiple failed attempts: If the login attempt fails more than 8 times, LoginUI displays AccountLockUI, and the system temporarily blocks further attempts.</w:t>
            </w:r>
          </w:p>
        </w:tc>
      </w:tr>
      <w:tr w:rsidR="0A87857F" w14:paraId="1BD9F72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29AA13C" w14:textId="0853A382"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9BAD342" w14:textId="481C530D"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D0EEE5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7292BFC" w14:textId="73DC6854"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3D61F4C" w14:textId="5FDD318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w:t>
            </w:r>
          </w:p>
        </w:tc>
      </w:tr>
      <w:tr w:rsidR="0A87857F" w14:paraId="3A12953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3D1A363" w14:textId="744FBF3D"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878D8B4" w14:textId="55FC6D72"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BB6E679"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61BD892E" w14:textId="00DC28D5"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1A1783F9" w14:textId="4933A45D"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69D6E2E6" w14:textId="704123F2" w:rsidR="0A87857F" w:rsidRDefault="0A87857F" w:rsidP="0A87857F">
      <w:pPr>
        <w:rPr>
          <w:rFonts w:ascii="Times New Roman" w:hAnsi="Times New Roman"/>
          <w:color w:val="000000" w:themeColor="text1"/>
          <w:sz w:val="22"/>
          <w:szCs w:val="22"/>
        </w:rPr>
      </w:pPr>
    </w:p>
    <w:p w14:paraId="650AC320" w14:textId="040D5F75" w:rsidR="0A87857F" w:rsidRDefault="0A87857F" w:rsidP="0A87857F">
      <w:pPr>
        <w:rPr>
          <w:rFonts w:eastAsia="Aptos"/>
        </w:rPr>
      </w:pPr>
    </w:p>
    <w:p w14:paraId="02CD4CE1" w14:textId="3E9F18A8" w:rsidR="1C6EF355" w:rsidRDefault="1C6EF355">
      <w:r>
        <w:br w:type="page"/>
      </w:r>
    </w:p>
    <w:p w14:paraId="769DB911" w14:textId="4CE6DB14"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440662C"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DC3C186" w14:textId="04D8018D"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3CDF875" w14:textId="7EC88470" w:rsidR="0A87857F" w:rsidRDefault="0A87857F" w:rsidP="0A87857F">
            <w:pPr>
              <w:rPr>
                <w:rFonts w:ascii="Times New Roman" w:hAnsi="Times New Roman"/>
                <w:sz w:val="22"/>
                <w:szCs w:val="22"/>
              </w:rPr>
            </w:pPr>
            <w:r w:rsidRPr="0A87857F">
              <w:rPr>
                <w:rFonts w:ascii="Times New Roman" w:hAnsi="Times New Roman"/>
                <w:sz w:val="22"/>
                <w:szCs w:val="22"/>
              </w:rPr>
              <w:t>2.1</w:t>
            </w:r>
          </w:p>
        </w:tc>
      </w:tr>
      <w:tr w:rsidR="0A87857F" w14:paraId="4068153E"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88371D8" w14:textId="487B3393"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F5DB8EB" w14:textId="45078921"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CreateChecklist</w:t>
            </w:r>
          </w:p>
        </w:tc>
      </w:tr>
      <w:tr w:rsidR="0A87857F" w14:paraId="18C323DC"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CC67EA2" w14:textId="1238A2C6"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AEC0200" w14:textId="0EC33230"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DF6C24D" w14:textId="5C5A24AB"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0DC06BA4" w14:textId="759BE88B"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40439032"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1CED75AE" w14:textId="38307064"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79610A1" w14:textId="208D9178"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0E4DBFE" w14:textId="5629C291"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4101A839" w14:textId="35B07C18"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24</w:t>
            </w:r>
          </w:p>
        </w:tc>
      </w:tr>
    </w:tbl>
    <w:p w14:paraId="5A68A025" w14:textId="76E4133A"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3B6A7C99"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D6D66EE" w14:textId="3D586923"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DDE756A" w14:textId="15B51DA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2A7CC1D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C3A0B76" w14:textId="48AEE6E1"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16B25E4" w14:textId="7AE5D78C" w:rsidR="0A87857F" w:rsidRDefault="0A87857F" w:rsidP="0A87857F">
            <w:pPr>
              <w:rPr>
                <w:rFonts w:ascii="Times New Roman" w:hAnsi="Times New Roman"/>
                <w:sz w:val="22"/>
                <w:szCs w:val="22"/>
              </w:rPr>
            </w:pPr>
            <w:r w:rsidRPr="0A87857F">
              <w:rPr>
                <w:rFonts w:ascii="Times New Roman" w:hAnsi="Times New Roman"/>
                <w:sz w:val="22"/>
                <w:szCs w:val="22"/>
              </w:rPr>
              <w:t>Allows users  to indicate preferences on the checklist, which filters repair shops based on those preferences.</w:t>
            </w:r>
          </w:p>
        </w:tc>
      </w:tr>
      <w:tr w:rsidR="0A87857F" w14:paraId="44EF21A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6C28C33" w14:textId="5D5B2F09"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1CB9344" w14:textId="283CE4BD" w:rsidR="0A87857F" w:rsidRDefault="0A87857F" w:rsidP="0A87857F">
            <w:pPr>
              <w:rPr>
                <w:rFonts w:ascii="Times New Roman" w:hAnsi="Times New Roman"/>
                <w:sz w:val="22"/>
                <w:szCs w:val="22"/>
              </w:rPr>
            </w:pPr>
            <w:r w:rsidRPr="0A87857F">
              <w:rPr>
                <w:rFonts w:ascii="Times New Roman" w:hAnsi="Times New Roman"/>
                <w:sz w:val="22"/>
                <w:szCs w:val="22"/>
              </w:rPr>
              <w:t>The user must be logged in.</w:t>
            </w:r>
          </w:p>
        </w:tc>
      </w:tr>
      <w:tr w:rsidR="0A87857F" w14:paraId="1E26E0E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67849CE" w14:textId="3A05E4C0"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76A2A62" w14:textId="5C6F2FF1" w:rsidR="0A87857F" w:rsidRDefault="0A87857F" w:rsidP="0A87857F">
            <w:pPr>
              <w:rPr>
                <w:rFonts w:ascii="Times New Roman" w:hAnsi="Times New Roman"/>
                <w:sz w:val="22"/>
                <w:szCs w:val="22"/>
              </w:rPr>
            </w:pPr>
            <w:r w:rsidRPr="0A87857F">
              <w:rPr>
                <w:rFonts w:ascii="Times New Roman" w:hAnsi="Times New Roman"/>
                <w:sz w:val="22"/>
                <w:szCs w:val="22"/>
              </w:rPr>
              <w:t>Matching  shops are displayed to the user based on preferences.</w:t>
            </w:r>
          </w:p>
        </w:tc>
      </w:tr>
      <w:tr w:rsidR="0A87857F" w14:paraId="2C4259E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AA275F6" w14:textId="4A366CC7"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D25F50D" w14:textId="3C985B7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1D34C45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E9DF769" w14:textId="1403827F"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D920413" w14:textId="13FCB8BD"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Always.</w:t>
            </w:r>
          </w:p>
        </w:tc>
      </w:tr>
      <w:tr w:rsidR="0A87857F" w14:paraId="53F44FC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2641FB6" w14:textId="5B26371F"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7327BCF" w14:textId="1E136A6D" w:rsidR="0A87857F" w:rsidRDefault="0A87857F" w:rsidP="00826867">
            <w:pPr>
              <w:pStyle w:val="ListParagraph"/>
              <w:numPr>
                <w:ilvl w:val="0"/>
                <w:numId w:val="53"/>
              </w:numPr>
              <w:rPr>
                <w:rFonts w:ascii="Times New Roman" w:hAnsi="Times New Roman"/>
                <w:sz w:val="22"/>
                <w:szCs w:val="22"/>
              </w:rPr>
            </w:pPr>
            <w:r w:rsidRPr="0A87857F">
              <w:rPr>
                <w:rFonts w:ascii="Times New Roman" w:hAnsi="Times New Roman"/>
                <w:sz w:val="22"/>
                <w:szCs w:val="22"/>
              </w:rPr>
              <w:t>The user indicates their checklist preferences through the CheckListUI</w:t>
            </w:r>
          </w:p>
          <w:p w14:paraId="41905FE7" w14:textId="21C53979" w:rsidR="0A87857F" w:rsidRDefault="0A87857F" w:rsidP="00826867">
            <w:pPr>
              <w:pStyle w:val="ListParagraph"/>
              <w:numPr>
                <w:ilvl w:val="0"/>
                <w:numId w:val="53"/>
              </w:numPr>
              <w:rPr>
                <w:rFonts w:ascii="Times New Roman" w:hAnsi="Times New Roman"/>
                <w:sz w:val="22"/>
                <w:szCs w:val="22"/>
              </w:rPr>
            </w:pPr>
            <w:r w:rsidRPr="0A87857F">
              <w:rPr>
                <w:rFonts w:ascii="Times New Roman" w:hAnsi="Times New Roman"/>
                <w:sz w:val="22"/>
                <w:szCs w:val="22"/>
              </w:rPr>
              <w:t>The user clicks on the "Submit" button in the CheckListUI.</w:t>
            </w:r>
          </w:p>
          <w:p w14:paraId="2CA3896D" w14:textId="2FF0F35A" w:rsidR="0A87857F" w:rsidRDefault="0A87857F" w:rsidP="00826867">
            <w:pPr>
              <w:pStyle w:val="ListParagraph"/>
              <w:numPr>
                <w:ilvl w:val="0"/>
                <w:numId w:val="53"/>
              </w:numPr>
              <w:rPr>
                <w:rFonts w:ascii="Times New Roman" w:hAnsi="Times New Roman"/>
                <w:sz w:val="22"/>
                <w:szCs w:val="22"/>
              </w:rPr>
            </w:pPr>
            <w:r w:rsidRPr="0A87857F">
              <w:rPr>
                <w:rFonts w:ascii="Times New Roman" w:hAnsi="Times New Roman"/>
                <w:sz w:val="22"/>
                <w:szCs w:val="22"/>
              </w:rPr>
              <w:t>The CheckListController sends the preferences to the ChecklistOptionTable to save.</w:t>
            </w:r>
          </w:p>
          <w:p w14:paraId="736E142C" w14:textId="3E3AB6F4" w:rsidR="0A87857F" w:rsidRDefault="0A87857F" w:rsidP="00826867">
            <w:pPr>
              <w:pStyle w:val="ListParagraph"/>
              <w:numPr>
                <w:ilvl w:val="0"/>
                <w:numId w:val="53"/>
              </w:numPr>
              <w:spacing w:line="259" w:lineRule="auto"/>
              <w:rPr>
                <w:rFonts w:ascii="Times New Roman" w:hAnsi="Times New Roman"/>
                <w:sz w:val="22"/>
                <w:szCs w:val="22"/>
              </w:rPr>
            </w:pPr>
            <w:r w:rsidRPr="0A87857F">
              <w:rPr>
                <w:rFonts w:ascii="Times New Roman" w:hAnsi="Times New Roman"/>
                <w:sz w:val="22"/>
                <w:szCs w:val="22"/>
              </w:rPr>
              <w:t>User brought to SelectWasteUi to select the service type.</w:t>
            </w:r>
          </w:p>
          <w:p w14:paraId="4F4319AA" w14:textId="6F60C72A" w:rsidR="0A87857F" w:rsidRDefault="0A87857F" w:rsidP="00826867">
            <w:pPr>
              <w:pStyle w:val="ListParagraph"/>
              <w:numPr>
                <w:ilvl w:val="0"/>
                <w:numId w:val="53"/>
              </w:numPr>
              <w:rPr>
                <w:rFonts w:ascii="Times New Roman" w:hAnsi="Times New Roman"/>
                <w:sz w:val="22"/>
                <w:szCs w:val="22"/>
              </w:rPr>
            </w:pPr>
            <w:r w:rsidRPr="0A87857F">
              <w:rPr>
                <w:rFonts w:ascii="Times New Roman" w:hAnsi="Times New Roman"/>
                <w:sz w:val="22"/>
                <w:szCs w:val="22"/>
              </w:rPr>
              <w:t>SelectWasteUI displays the available service type options for the user to proceed.</w:t>
            </w:r>
          </w:p>
        </w:tc>
      </w:tr>
      <w:tr w:rsidR="0A87857F" w14:paraId="7440B07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A09C026" w14:textId="722BD8E2"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8927942" w14:textId="5833F0BE"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5F7B91F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131EFA0" w14:textId="03C33368"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786C166" w14:textId="4F44C1B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w:t>
            </w:r>
          </w:p>
        </w:tc>
      </w:tr>
      <w:tr w:rsidR="0A87857F" w14:paraId="6672449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1D6105B" w14:textId="0A6542C6"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F80B2DD" w14:textId="3E0DB0E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w:t>
            </w:r>
          </w:p>
        </w:tc>
      </w:tr>
      <w:tr w:rsidR="0A87857F" w14:paraId="4C4E11E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084804B" w14:textId="0955D36D"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4EAAF5E" w14:textId="7734D538"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B87358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8D3BCE7" w14:textId="1732764B"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EE96C17" w14:textId="10B72F8C" w:rsidR="0A87857F" w:rsidRDefault="0A87857F" w:rsidP="0A87857F">
            <w:pPr>
              <w:rPr>
                <w:rFonts w:ascii="Times New Roman" w:hAnsi="Times New Roman"/>
                <w:sz w:val="22"/>
                <w:szCs w:val="22"/>
              </w:rPr>
            </w:pPr>
            <w:r w:rsidRPr="0A87857F">
              <w:rPr>
                <w:rFonts w:ascii="Times New Roman" w:hAnsi="Times New Roman"/>
                <w:sz w:val="22"/>
                <w:szCs w:val="22"/>
              </w:rPr>
              <w:t>The user understands the basic condition of their item.</w:t>
            </w:r>
          </w:p>
        </w:tc>
      </w:tr>
      <w:tr w:rsidR="0A87857F" w14:paraId="3505B926"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0D5075A2" w14:textId="511F69BA"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39556455" w14:textId="0BAEC482"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2384FDC0" w14:textId="48121FEA" w:rsidR="35C7B38B" w:rsidRDefault="35C7B38B">
      <w:r>
        <w:br w:type="page"/>
      </w:r>
    </w:p>
    <w:p w14:paraId="1B7ED534" w14:textId="5930C402"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2B30B3E3"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C623FAB" w14:textId="006613B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C5D9371" w14:textId="2043E9D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 xml:space="preserve">2.2 </w:t>
            </w:r>
          </w:p>
        </w:tc>
      </w:tr>
      <w:tr w:rsidR="0A87857F" w14:paraId="68B445A5"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D55CC4C" w14:textId="3CE2602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FF907C4" w14:textId="14527838"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UpdateChecklist</w:t>
            </w:r>
          </w:p>
        </w:tc>
      </w:tr>
      <w:tr w:rsidR="0A87857F" w14:paraId="3E7906FC"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7919ABB1" w14:textId="1B7C3897"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17C965C" w14:textId="5881979F"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AA61C55" w14:textId="64E890C7"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7E16BB88" w14:textId="6DE897A2"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1F1D6994"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6512E93B" w14:textId="787005DA"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CD1726C" w14:textId="0EC480DD"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B04191C" w14:textId="3B62425D"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21CF5A4A" w14:textId="7629243A" w:rsidR="0A87857F" w:rsidRDefault="0A87857F" w:rsidP="0A87857F">
            <w:pPr>
              <w:rPr>
                <w:rFonts w:ascii="Times New Roman" w:hAnsi="Times New Roman"/>
                <w:sz w:val="22"/>
                <w:szCs w:val="22"/>
              </w:rPr>
            </w:pPr>
            <w:r w:rsidRPr="0A87857F">
              <w:rPr>
                <w:rFonts w:ascii="Times New Roman" w:hAnsi="Times New Roman"/>
                <w:sz w:val="22"/>
                <w:szCs w:val="22"/>
              </w:rPr>
              <w:t>15 Nov 2024</w:t>
            </w:r>
          </w:p>
        </w:tc>
      </w:tr>
    </w:tbl>
    <w:p w14:paraId="4B8585F1" w14:textId="7497F01A"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2B6BD704"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73CC6B0" w14:textId="4CA5620E"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46B5286" w14:textId="6416BE82"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Shop</w:t>
            </w:r>
          </w:p>
        </w:tc>
      </w:tr>
      <w:tr w:rsidR="0A87857F" w14:paraId="20C5BBF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3ED4395" w14:textId="27056BC8"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2C54AFB" w14:textId="2A1D924F" w:rsidR="0A87857F" w:rsidRDefault="0A87857F" w:rsidP="0A87857F">
            <w:pPr>
              <w:rPr>
                <w:rFonts w:ascii="Times New Roman" w:hAnsi="Times New Roman"/>
                <w:sz w:val="22"/>
                <w:szCs w:val="22"/>
              </w:rPr>
            </w:pPr>
            <w:r w:rsidRPr="0A87857F">
              <w:rPr>
                <w:rFonts w:ascii="Times New Roman" w:hAnsi="Times New Roman"/>
                <w:sz w:val="22"/>
                <w:szCs w:val="22"/>
              </w:rPr>
              <w:t xml:space="preserve">Allows shop to indicate the type of E waste accepted such that it will be shown on map when user filters location using checklist. </w:t>
            </w:r>
          </w:p>
        </w:tc>
      </w:tr>
      <w:tr w:rsidR="0A87857F" w14:paraId="6B7C75C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A6EB718" w14:textId="3C4D3628"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06FAA82" w14:textId="31F4EDE3" w:rsidR="0A87857F" w:rsidRDefault="0A87857F" w:rsidP="0A87857F">
            <w:pPr>
              <w:rPr>
                <w:rFonts w:ascii="Times New Roman" w:hAnsi="Times New Roman"/>
                <w:sz w:val="22"/>
                <w:szCs w:val="22"/>
              </w:rPr>
            </w:pPr>
            <w:r w:rsidRPr="0A87857F">
              <w:rPr>
                <w:rFonts w:ascii="Times New Roman" w:hAnsi="Times New Roman"/>
                <w:sz w:val="22"/>
                <w:szCs w:val="22"/>
              </w:rPr>
              <w:t>Shop must be registered</w:t>
            </w:r>
          </w:p>
        </w:tc>
      </w:tr>
      <w:tr w:rsidR="0A87857F" w14:paraId="2C8E94C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507B7B2" w14:textId="3DB53218"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63401EC" w14:textId="22FA6F3E" w:rsidR="0A87857F" w:rsidRDefault="0A87857F" w:rsidP="0A87857F">
            <w:pPr>
              <w:rPr>
                <w:rFonts w:ascii="Times New Roman" w:hAnsi="Times New Roman"/>
                <w:sz w:val="22"/>
                <w:szCs w:val="22"/>
              </w:rPr>
            </w:pPr>
            <w:r w:rsidRPr="0A87857F">
              <w:rPr>
                <w:rFonts w:ascii="Times New Roman" w:hAnsi="Times New Roman"/>
                <w:sz w:val="22"/>
                <w:szCs w:val="22"/>
              </w:rPr>
              <w:t>Shop E-waste preferences saved</w:t>
            </w:r>
          </w:p>
        </w:tc>
      </w:tr>
      <w:tr w:rsidR="0A87857F" w14:paraId="2D564CD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AFD4A6D" w14:textId="37C0E70D"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C0A391C" w14:textId="1585FE3C" w:rsidR="0A87857F" w:rsidRDefault="0A87857F" w:rsidP="0A87857F">
            <w:pPr>
              <w:spacing w:after="160" w:line="259" w:lineRule="auto"/>
              <w:rPr>
                <w:rFonts w:ascii="Times New Roman" w:hAnsi="Times New Roman"/>
                <w:sz w:val="22"/>
                <w:szCs w:val="22"/>
              </w:rPr>
            </w:pPr>
            <w:r w:rsidRPr="0A87857F">
              <w:rPr>
                <w:rFonts w:ascii="Times New Roman" w:hAnsi="Times New Roman"/>
                <w:sz w:val="22"/>
                <w:szCs w:val="22"/>
              </w:rPr>
              <w:t>High</w:t>
            </w:r>
          </w:p>
        </w:tc>
      </w:tr>
      <w:tr w:rsidR="0A87857F" w14:paraId="3EEB9F7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A2D7DA2" w14:textId="74A0A3DB"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9A44865" w14:textId="41D6FDCA"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Occasionally, when Shop owner wants to update accepted E-waste</w:t>
            </w:r>
          </w:p>
        </w:tc>
      </w:tr>
      <w:tr w:rsidR="0A87857F" w14:paraId="43327EA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3B2D219" w14:textId="6EB1906B"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B797822" w14:textId="4F7A88A1" w:rsidR="0A87857F" w:rsidRDefault="0A87857F" w:rsidP="00826867">
            <w:pPr>
              <w:pStyle w:val="ListParagraph"/>
              <w:numPr>
                <w:ilvl w:val="0"/>
                <w:numId w:val="52"/>
              </w:numPr>
              <w:rPr>
                <w:rFonts w:ascii="Times New Roman" w:hAnsi="Times New Roman"/>
                <w:sz w:val="22"/>
                <w:szCs w:val="22"/>
              </w:rPr>
            </w:pPr>
            <w:r w:rsidRPr="0A87857F">
              <w:rPr>
                <w:rFonts w:ascii="Times New Roman" w:hAnsi="Times New Roman"/>
                <w:sz w:val="22"/>
                <w:szCs w:val="22"/>
              </w:rPr>
              <w:t>The shop owner clicks on "Update Checklist" through the ForumUI.</w:t>
            </w:r>
          </w:p>
          <w:p w14:paraId="10DFD422" w14:textId="07494BBC" w:rsidR="0A87857F" w:rsidRDefault="0A87857F" w:rsidP="00826867">
            <w:pPr>
              <w:pStyle w:val="ListParagraph"/>
              <w:numPr>
                <w:ilvl w:val="0"/>
                <w:numId w:val="52"/>
              </w:numPr>
              <w:rPr>
                <w:rFonts w:ascii="Times New Roman" w:hAnsi="Times New Roman"/>
                <w:sz w:val="22"/>
                <w:szCs w:val="22"/>
              </w:rPr>
            </w:pPr>
            <w:r w:rsidRPr="0A87857F">
              <w:rPr>
                <w:rFonts w:ascii="Times New Roman" w:hAnsi="Times New Roman"/>
                <w:sz w:val="22"/>
                <w:szCs w:val="22"/>
              </w:rPr>
              <w:t>Shop Owner updates and submit the various E-Waste Type Accepted</w:t>
            </w:r>
          </w:p>
          <w:p w14:paraId="7014CDA2" w14:textId="3A465259" w:rsidR="0A87857F" w:rsidRDefault="0A87857F" w:rsidP="00826867">
            <w:pPr>
              <w:pStyle w:val="ListParagraph"/>
              <w:numPr>
                <w:ilvl w:val="0"/>
                <w:numId w:val="52"/>
              </w:numPr>
              <w:rPr>
                <w:rFonts w:ascii="Times New Roman" w:hAnsi="Times New Roman"/>
                <w:sz w:val="22"/>
                <w:szCs w:val="22"/>
              </w:rPr>
            </w:pPr>
            <w:r w:rsidRPr="0A87857F">
              <w:rPr>
                <w:rFonts w:ascii="Times New Roman" w:hAnsi="Times New Roman"/>
                <w:sz w:val="22"/>
                <w:szCs w:val="22"/>
              </w:rPr>
              <w:t xml:space="preserve">ForumUI sends a updated checklist to ChecklistController </w:t>
            </w:r>
          </w:p>
          <w:p w14:paraId="01502ABC" w14:textId="69C3EAC6" w:rsidR="0A87857F" w:rsidRDefault="0A87857F" w:rsidP="00826867">
            <w:pPr>
              <w:pStyle w:val="ListParagraph"/>
              <w:numPr>
                <w:ilvl w:val="0"/>
                <w:numId w:val="52"/>
              </w:numPr>
              <w:rPr>
                <w:rFonts w:ascii="Times New Roman" w:hAnsi="Times New Roman"/>
                <w:sz w:val="22"/>
                <w:szCs w:val="22"/>
              </w:rPr>
            </w:pPr>
            <w:r w:rsidRPr="0A87857F">
              <w:rPr>
                <w:rFonts w:ascii="Times New Roman" w:hAnsi="Times New Roman"/>
                <w:sz w:val="22"/>
                <w:szCs w:val="22"/>
              </w:rPr>
              <w:t>ChecklistController save the updated checklist options to ChecklistOptionTable for the shop.</w:t>
            </w:r>
          </w:p>
        </w:tc>
      </w:tr>
      <w:tr w:rsidR="0A87857F" w14:paraId="58E0D4C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4BCBF8A" w14:textId="24884596"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68E58CA" w14:textId="6D3A592E"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5AA4508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E68C8F2" w14:textId="3587849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83A1B2A" w14:textId="065E19BB"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94C599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3CEAAC8" w14:textId="1F670A49"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B5CAF77" w14:textId="2D567B63"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13C4250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C6C2B12" w14:textId="3DA6A7F1"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C6D0B75" w14:textId="27F64B3D"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A76F9C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348A880" w14:textId="56038F03"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7B5F088" w14:textId="572BA6BD"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06351F60"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73D9B65B" w14:textId="4EFA4004"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5EB0C69E" w14:textId="1B552B13"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2D6739E8" w14:textId="1E1B5C25" w:rsidR="35C7B38B" w:rsidRDefault="35C7B38B">
      <w:r>
        <w:br w:type="page"/>
      </w:r>
    </w:p>
    <w:p w14:paraId="3DC567EE" w14:textId="66052177" w:rsidR="0A87857F" w:rsidRDefault="0A87857F" w:rsidP="0A87857F">
      <w:pPr>
        <w:rPr>
          <w:rFonts w:eastAsia="Aptos"/>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52A528E"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BEF3E29" w14:textId="05656AD5"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5524E84" w14:textId="06F743C4" w:rsidR="0A87857F" w:rsidRDefault="0A87857F" w:rsidP="0A87857F">
            <w:pPr>
              <w:rPr>
                <w:rFonts w:ascii="Times New Roman" w:hAnsi="Times New Roman"/>
                <w:sz w:val="22"/>
                <w:szCs w:val="22"/>
              </w:rPr>
            </w:pPr>
            <w:r w:rsidRPr="0A87857F">
              <w:rPr>
                <w:rFonts w:ascii="Times New Roman" w:hAnsi="Times New Roman"/>
                <w:sz w:val="22"/>
                <w:szCs w:val="22"/>
              </w:rPr>
              <w:t>3.1</w:t>
            </w:r>
          </w:p>
        </w:tc>
      </w:tr>
      <w:tr w:rsidR="0A87857F" w14:paraId="0D63FA48"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81CC5EB" w14:textId="6EFEC99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83A6E02" w14:textId="7277669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SelectWaste</w:t>
            </w:r>
          </w:p>
        </w:tc>
      </w:tr>
      <w:tr w:rsidR="0A87857F" w14:paraId="621BF6D4"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693D97E4" w14:textId="572DA1C8"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908ABA3" w14:textId="2D5DDCA6"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2453D06B" w14:textId="53CD7B73"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4A0826CC" w14:textId="00098315"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54C2DB77"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7C70516" w14:textId="66202C3A"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A772EDF" w14:textId="2C587EC5"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21C7716" w14:textId="40772B63"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172A4F60" w14:textId="6B5F8043"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55FD2562" w14:textId="7DA7618D"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70140E16"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B99AE93" w14:textId="57056D97"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6BEABFE" w14:textId="4744ED25"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1E0F4C2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0A44F8F" w14:textId="4561F037"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40F2625" w14:textId="419F77AA" w:rsidR="0A87857F" w:rsidRDefault="0A87857F" w:rsidP="0A87857F">
            <w:pPr>
              <w:rPr>
                <w:rFonts w:ascii="Times New Roman" w:hAnsi="Times New Roman"/>
                <w:sz w:val="22"/>
                <w:szCs w:val="22"/>
              </w:rPr>
            </w:pPr>
            <w:r w:rsidRPr="0A87857F">
              <w:rPr>
                <w:rFonts w:ascii="Times New Roman" w:hAnsi="Times New Roman"/>
                <w:sz w:val="22"/>
                <w:szCs w:val="22"/>
              </w:rPr>
              <w:t>Allows the user to select the type of service (Repair, Recycle, or Disposal) they are interested in. The system then displays the filtered locations that match the selected service type</w:t>
            </w:r>
          </w:p>
        </w:tc>
      </w:tr>
      <w:tr w:rsidR="0A87857F" w14:paraId="1F51883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75BAA5F" w14:textId="064987AA"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493AFD7" w14:textId="5A1BA446" w:rsidR="0A87857F" w:rsidRDefault="0A87857F" w:rsidP="0A87857F">
            <w:pPr>
              <w:rPr>
                <w:rFonts w:ascii="Times New Roman" w:hAnsi="Times New Roman"/>
                <w:sz w:val="22"/>
                <w:szCs w:val="22"/>
              </w:rPr>
            </w:pPr>
            <w:r w:rsidRPr="0A87857F">
              <w:rPr>
                <w:rFonts w:ascii="Times New Roman" w:hAnsi="Times New Roman"/>
                <w:sz w:val="22"/>
                <w:szCs w:val="22"/>
              </w:rPr>
              <w:t xml:space="preserve">User submitted Checklist </w:t>
            </w:r>
          </w:p>
        </w:tc>
      </w:tr>
      <w:tr w:rsidR="0A87857F" w14:paraId="74C3A9F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9705306" w14:textId="4B2CD6A0"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7C22A47" w14:textId="03AE1B3D" w:rsidR="0A87857F" w:rsidRDefault="0A87857F" w:rsidP="0A87857F">
            <w:pPr>
              <w:rPr>
                <w:rFonts w:ascii="Times New Roman" w:hAnsi="Times New Roman"/>
                <w:sz w:val="22"/>
                <w:szCs w:val="22"/>
              </w:rPr>
            </w:pPr>
            <w:r w:rsidRPr="0A87857F">
              <w:rPr>
                <w:rFonts w:ascii="Times New Roman" w:hAnsi="Times New Roman"/>
                <w:sz w:val="22"/>
                <w:szCs w:val="22"/>
              </w:rPr>
              <w:t>System displays populated map based on users indicated preferences</w:t>
            </w:r>
          </w:p>
        </w:tc>
      </w:tr>
      <w:tr w:rsidR="0A87857F" w14:paraId="4375E25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15585C4" w14:textId="4B672F65"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8F31664" w14:textId="5DD6938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5E6517D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365B39F" w14:textId="7EECF735"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242217D" w14:textId="0839B03E" w:rsidR="0A87857F" w:rsidRDefault="0A87857F" w:rsidP="0A87857F">
            <w:pPr>
              <w:rPr>
                <w:rFonts w:ascii="Times New Roman" w:hAnsi="Times New Roman"/>
                <w:sz w:val="22"/>
                <w:szCs w:val="22"/>
              </w:rPr>
            </w:pPr>
            <w:r w:rsidRPr="0A87857F">
              <w:rPr>
                <w:rFonts w:ascii="Times New Roman" w:hAnsi="Times New Roman"/>
                <w:sz w:val="22"/>
                <w:szCs w:val="22"/>
              </w:rPr>
              <w:t>Whenever user wants to view location</w:t>
            </w:r>
          </w:p>
        </w:tc>
      </w:tr>
      <w:tr w:rsidR="0A87857F" w14:paraId="25562F7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E6A5382" w14:textId="7775D296"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0AF06F9" w14:textId="504F4A05" w:rsidR="0A87857F" w:rsidRDefault="0A87857F" w:rsidP="00826867">
            <w:pPr>
              <w:pStyle w:val="ListParagraph"/>
              <w:numPr>
                <w:ilvl w:val="0"/>
                <w:numId w:val="51"/>
              </w:numPr>
              <w:rPr>
                <w:rFonts w:ascii="Times New Roman" w:hAnsi="Times New Roman"/>
                <w:sz w:val="20"/>
              </w:rPr>
            </w:pPr>
            <w:r w:rsidRPr="0A87857F">
              <w:rPr>
                <w:rFonts w:ascii="Times New Roman" w:hAnsi="Times New Roman"/>
                <w:sz w:val="20"/>
              </w:rPr>
              <w:t>The user selects the desired service type through the SelectWasteUI.</w:t>
            </w:r>
          </w:p>
          <w:p w14:paraId="1632C89D" w14:textId="6ACE225D" w:rsidR="0A87857F" w:rsidRDefault="0A87857F" w:rsidP="00826867">
            <w:pPr>
              <w:pStyle w:val="ListParagraph"/>
              <w:numPr>
                <w:ilvl w:val="0"/>
                <w:numId w:val="51"/>
              </w:numPr>
              <w:spacing w:before="240" w:after="240"/>
              <w:rPr>
                <w:rFonts w:ascii="Times New Roman" w:hAnsi="Times New Roman"/>
                <w:sz w:val="22"/>
                <w:szCs w:val="22"/>
              </w:rPr>
            </w:pPr>
            <w:r w:rsidRPr="0A87857F">
              <w:rPr>
                <w:rFonts w:ascii="Times New Roman" w:hAnsi="Times New Roman"/>
                <w:sz w:val="22"/>
                <w:szCs w:val="22"/>
              </w:rPr>
              <w:t>SelectWasteUI navigates to MapUI to display filtered locations.</w:t>
            </w:r>
          </w:p>
          <w:p w14:paraId="529BC312" w14:textId="212096AA" w:rsidR="0A87857F" w:rsidRDefault="0A87857F" w:rsidP="00826867">
            <w:pPr>
              <w:pStyle w:val="ListParagraph"/>
              <w:numPr>
                <w:ilvl w:val="0"/>
                <w:numId w:val="51"/>
              </w:numPr>
              <w:spacing w:before="240" w:after="240"/>
              <w:rPr>
                <w:rFonts w:ascii="Times New Roman" w:hAnsi="Times New Roman"/>
                <w:sz w:val="22"/>
                <w:szCs w:val="22"/>
              </w:rPr>
            </w:pPr>
            <w:r w:rsidRPr="0A87857F">
              <w:rPr>
                <w:rFonts w:ascii="Times New Roman" w:hAnsi="Times New Roman"/>
                <w:sz w:val="22"/>
                <w:szCs w:val="22"/>
              </w:rPr>
              <w:t>MapUI sends a request to MapController for shop locations.</w:t>
            </w:r>
          </w:p>
          <w:p w14:paraId="3FEEAFCE" w14:textId="1A82768D" w:rsidR="0A87857F" w:rsidRDefault="0A87857F" w:rsidP="00826867">
            <w:pPr>
              <w:pStyle w:val="ListParagraph"/>
              <w:numPr>
                <w:ilvl w:val="0"/>
                <w:numId w:val="51"/>
              </w:numPr>
              <w:spacing w:before="240" w:after="240"/>
              <w:rPr>
                <w:rFonts w:ascii="Times New Roman" w:hAnsi="Times New Roman"/>
                <w:sz w:val="22"/>
                <w:szCs w:val="22"/>
              </w:rPr>
            </w:pPr>
            <w:r w:rsidRPr="0A87857F">
              <w:rPr>
                <w:rFonts w:ascii="Times New Roman" w:hAnsi="Times New Roman"/>
                <w:sz w:val="22"/>
                <w:szCs w:val="22"/>
              </w:rPr>
              <w:t>MapController queries ShopTable for relevant locations.</w:t>
            </w:r>
          </w:p>
          <w:p w14:paraId="1024A309" w14:textId="16D100DA" w:rsidR="0A87857F" w:rsidRDefault="0A87857F" w:rsidP="00826867">
            <w:pPr>
              <w:pStyle w:val="ListParagraph"/>
              <w:numPr>
                <w:ilvl w:val="0"/>
                <w:numId w:val="51"/>
              </w:numPr>
              <w:spacing w:before="240" w:after="240"/>
              <w:rPr>
                <w:rFonts w:ascii="Times New Roman" w:hAnsi="Times New Roman"/>
                <w:sz w:val="22"/>
                <w:szCs w:val="22"/>
              </w:rPr>
            </w:pPr>
            <w:r w:rsidRPr="0A87857F">
              <w:rPr>
                <w:rFonts w:ascii="Times New Roman" w:hAnsi="Times New Roman"/>
                <w:sz w:val="22"/>
                <w:szCs w:val="22"/>
              </w:rPr>
              <w:t>ShopTable returns the shop list to MapController.</w:t>
            </w:r>
          </w:p>
          <w:p w14:paraId="58BE7D95" w14:textId="39442123" w:rsidR="0A87857F" w:rsidRDefault="0A87857F" w:rsidP="00826867">
            <w:pPr>
              <w:pStyle w:val="ListParagraph"/>
              <w:numPr>
                <w:ilvl w:val="0"/>
                <w:numId w:val="51"/>
              </w:numPr>
              <w:spacing w:before="240" w:after="240"/>
              <w:rPr>
                <w:rFonts w:ascii="Times New Roman" w:hAnsi="Times New Roman"/>
                <w:sz w:val="22"/>
                <w:szCs w:val="22"/>
              </w:rPr>
            </w:pPr>
            <w:r w:rsidRPr="0A87857F">
              <w:rPr>
                <w:rFonts w:ascii="Times New Roman" w:hAnsi="Times New Roman"/>
                <w:sz w:val="22"/>
                <w:szCs w:val="22"/>
              </w:rPr>
              <w:t>MapController provides the shop list back to MapUI.</w:t>
            </w:r>
          </w:p>
          <w:p w14:paraId="76C01FCB" w14:textId="69684F03" w:rsidR="0A87857F" w:rsidRDefault="0A87857F" w:rsidP="00826867">
            <w:pPr>
              <w:pStyle w:val="ListParagraph"/>
              <w:numPr>
                <w:ilvl w:val="0"/>
                <w:numId w:val="51"/>
              </w:numPr>
              <w:rPr>
                <w:rFonts w:ascii="Times New Roman" w:hAnsi="Times New Roman"/>
                <w:sz w:val="22"/>
                <w:szCs w:val="22"/>
              </w:rPr>
            </w:pPr>
            <w:r w:rsidRPr="0A87857F">
              <w:rPr>
                <w:rFonts w:ascii="Times New Roman" w:hAnsi="Times New Roman"/>
                <w:sz w:val="22"/>
                <w:szCs w:val="22"/>
              </w:rPr>
              <w:t>The user sees the filtered shop locations displayed on the map</w:t>
            </w:r>
          </w:p>
        </w:tc>
      </w:tr>
      <w:tr w:rsidR="0A87857F" w14:paraId="07371FF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A0220B4" w14:textId="5FEB9FCB"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3B2380D" w14:textId="56EFAA49"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967229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9B87A9F" w14:textId="22A08293"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B3254E" w14:textId="4B71EA5B"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101640F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D149F41" w14:textId="6063BF2A"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56FE248" w14:textId="280FF082" w:rsidR="0A87857F" w:rsidRDefault="0A87857F" w:rsidP="0A87857F">
            <w:pPr>
              <w:rPr>
                <w:rFonts w:ascii="Times New Roman" w:hAnsi="Times New Roman"/>
                <w:sz w:val="22"/>
                <w:szCs w:val="22"/>
              </w:rPr>
            </w:pPr>
            <w:r w:rsidRPr="0A87857F">
              <w:rPr>
                <w:rFonts w:ascii="Times New Roman" w:hAnsi="Times New Roman"/>
                <w:sz w:val="22"/>
                <w:szCs w:val="22"/>
              </w:rPr>
              <w:t>Checklist</w:t>
            </w:r>
          </w:p>
        </w:tc>
      </w:tr>
      <w:tr w:rsidR="0A87857F" w14:paraId="1F61CAC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A50E39C" w14:textId="1BF2D89F"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9A67E4" w14:textId="0CBF146D"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EE2A94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CA14271" w14:textId="45F48FE7"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CFBF138" w14:textId="1015C79B"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C32CFFB"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5993B887" w14:textId="59A79E54"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75885CFC" w14:textId="64192AB0"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07E1FCA0" w14:textId="5022D53F" w:rsidR="24BC2038" w:rsidRDefault="24BC2038">
      <w:r>
        <w:br w:type="page"/>
      </w:r>
    </w:p>
    <w:p w14:paraId="3FA95168" w14:textId="63707C6E"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7CC4E1BB"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47DC14B" w14:textId="6EDC5B0C"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15D2B0E" w14:textId="0EFF775A" w:rsidR="0A87857F" w:rsidRDefault="0A87857F" w:rsidP="0A87857F">
            <w:pPr>
              <w:rPr>
                <w:rFonts w:ascii="Times New Roman" w:hAnsi="Times New Roman"/>
                <w:sz w:val="22"/>
                <w:szCs w:val="22"/>
              </w:rPr>
            </w:pPr>
            <w:r w:rsidRPr="0A87857F">
              <w:rPr>
                <w:rFonts w:ascii="Times New Roman" w:hAnsi="Times New Roman"/>
                <w:sz w:val="22"/>
                <w:szCs w:val="22"/>
              </w:rPr>
              <w:t>3.2</w:t>
            </w:r>
          </w:p>
        </w:tc>
      </w:tr>
      <w:tr w:rsidR="0A87857F" w14:paraId="4A068199"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D027A36" w14:textId="14B5E4DC"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1DC275C" w14:textId="39922EF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GetCurrentCoordinates</w:t>
            </w:r>
          </w:p>
        </w:tc>
      </w:tr>
      <w:tr w:rsidR="0A87857F" w14:paraId="42BB67E9"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998F465" w14:textId="6422456F"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3BBE6237" w14:textId="7E35F1CD"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727DC39F" w14:textId="266621C9"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61FA1218" w14:textId="1D396DE5"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745135F9"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46A2AA1D" w14:textId="31E195E4"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C0EA664" w14:textId="0112183C"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A0787AC" w14:textId="4B94B101"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2D02DD03" w14:textId="6EA8E8BC"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7D10DD84" w14:textId="2B66DBB0"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4957BCDE"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B62E96C" w14:textId="30136D83"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356FDB4" w14:textId="0634A83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482B315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16ADE3F" w14:textId="497C58BE"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6571017" w14:textId="61402AFD" w:rsidR="0A87857F" w:rsidRDefault="0A87857F" w:rsidP="0A87857F">
            <w:pPr>
              <w:rPr>
                <w:rFonts w:ascii="Times New Roman" w:hAnsi="Times New Roman"/>
                <w:sz w:val="22"/>
                <w:szCs w:val="22"/>
              </w:rPr>
            </w:pPr>
            <w:r w:rsidRPr="0A87857F">
              <w:rPr>
                <w:rFonts w:ascii="Times New Roman" w:hAnsi="Times New Roman"/>
                <w:sz w:val="22"/>
                <w:szCs w:val="22"/>
              </w:rPr>
              <w:t>Find nearby shops based on user current location</w:t>
            </w:r>
          </w:p>
        </w:tc>
      </w:tr>
      <w:tr w:rsidR="0A87857F" w14:paraId="761247E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D0B567E" w14:textId="1BED73A6"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A33E27C" w14:textId="5C951431" w:rsidR="0A87857F" w:rsidRDefault="0A87857F" w:rsidP="0A87857F">
            <w:pPr>
              <w:rPr>
                <w:rFonts w:ascii="Times New Roman" w:hAnsi="Times New Roman"/>
                <w:sz w:val="22"/>
                <w:szCs w:val="22"/>
              </w:rPr>
            </w:pPr>
            <w:r w:rsidRPr="0A87857F">
              <w:rPr>
                <w:rFonts w:ascii="Times New Roman" w:hAnsi="Times New Roman"/>
                <w:sz w:val="22"/>
                <w:szCs w:val="22"/>
              </w:rPr>
              <w:t>User submitted checklist and selected service type</w:t>
            </w:r>
          </w:p>
        </w:tc>
      </w:tr>
      <w:tr w:rsidR="0A87857F" w14:paraId="159DA25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1A76014" w14:textId="7983AEF4"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8FA2AFE" w14:textId="55C87253" w:rsidR="0A87857F" w:rsidRDefault="0A87857F" w:rsidP="0A87857F">
            <w:pPr>
              <w:rPr>
                <w:rFonts w:ascii="Times New Roman" w:hAnsi="Times New Roman"/>
                <w:sz w:val="22"/>
                <w:szCs w:val="22"/>
              </w:rPr>
            </w:pPr>
            <w:r w:rsidRPr="0A87857F">
              <w:rPr>
                <w:rFonts w:ascii="Times New Roman" w:hAnsi="Times New Roman"/>
                <w:sz w:val="22"/>
                <w:szCs w:val="22"/>
              </w:rPr>
              <w:t>populated map of nearby locations based on user’s current location</w:t>
            </w:r>
          </w:p>
        </w:tc>
      </w:tr>
      <w:tr w:rsidR="0A87857F" w14:paraId="0A641FD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C337929" w14:textId="19759F2B"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7E04CB0" w14:textId="7ABBCC7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2643AF7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274BA83" w14:textId="69AB4DB6"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87DEB28" w14:textId="0D13C9E5" w:rsidR="0A87857F" w:rsidRDefault="0A87857F" w:rsidP="0A87857F">
            <w:pPr>
              <w:rPr>
                <w:rFonts w:ascii="Times New Roman" w:hAnsi="Times New Roman"/>
                <w:sz w:val="22"/>
                <w:szCs w:val="22"/>
              </w:rPr>
            </w:pPr>
            <w:r w:rsidRPr="0A87857F">
              <w:rPr>
                <w:rFonts w:ascii="Times New Roman" w:hAnsi="Times New Roman"/>
                <w:sz w:val="22"/>
                <w:szCs w:val="22"/>
              </w:rPr>
              <w:t>Frequent</w:t>
            </w:r>
          </w:p>
        </w:tc>
      </w:tr>
      <w:tr w:rsidR="0A87857F" w14:paraId="0AD1EB4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65699F7" w14:textId="3D8F752F"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4DDABB5" w14:textId="27C78D16" w:rsidR="0A87857F" w:rsidRDefault="0A87857F" w:rsidP="00826867">
            <w:pPr>
              <w:pStyle w:val="ListParagraph"/>
              <w:numPr>
                <w:ilvl w:val="0"/>
                <w:numId w:val="50"/>
              </w:numPr>
              <w:rPr>
                <w:rFonts w:ascii="Times New Roman" w:hAnsi="Times New Roman"/>
                <w:sz w:val="22"/>
                <w:szCs w:val="22"/>
              </w:rPr>
            </w:pPr>
            <w:r w:rsidRPr="0A87857F">
              <w:rPr>
                <w:rFonts w:ascii="Times New Roman" w:hAnsi="Times New Roman"/>
                <w:sz w:val="22"/>
                <w:szCs w:val="22"/>
              </w:rPr>
              <w:t>The user chooses to use their current location via the MapUI.</w:t>
            </w:r>
          </w:p>
          <w:p w14:paraId="44EBD133" w14:textId="2967653E" w:rsidR="0A87857F" w:rsidRDefault="0A87857F" w:rsidP="00826867">
            <w:pPr>
              <w:pStyle w:val="ListParagraph"/>
              <w:numPr>
                <w:ilvl w:val="0"/>
                <w:numId w:val="50"/>
              </w:numPr>
              <w:rPr>
                <w:rFonts w:ascii="Times New Roman" w:hAnsi="Times New Roman"/>
                <w:sz w:val="22"/>
                <w:szCs w:val="22"/>
              </w:rPr>
            </w:pPr>
            <w:r w:rsidRPr="0A87857F">
              <w:rPr>
                <w:rFonts w:ascii="Times New Roman" w:hAnsi="Times New Roman"/>
                <w:sz w:val="22"/>
                <w:szCs w:val="22"/>
              </w:rPr>
              <w:t>The system checks if user allowed Location Permission.</w:t>
            </w:r>
          </w:p>
          <w:p w14:paraId="1E741AF6" w14:textId="7EEAE51D" w:rsidR="0A87857F" w:rsidRDefault="0A87857F" w:rsidP="00826867">
            <w:pPr>
              <w:pStyle w:val="ListParagraph"/>
              <w:numPr>
                <w:ilvl w:val="0"/>
                <w:numId w:val="50"/>
              </w:numPr>
              <w:rPr>
                <w:rFonts w:ascii="Times New Roman" w:hAnsi="Times New Roman"/>
                <w:sz w:val="22"/>
                <w:szCs w:val="22"/>
              </w:rPr>
            </w:pPr>
            <w:r w:rsidRPr="0A87857F">
              <w:rPr>
                <w:rFonts w:ascii="Times New Roman" w:hAnsi="Times New Roman"/>
                <w:sz w:val="22"/>
                <w:szCs w:val="22"/>
              </w:rPr>
              <w:t>If true,MApUI calls MapController to retrieve latitude and longitude.</w:t>
            </w:r>
          </w:p>
          <w:p w14:paraId="5E34F0FD" w14:textId="7B6CBDB5" w:rsidR="0A87857F" w:rsidRDefault="0A87857F" w:rsidP="00826867">
            <w:pPr>
              <w:pStyle w:val="ListParagraph"/>
              <w:numPr>
                <w:ilvl w:val="0"/>
                <w:numId w:val="50"/>
              </w:numPr>
              <w:rPr>
                <w:rFonts w:ascii="Times New Roman" w:hAnsi="Times New Roman"/>
                <w:sz w:val="22"/>
                <w:szCs w:val="22"/>
              </w:rPr>
            </w:pPr>
            <w:r w:rsidRPr="0A87857F">
              <w:rPr>
                <w:rFonts w:ascii="Times New Roman" w:hAnsi="Times New Roman"/>
                <w:sz w:val="22"/>
                <w:szCs w:val="22"/>
              </w:rPr>
              <w:t>The MapController gets geocode data from ShopTable of shops that matches user’s checklist prefernces.</w:t>
            </w:r>
          </w:p>
          <w:p w14:paraId="1E16DE65" w14:textId="43987A66" w:rsidR="0A87857F" w:rsidRDefault="0A87857F" w:rsidP="00826867">
            <w:pPr>
              <w:pStyle w:val="ListParagraph"/>
              <w:numPr>
                <w:ilvl w:val="0"/>
                <w:numId w:val="50"/>
              </w:numPr>
              <w:rPr>
                <w:rFonts w:ascii="Times New Roman" w:hAnsi="Times New Roman"/>
                <w:sz w:val="22"/>
                <w:szCs w:val="22"/>
              </w:rPr>
            </w:pPr>
            <w:r w:rsidRPr="0A87857F">
              <w:rPr>
                <w:rFonts w:ascii="Times New Roman" w:hAnsi="Times New Roman"/>
                <w:sz w:val="22"/>
                <w:szCs w:val="22"/>
              </w:rPr>
              <w:t>The coordinates are returned to MapUI and displayed on the user interface.</w:t>
            </w:r>
          </w:p>
        </w:tc>
      </w:tr>
      <w:tr w:rsidR="0A87857F" w14:paraId="7D2102A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B94552A" w14:textId="2C9E4E6F"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2E2616E" w14:textId="2FA97CA5"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7CCB2D1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606EFC2" w14:textId="0027FE56"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F7C8B0E" w14:textId="1F6505B6" w:rsidR="0A87857F" w:rsidRDefault="0A87857F" w:rsidP="0A87857F">
            <w:pPr>
              <w:rPr>
                <w:rFonts w:ascii="Times New Roman" w:hAnsi="Times New Roman"/>
                <w:sz w:val="22"/>
                <w:szCs w:val="22"/>
              </w:rPr>
            </w:pPr>
            <w:r w:rsidRPr="0A87857F">
              <w:rPr>
                <w:rFonts w:ascii="Times New Roman" w:hAnsi="Times New Roman"/>
                <w:sz w:val="22"/>
                <w:szCs w:val="22"/>
              </w:rPr>
              <w:t>If Location Permission is false, the system shows an error message: "Unable to fetch location".</w:t>
            </w:r>
          </w:p>
        </w:tc>
      </w:tr>
      <w:tr w:rsidR="0A87857F" w14:paraId="7D4FD2F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B72B5B1" w14:textId="53047C57"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35DAC81" w14:textId="3BF2D3B1"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9C4CB5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C08958D" w14:textId="4C6BBE22"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A703963" w14:textId="45A1822C"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48F3AC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260C47A" w14:textId="19AA4DF9"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8CD9C7E" w14:textId="7BE038BC" w:rsidR="0A87857F" w:rsidRDefault="0A87857F" w:rsidP="0A87857F">
            <w:pPr>
              <w:rPr>
                <w:rFonts w:ascii="Times New Roman" w:hAnsi="Times New Roman"/>
                <w:sz w:val="22"/>
                <w:szCs w:val="22"/>
              </w:rPr>
            </w:pPr>
            <w:r w:rsidRPr="0A87857F">
              <w:rPr>
                <w:rFonts w:ascii="Times New Roman" w:hAnsi="Times New Roman"/>
                <w:sz w:val="22"/>
                <w:szCs w:val="22"/>
              </w:rPr>
              <w:t>The user is in an area where GPS or network-based location services are available.</w:t>
            </w:r>
          </w:p>
        </w:tc>
      </w:tr>
      <w:tr w:rsidR="0A87857F" w14:paraId="05B9CB32"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32CC3C32" w14:textId="0AF23B68"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6D468AA5" w14:textId="1A8768A1" w:rsidR="0A87857F" w:rsidRDefault="0A87857F" w:rsidP="0A87857F">
            <w:pPr>
              <w:rPr>
                <w:rFonts w:ascii="Times New Roman" w:hAnsi="Times New Roman"/>
                <w:sz w:val="22"/>
                <w:szCs w:val="22"/>
              </w:rPr>
            </w:pPr>
            <w:r w:rsidRPr="0A87857F">
              <w:rPr>
                <w:rFonts w:ascii="Times New Roman" w:hAnsi="Times New Roman"/>
                <w:sz w:val="22"/>
                <w:szCs w:val="22"/>
              </w:rPr>
              <w:t>The accuracy of location data depends on the quality of the network or GPS signal.</w:t>
            </w:r>
          </w:p>
        </w:tc>
      </w:tr>
    </w:tbl>
    <w:p w14:paraId="00289E71" w14:textId="44233C00" w:rsidR="24BC2038" w:rsidRDefault="24BC2038">
      <w:r>
        <w:br w:type="page"/>
      </w:r>
    </w:p>
    <w:p w14:paraId="3C6A9E91" w14:textId="57BDD07C"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14AE992C"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555C569" w14:textId="775DB3D7"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E366830" w14:textId="45467DF3" w:rsidR="0A87857F" w:rsidRDefault="0A87857F" w:rsidP="0A87857F">
            <w:pPr>
              <w:rPr>
                <w:rFonts w:ascii="Times New Roman" w:hAnsi="Times New Roman"/>
                <w:sz w:val="22"/>
                <w:szCs w:val="22"/>
              </w:rPr>
            </w:pPr>
            <w:r w:rsidRPr="0A87857F">
              <w:rPr>
                <w:rFonts w:ascii="Times New Roman" w:hAnsi="Times New Roman"/>
                <w:sz w:val="22"/>
                <w:szCs w:val="22"/>
              </w:rPr>
              <w:t>3.3</w:t>
            </w:r>
          </w:p>
        </w:tc>
      </w:tr>
      <w:tr w:rsidR="0A87857F" w14:paraId="1C0D7F45"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4A52CD6" w14:textId="234AD066"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48765FF" w14:textId="7474455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GetCoordinates</w:t>
            </w:r>
          </w:p>
        </w:tc>
      </w:tr>
      <w:tr w:rsidR="0A87857F" w14:paraId="145FF13A"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14DF996C" w14:textId="16E2A9CE"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2CED8A9" w14:textId="25D526E3"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7110D05" w14:textId="3F983202"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7BD6CE3E" w14:textId="3CEEC07E"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02761D15"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4ACA1E39" w14:textId="2DE8CCE7"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09F51E7E" w14:textId="4D805083"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69C93D3" w14:textId="70BDCE93"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133ACA9C" w14:textId="76FC52FE"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79297C40" w14:textId="5F494F7E"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12BCF701"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B7E7E37" w14:textId="2CC9DA6D"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C6A8985" w14:textId="3F406268"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6C8DB94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3F4E2FD" w14:textId="095C0D16"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FAA06C8" w14:textId="6123738D" w:rsidR="0A87857F" w:rsidRDefault="0A87857F" w:rsidP="0A87857F">
            <w:pPr>
              <w:rPr>
                <w:rFonts w:ascii="Times New Roman" w:hAnsi="Times New Roman"/>
                <w:sz w:val="22"/>
                <w:szCs w:val="22"/>
              </w:rPr>
            </w:pPr>
            <w:r w:rsidRPr="0A87857F">
              <w:rPr>
                <w:rFonts w:ascii="Times New Roman" w:hAnsi="Times New Roman"/>
                <w:sz w:val="22"/>
                <w:szCs w:val="22"/>
              </w:rPr>
              <w:t>Find nearby shops based on manual input location</w:t>
            </w:r>
          </w:p>
        </w:tc>
      </w:tr>
      <w:tr w:rsidR="0A87857F" w14:paraId="047B12F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027E682" w14:textId="5F2D5856"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209EBD3" w14:textId="4ED3C0C4" w:rsidR="0A87857F" w:rsidRDefault="0A87857F" w:rsidP="0A87857F">
            <w:pPr>
              <w:rPr>
                <w:rFonts w:ascii="Times New Roman" w:hAnsi="Times New Roman"/>
                <w:sz w:val="22"/>
                <w:szCs w:val="22"/>
              </w:rPr>
            </w:pPr>
            <w:r w:rsidRPr="0A87857F">
              <w:rPr>
                <w:rFonts w:ascii="Times New Roman" w:hAnsi="Times New Roman"/>
                <w:sz w:val="22"/>
                <w:szCs w:val="22"/>
              </w:rPr>
              <w:t>User submitted checklist and select service type</w:t>
            </w:r>
          </w:p>
        </w:tc>
      </w:tr>
      <w:tr w:rsidR="0A87857F" w14:paraId="1CEC6AE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342EE70" w14:textId="25C7AA26"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38D70E9" w14:textId="70B93BDE" w:rsidR="0A87857F" w:rsidRDefault="0A87857F" w:rsidP="0A87857F">
            <w:pPr>
              <w:rPr>
                <w:rFonts w:ascii="Times New Roman" w:hAnsi="Times New Roman"/>
                <w:sz w:val="22"/>
                <w:szCs w:val="22"/>
              </w:rPr>
            </w:pPr>
            <w:r w:rsidRPr="0A87857F">
              <w:rPr>
                <w:rFonts w:ascii="Times New Roman" w:hAnsi="Times New Roman"/>
                <w:sz w:val="22"/>
                <w:szCs w:val="22"/>
              </w:rPr>
              <w:t>Show populated map based on user’s manual input location</w:t>
            </w:r>
          </w:p>
        </w:tc>
      </w:tr>
      <w:tr w:rsidR="0A87857F" w14:paraId="52EF9B9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96293BE" w14:textId="5627A3D4"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56CB192" w14:textId="2825DC1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0172859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DC75A3F" w14:textId="74F948A0"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8F8A62F" w14:textId="363B27C9" w:rsidR="0A87857F" w:rsidRDefault="0A87857F" w:rsidP="0A87857F">
            <w:pPr>
              <w:rPr>
                <w:rFonts w:ascii="Times New Roman" w:hAnsi="Times New Roman"/>
                <w:sz w:val="22"/>
                <w:szCs w:val="22"/>
              </w:rPr>
            </w:pPr>
            <w:r w:rsidRPr="0A87857F">
              <w:rPr>
                <w:rFonts w:ascii="Times New Roman" w:hAnsi="Times New Roman"/>
                <w:sz w:val="22"/>
                <w:szCs w:val="22"/>
              </w:rPr>
              <w:t>Frequent</w:t>
            </w:r>
          </w:p>
        </w:tc>
      </w:tr>
      <w:tr w:rsidR="0A87857F" w14:paraId="6B4DAA7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70CD98E" w14:textId="6058E11B"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A444513" w14:textId="012E8816"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User inputs address through MapUI.</w:t>
            </w:r>
          </w:p>
          <w:p w14:paraId="355CCA74" w14:textId="1F5079CA"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MapUI sends address  to MapController.</w:t>
            </w:r>
          </w:p>
          <w:p w14:paraId="25020E6A" w14:textId="0BC37BEC"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MapController checks if the address is valid</w:t>
            </w:r>
          </w:p>
          <w:p w14:paraId="6B3F5593" w14:textId="0611BE62"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If valid, MapController sends address to ShopTable.</w:t>
            </w:r>
          </w:p>
          <w:p w14:paraId="37D39C2C" w14:textId="7E0BCE4D"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ShopTable returns coordinates to MapController.</w:t>
            </w:r>
          </w:p>
          <w:p w14:paraId="4BC2AF52" w14:textId="0ECCFE39"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MapController returns coordinates to MapUI.</w:t>
            </w:r>
          </w:p>
          <w:p w14:paraId="4C23A4D8" w14:textId="7AFC7DCD" w:rsidR="0A87857F" w:rsidRDefault="0A87857F" w:rsidP="00826867">
            <w:pPr>
              <w:pStyle w:val="ListParagraph"/>
              <w:numPr>
                <w:ilvl w:val="0"/>
                <w:numId w:val="49"/>
              </w:numPr>
              <w:rPr>
                <w:rFonts w:ascii="Times New Roman" w:hAnsi="Times New Roman"/>
                <w:sz w:val="22"/>
                <w:szCs w:val="22"/>
              </w:rPr>
            </w:pPr>
            <w:r w:rsidRPr="0A87857F">
              <w:rPr>
                <w:rFonts w:ascii="Times New Roman" w:hAnsi="Times New Roman"/>
                <w:sz w:val="22"/>
                <w:szCs w:val="22"/>
              </w:rPr>
              <w:t xml:space="preserve">MapUI displays  map </w:t>
            </w:r>
          </w:p>
        </w:tc>
      </w:tr>
      <w:tr w:rsidR="0A87857F" w14:paraId="5A9A1B6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1C8C10E" w14:textId="0D236BC7"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D0612C3" w14:textId="0E7363A4"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5D37EDD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ED66B9C" w14:textId="52CE93A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393ADB7" w14:textId="54A27E7B" w:rsidR="0A87857F" w:rsidRDefault="0A87857F" w:rsidP="0A87857F">
            <w:pPr>
              <w:rPr>
                <w:rFonts w:ascii="Times New Roman" w:hAnsi="Times New Roman"/>
                <w:sz w:val="22"/>
                <w:szCs w:val="22"/>
              </w:rPr>
            </w:pPr>
            <w:r w:rsidRPr="0A87857F">
              <w:rPr>
                <w:rFonts w:ascii="Times New Roman" w:hAnsi="Times New Roman"/>
                <w:sz w:val="22"/>
                <w:szCs w:val="22"/>
              </w:rPr>
              <w:t>If address is invalid, the system prompts the user to enter a valid address</w:t>
            </w:r>
          </w:p>
        </w:tc>
      </w:tr>
      <w:tr w:rsidR="0A87857F" w14:paraId="1E91B33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33DAA18" w14:textId="0C64848D"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3EB5F9D" w14:textId="06B8757F" w:rsidR="0A87857F" w:rsidRDefault="0A87857F" w:rsidP="0A87857F">
            <w:pPr>
              <w:rPr>
                <w:rFonts w:ascii="Times New Roman" w:hAnsi="Times New Roman"/>
                <w:sz w:val="22"/>
                <w:szCs w:val="22"/>
              </w:rPr>
            </w:pPr>
            <w:r w:rsidRPr="0A87857F">
              <w:rPr>
                <w:rFonts w:ascii="Times New Roman" w:hAnsi="Times New Roman"/>
                <w:sz w:val="22"/>
                <w:szCs w:val="22"/>
              </w:rPr>
              <w:t>Address validation</w:t>
            </w:r>
          </w:p>
        </w:tc>
      </w:tr>
      <w:tr w:rsidR="0A87857F" w14:paraId="34E0A4E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22879D7" w14:textId="15FCC9EB"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B76650F" w14:textId="11C719D9"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74C6B1B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60F7D0A" w14:textId="51F2E457"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95D1FE7" w14:textId="3AD651FE"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0EE8FC9E"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2DE18CF1" w14:textId="2C3C0696"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501EB3C7" w14:textId="39C8A75A"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1BC8AC5F" w14:textId="2D576101" w:rsidR="24BC2038" w:rsidRDefault="24BC2038">
      <w:r>
        <w:br w:type="page"/>
      </w:r>
    </w:p>
    <w:p w14:paraId="758D3D71" w14:textId="197AF863"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C2D0C37"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D3BFB54" w14:textId="3518EE0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6E22362" w14:textId="6BD6DBA8" w:rsidR="0A87857F" w:rsidRDefault="0A87857F" w:rsidP="0A87857F">
            <w:pPr>
              <w:rPr>
                <w:rFonts w:ascii="Times New Roman" w:hAnsi="Times New Roman"/>
                <w:sz w:val="22"/>
                <w:szCs w:val="22"/>
              </w:rPr>
            </w:pPr>
            <w:r w:rsidRPr="0A87857F">
              <w:rPr>
                <w:rFonts w:ascii="Times New Roman" w:hAnsi="Times New Roman"/>
                <w:sz w:val="22"/>
                <w:szCs w:val="22"/>
              </w:rPr>
              <w:t>3.4</w:t>
            </w:r>
          </w:p>
        </w:tc>
      </w:tr>
      <w:tr w:rsidR="0A87857F" w14:paraId="6EA805AA"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A9BA785" w14:textId="5F0CA15F"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9533FB1" w14:textId="728CD5C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GetDirections</w:t>
            </w:r>
          </w:p>
        </w:tc>
      </w:tr>
      <w:tr w:rsidR="0A87857F" w14:paraId="1EB0AEF9"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D1EDE78" w14:textId="6190B806"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24818AD" w14:textId="569770DE"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A7270B0" w14:textId="34E36F54"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05A3715B" w14:textId="58385362"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6A4C3834"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3F62670" w14:textId="420D820F"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7F0BA73E" w14:textId="44BA4602"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BACD9CB" w14:textId="435AF06B"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0C4EC051" w14:textId="3521CFE2"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45358261" w14:textId="2E2DD49D"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7A6E5DD1"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6BA9431" w14:textId="784154A0"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46A877E" w14:textId="727946A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0FC465B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3588246" w14:textId="4395984F"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D3C024A" w14:textId="059FFCBB" w:rsidR="0A87857F" w:rsidRDefault="0A87857F" w:rsidP="0A87857F">
            <w:pPr>
              <w:rPr>
                <w:rFonts w:ascii="Times New Roman" w:hAnsi="Times New Roman"/>
                <w:sz w:val="22"/>
                <w:szCs w:val="22"/>
              </w:rPr>
            </w:pPr>
            <w:r w:rsidRPr="0A87857F">
              <w:rPr>
                <w:rFonts w:ascii="Times New Roman" w:hAnsi="Times New Roman"/>
                <w:sz w:val="22"/>
                <w:szCs w:val="22"/>
              </w:rPr>
              <w:t>Retrieves and displays directions to the selected shop</w:t>
            </w:r>
          </w:p>
        </w:tc>
      </w:tr>
      <w:tr w:rsidR="0A87857F" w14:paraId="3658F88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F821839" w14:textId="5A4AD3D5"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F51A00A" w14:textId="359EBD9F" w:rsidR="0A87857F" w:rsidRDefault="0A87857F" w:rsidP="0A87857F">
            <w:pPr>
              <w:rPr>
                <w:rFonts w:ascii="Times New Roman" w:hAnsi="Times New Roman"/>
                <w:sz w:val="22"/>
                <w:szCs w:val="22"/>
              </w:rPr>
            </w:pPr>
            <w:r w:rsidRPr="0A87857F">
              <w:rPr>
                <w:rFonts w:ascii="Times New Roman" w:hAnsi="Times New Roman"/>
                <w:sz w:val="22"/>
                <w:szCs w:val="22"/>
              </w:rPr>
              <w:t>User has selected a shop to navigate to and specified a starting location.</w:t>
            </w:r>
          </w:p>
        </w:tc>
      </w:tr>
      <w:tr w:rsidR="0A87857F" w14:paraId="569A1ED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2661F31" w14:textId="1BA6ABAE"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231ED86" w14:textId="7339EC1A" w:rsidR="0A87857F" w:rsidRDefault="0A87857F" w:rsidP="0A87857F">
            <w:pPr>
              <w:rPr>
                <w:rFonts w:ascii="Times New Roman" w:hAnsi="Times New Roman"/>
                <w:sz w:val="22"/>
                <w:szCs w:val="22"/>
              </w:rPr>
            </w:pPr>
            <w:r w:rsidRPr="0A87857F">
              <w:rPr>
                <w:rFonts w:ascii="Times New Roman" w:hAnsi="Times New Roman"/>
                <w:sz w:val="22"/>
                <w:szCs w:val="22"/>
              </w:rPr>
              <w:t>The system displays the formatted directions to the selected shop based on the user's specified location.</w:t>
            </w:r>
          </w:p>
        </w:tc>
      </w:tr>
      <w:tr w:rsidR="0A87857F" w14:paraId="323C9BA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24E57D5" w14:textId="0EDE0C0E"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7963136" w14:textId="08C87ACD"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1ABDFFF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822B032" w14:textId="2C41FF2E"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DC77110" w14:textId="7FD1065E" w:rsidR="0A87857F" w:rsidRDefault="0A87857F" w:rsidP="0A87857F">
            <w:pPr>
              <w:rPr>
                <w:rFonts w:ascii="Times New Roman" w:hAnsi="Times New Roman"/>
                <w:sz w:val="22"/>
                <w:szCs w:val="22"/>
              </w:rPr>
            </w:pPr>
            <w:r w:rsidRPr="0A87857F">
              <w:rPr>
                <w:rFonts w:ascii="Times New Roman" w:hAnsi="Times New Roman"/>
                <w:sz w:val="22"/>
                <w:szCs w:val="22"/>
              </w:rPr>
              <w:t>Frequent</w:t>
            </w:r>
          </w:p>
        </w:tc>
      </w:tr>
      <w:tr w:rsidR="0A87857F" w14:paraId="0B66CD4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581DC8B" w14:textId="089A244D"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A08D58B" w14:textId="4B962CC7" w:rsidR="0A87857F" w:rsidRDefault="0A87857F" w:rsidP="00826867">
            <w:pPr>
              <w:pStyle w:val="ListParagraph"/>
              <w:numPr>
                <w:ilvl w:val="0"/>
                <w:numId w:val="48"/>
              </w:numPr>
              <w:rPr>
                <w:rFonts w:ascii="Times New Roman" w:hAnsi="Times New Roman"/>
                <w:sz w:val="20"/>
              </w:rPr>
            </w:pPr>
            <w:r w:rsidRPr="0A87857F">
              <w:rPr>
                <w:rFonts w:ascii="Times New Roman" w:hAnsi="Times New Roman"/>
                <w:sz w:val="20"/>
              </w:rPr>
              <w:t>The user requests directions to the selected shop via MapUI.</w:t>
            </w:r>
          </w:p>
          <w:p w14:paraId="6FBD0CA5" w14:textId="7C5A31E2" w:rsidR="0A87857F" w:rsidRDefault="0A87857F" w:rsidP="00826867">
            <w:pPr>
              <w:pStyle w:val="ListParagraph"/>
              <w:numPr>
                <w:ilvl w:val="0"/>
                <w:numId w:val="48"/>
              </w:numPr>
              <w:spacing w:before="240" w:after="240"/>
              <w:rPr>
                <w:rFonts w:ascii="Times New Roman" w:hAnsi="Times New Roman"/>
                <w:sz w:val="22"/>
                <w:szCs w:val="22"/>
              </w:rPr>
            </w:pPr>
            <w:r w:rsidRPr="0A87857F">
              <w:rPr>
                <w:rFonts w:ascii="Times New Roman" w:hAnsi="Times New Roman"/>
                <w:sz w:val="22"/>
                <w:szCs w:val="22"/>
              </w:rPr>
              <w:t>MapController retrieves the shop location from ShopTable.</w:t>
            </w:r>
          </w:p>
          <w:p w14:paraId="4318CFC6" w14:textId="5133A721" w:rsidR="0A87857F" w:rsidRDefault="0A87857F" w:rsidP="00826867">
            <w:pPr>
              <w:pStyle w:val="ListParagraph"/>
              <w:numPr>
                <w:ilvl w:val="0"/>
                <w:numId w:val="48"/>
              </w:numPr>
              <w:spacing w:before="240" w:after="240"/>
              <w:rPr>
                <w:rFonts w:ascii="Times New Roman" w:hAnsi="Times New Roman"/>
                <w:sz w:val="22"/>
                <w:szCs w:val="22"/>
              </w:rPr>
            </w:pPr>
            <w:r w:rsidRPr="0A87857F">
              <w:rPr>
                <w:rFonts w:ascii="Times New Roman" w:hAnsi="Times New Roman"/>
                <w:sz w:val="22"/>
                <w:szCs w:val="22"/>
              </w:rPr>
              <w:t>MapController sends a request for directions to GoogleMapAPI using the starting location and selected shop location.</w:t>
            </w:r>
          </w:p>
          <w:p w14:paraId="0B7CCD69" w14:textId="45ABFEFD" w:rsidR="0A87857F" w:rsidRDefault="0A87857F" w:rsidP="00826867">
            <w:pPr>
              <w:pStyle w:val="ListParagraph"/>
              <w:numPr>
                <w:ilvl w:val="0"/>
                <w:numId w:val="48"/>
              </w:numPr>
              <w:spacing w:before="240" w:after="240"/>
              <w:rPr>
                <w:rFonts w:ascii="Times New Roman" w:hAnsi="Times New Roman"/>
                <w:sz w:val="22"/>
                <w:szCs w:val="22"/>
              </w:rPr>
            </w:pPr>
            <w:r w:rsidRPr="0A87857F">
              <w:rPr>
                <w:rFonts w:ascii="Times New Roman" w:hAnsi="Times New Roman"/>
                <w:sz w:val="22"/>
                <w:szCs w:val="22"/>
              </w:rPr>
              <w:t>Directions are returned and formatted.</w:t>
            </w:r>
          </w:p>
          <w:p w14:paraId="2C697114" w14:textId="0E2747B3" w:rsidR="0A87857F" w:rsidRDefault="0A87857F" w:rsidP="00826867">
            <w:pPr>
              <w:pStyle w:val="ListParagraph"/>
              <w:numPr>
                <w:ilvl w:val="0"/>
                <w:numId w:val="48"/>
              </w:numPr>
              <w:rPr>
                <w:rFonts w:ascii="Times New Roman" w:hAnsi="Times New Roman"/>
                <w:sz w:val="22"/>
                <w:szCs w:val="22"/>
              </w:rPr>
            </w:pPr>
            <w:r w:rsidRPr="0A87857F">
              <w:rPr>
                <w:rFonts w:ascii="Times New Roman" w:hAnsi="Times New Roman"/>
                <w:sz w:val="22"/>
                <w:szCs w:val="22"/>
              </w:rPr>
              <w:t>MapUI displays the formatted directions to the user.</w:t>
            </w:r>
          </w:p>
        </w:tc>
      </w:tr>
      <w:tr w:rsidR="0A87857F" w14:paraId="3857E35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BB146A8" w14:textId="7B929E68"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770DD7C" w14:textId="728E7BE3"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3E98F2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AAB49A5" w14:textId="7B5DCF59"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15EE0A6" w14:textId="114FA64C"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57CB8B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6ED8805" w14:textId="40BA10BD"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E428A26" w14:textId="55B3001C" w:rsidR="0A87857F" w:rsidRDefault="0A87857F" w:rsidP="0A87857F">
            <w:pPr>
              <w:rPr>
                <w:rFonts w:ascii="Times New Roman" w:hAnsi="Times New Roman"/>
                <w:sz w:val="22"/>
                <w:szCs w:val="22"/>
              </w:rPr>
            </w:pPr>
            <w:r w:rsidRPr="0A87857F">
              <w:rPr>
                <w:rFonts w:ascii="Times New Roman" w:hAnsi="Times New Roman"/>
                <w:sz w:val="22"/>
                <w:szCs w:val="22"/>
              </w:rPr>
              <w:t>Use of Google Maps API for fetching directions.</w:t>
            </w:r>
          </w:p>
        </w:tc>
      </w:tr>
      <w:tr w:rsidR="0A87857F" w14:paraId="2E0F639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CFBA492" w14:textId="6B2F47B3"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4CEEA2F" w14:textId="608977C9"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2A27B1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81424C4" w14:textId="3C2C00DF"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61FD9B7" w14:textId="6F25EE5A"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219705D"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0797F0DC" w14:textId="7E98E69A"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7AB73817" w14:textId="29C7319A"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7670C9F1" w14:textId="17818920" w:rsidR="6F4D6CBD" w:rsidRDefault="6F4D6CBD">
      <w:r>
        <w:br w:type="page"/>
      </w:r>
    </w:p>
    <w:p w14:paraId="3E1F3811" w14:textId="36594341"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5623F158"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35E8C07" w14:textId="7988C099"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C34C272" w14:textId="200BADB7" w:rsidR="0A87857F" w:rsidRDefault="0A87857F" w:rsidP="0A87857F">
            <w:pPr>
              <w:rPr>
                <w:rFonts w:ascii="Times New Roman" w:hAnsi="Times New Roman"/>
                <w:sz w:val="22"/>
                <w:szCs w:val="22"/>
              </w:rPr>
            </w:pPr>
            <w:r w:rsidRPr="0A87857F">
              <w:rPr>
                <w:rFonts w:ascii="Times New Roman" w:hAnsi="Times New Roman"/>
                <w:sz w:val="22"/>
                <w:szCs w:val="22"/>
              </w:rPr>
              <w:t>3.5</w:t>
            </w:r>
          </w:p>
        </w:tc>
      </w:tr>
      <w:tr w:rsidR="0A87857F" w14:paraId="5A2C986C"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47BA9CF" w14:textId="5D0A8043"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1B5A1B3" w14:textId="61E0356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ShowNearbyLocations</w:t>
            </w:r>
          </w:p>
        </w:tc>
      </w:tr>
      <w:tr w:rsidR="0A87857F" w14:paraId="2104A85A"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3B1DC0CC" w14:textId="559E1762"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7356E7C" w14:textId="04E2D81B"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37C40FD1" w14:textId="28CD1778"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0D733C48" w14:textId="733CFAD0"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60BF2737"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7D7103DC" w14:textId="6703117F"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C39F805" w14:textId="5A66C61D" w:rsidR="0A87857F" w:rsidRDefault="0A87857F" w:rsidP="0A87857F">
            <w:pPr>
              <w:rPr>
                <w:rFonts w:ascii="Times New Roman" w:hAnsi="Times New Roman"/>
                <w:sz w:val="22"/>
                <w:szCs w:val="22"/>
              </w:rPr>
            </w:pPr>
            <w:r w:rsidRPr="0A87857F">
              <w:rPr>
                <w:rFonts w:ascii="Times New Roman" w:hAnsi="Times New Roman"/>
                <w:sz w:val="22"/>
                <w:szCs w:val="22"/>
                <w:lang w:val="en-SG"/>
              </w:rPr>
              <w:t>10 Sep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9C69919" w14:textId="2AD1BF56"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5644BE39" w14:textId="49AF93B6"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38F6F5AA" w14:textId="26AFFD4C"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1B336B4D"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DA08296" w14:textId="017228A0"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90737F5" w14:textId="52593E5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50DF58D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CD6F884" w14:textId="1747887A"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ED3EBAC" w14:textId="2D3C752D" w:rsidR="0A87857F" w:rsidRDefault="0A87857F" w:rsidP="0A87857F">
            <w:pPr>
              <w:rPr>
                <w:rFonts w:ascii="Times New Roman" w:hAnsi="Times New Roman"/>
                <w:sz w:val="22"/>
                <w:szCs w:val="22"/>
              </w:rPr>
            </w:pPr>
            <w:r w:rsidRPr="0A87857F">
              <w:rPr>
                <w:rFonts w:ascii="Times New Roman" w:hAnsi="Times New Roman"/>
                <w:sz w:val="22"/>
                <w:szCs w:val="22"/>
              </w:rPr>
              <w:t>Allows the user to see nearby repair or disposal locations</w:t>
            </w:r>
          </w:p>
        </w:tc>
      </w:tr>
      <w:tr w:rsidR="0A87857F" w14:paraId="12193AB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F3FFBA9" w14:textId="05011763"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DB2C12E" w14:textId="15EAEF70" w:rsidR="0A87857F" w:rsidRDefault="0A87857F" w:rsidP="0A87857F">
            <w:pPr>
              <w:rPr>
                <w:rFonts w:ascii="Times New Roman" w:hAnsi="Times New Roman"/>
                <w:sz w:val="22"/>
                <w:szCs w:val="22"/>
              </w:rPr>
            </w:pPr>
            <w:r w:rsidRPr="0A87857F">
              <w:rPr>
                <w:rFonts w:ascii="Times New Roman" w:hAnsi="Times New Roman"/>
                <w:sz w:val="22"/>
                <w:szCs w:val="22"/>
              </w:rPr>
              <w:t>User submitted checklist and selected service type.</w:t>
            </w:r>
          </w:p>
        </w:tc>
      </w:tr>
      <w:tr w:rsidR="0A87857F" w14:paraId="5D75BB3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1230681" w14:textId="45DCF178"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80AA6FD" w14:textId="405F831A" w:rsidR="0A87857F" w:rsidRDefault="0A87857F" w:rsidP="0A87857F">
            <w:pPr>
              <w:rPr>
                <w:rFonts w:ascii="Times New Roman" w:hAnsi="Times New Roman"/>
                <w:sz w:val="22"/>
                <w:szCs w:val="22"/>
              </w:rPr>
            </w:pPr>
            <w:r w:rsidRPr="0A87857F">
              <w:rPr>
                <w:rFonts w:ascii="Times New Roman" w:hAnsi="Times New Roman"/>
                <w:sz w:val="22"/>
                <w:szCs w:val="22"/>
              </w:rPr>
              <w:t>Show populated map based on user’s preferences</w:t>
            </w:r>
          </w:p>
        </w:tc>
      </w:tr>
      <w:tr w:rsidR="0A87857F" w14:paraId="2166EED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3D0FADE" w14:textId="40AAA9A7"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47C14E5" w14:textId="08C52E5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53659E5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B71913F" w14:textId="2C342EBC"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A4C5FB2" w14:textId="2E25BF07" w:rsidR="0A87857F" w:rsidRDefault="0A87857F" w:rsidP="0A87857F">
            <w:pPr>
              <w:rPr>
                <w:rFonts w:ascii="Times New Roman" w:hAnsi="Times New Roman"/>
                <w:sz w:val="22"/>
                <w:szCs w:val="22"/>
              </w:rPr>
            </w:pPr>
            <w:r w:rsidRPr="0A87857F">
              <w:rPr>
                <w:rFonts w:ascii="Times New Roman" w:hAnsi="Times New Roman"/>
                <w:sz w:val="22"/>
                <w:szCs w:val="22"/>
              </w:rPr>
              <w:t>Frequent</w:t>
            </w:r>
          </w:p>
        </w:tc>
      </w:tr>
      <w:tr w:rsidR="0A87857F" w14:paraId="0A47E2F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3834801" w14:textId="7A02D51C"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3025DEA" w14:textId="70133FA8" w:rsidR="0A87857F" w:rsidRDefault="0A87857F" w:rsidP="0A87857F">
            <w:pPr>
              <w:rPr>
                <w:rFonts w:ascii="Times New Roman" w:hAnsi="Times New Roman"/>
                <w:sz w:val="22"/>
                <w:szCs w:val="22"/>
              </w:rPr>
            </w:pPr>
            <w:r w:rsidRPr="0A87857F">
              <w:rPr>
                <w:rFonts w:ascii="Times New Roman" w:hAnsi="Times New Roman"/>
                <w:sz w:val="22"/>
                <w:szCs w:val="22"/>
              </w:rPr>
              <w:t>1. Map UI request for Shops nearby.</w:t>
            </w:r>
          </w:p>
          <w:p w14:paraId="555726C1" w14:textId="251DF4AE" w:rsidR="0A87857F" w:rsidRDefault="0A87857F" w:rsidP="0A87857F">
            <w:pPr>
              <w:rPr>
                <w:rFonts w:ascii="Times New Roman" w:hAnsi="Times New Roman"/>
                <w:sz w:val="22"/>
                <w:szCs w:val="22"/>
              </w:rPr>
            </w:pPr>
            <w:r w:rsidRPr="0A87857F">
              <w:rPr>
                <w:rFonts w:ascii="Times New Roman" w:hAnsi="Times New Roman"/>
                <w:sz w:val="22"/>
                <w:szCs w:val="22"/>
              </w:rPr>
              <w:t>2. MapController retrieves user checklist options</w:t>
            </w:r>
          </w:p>
          <w:p w14:paraId="068D0262" w14:textId="6D99E14B" w:rsidR="0A87857F" w:rsidRDefault="0A87857F" w:rsidP="0A87857F">
            <w:pPr>
              <w:rPr>
                <w:rFonts w:ascii="Times New Roman" w:hAnsi="Times New Roman"/>
                <w:sz w:val="22"/>
                <w:szCs w:val="22"/>
              </w:rPr>
            </w:pPr>
            <w:r w:rsidRPr="0A87857F">
              <w:rPr>
                <w:rFonts w:ascii="Times New Roman" w:hAnsi="Times New Roman"/>
                <w:sz w:val="22"/>
                <w:szCs w:val="22"/>
              </w:rPr>
              <w:t>3. MapController retrieves shops based on service type.</w:t>
            </w:r>
          </w:p>
          <w:p w14:paraId="3A2539A4" w14:textId="2AECFBCD" w:rsidR="0A87857F" w:rsidRDefault="0A87857F" w:rsidP="0A87857F">
            <w:pPr>
              <w:rPr>
                <w:rFonts w:ascii="Times New Roman" w:hAnsi="Times New Roman"/>
                <w:sz w:val="22"/>
                <w:szCs w:val="22"/>
              </w:rPr>
            </w:pPr>
            <w:r w:rsidRPr="0A87857F">
              <w:rPr>
                <w:rFonts w:ascii="Times New Roman" w:hAnsi="Times New Roman"/>
                <w:sz w:val="22"/>
                <w:szCs w:val="22"/>
              </w:rPr>
              <w:t>4. GoogleMapsAPI calculates the distance between the user’s location and shop locations.</w:t>
            </w:r>
          </w:p>
          <w:p w14:paraId="1B830487" w14:textId="3614EC96" w:rsidR="0A87857F" w:rsidRDefault="0A87857F" w:rsidP="0A87857F">
            <w:pPr>
              <w:rPr>
                <w:rFonts w:ascii="Times New Roman" w:hAnsi="Times New Roman"/>
                <w:sz w:val="22"/>
                <w:szCs w:val="22"/>
              </w:rPr>
            </w:pPr>
            <w:r w:rsidRPr="0A87857F">
              <w:rPr>
                <w:rFonts w:ascii="Times New Roman" w:hAnsi="Times New Roman"/>
                <w:sz w:val="22"/>
                <w:szCs w:val="22"/>
              </w:rPr>
              <w:t>5. The system returns the calculated distance.</w:t>
            </w:r>
          </w:p>
          <w:p w14:paraId="57982282" w14:textId="41309842" w:rsidR="0A87857F" w:rsidRDefault="0A87857F" w:rsidP="0A87857F">
            <w:pPr>
              <w:rPr>
                <w:rFonts w:ascii="Times New Roman" w:hAnsi="Times New Roman"/>
                <w:sz w:val="22"/>
                <w:szCs w:val="22"/>
              </w:rPr>
            </w:pPr>
            <w:r w:rsidRPr="0A87857F">
              <w:rPr>
                <w:rFonts w:ascii="Times New Roman" w:hAnsi="Times New Roman"/>
                <w:sz w:val="22"/>
                <w:szCs w:val="22"/>
              </w:rPr>
              <w:t>6. The system returns the nearby shops based on user indicated preferences.</w:t>
            </w:r>
          </w:p>
          <w:p w14:paraId="07FE1607" w14:textId="336494E3" w:rsidR="0A87857F" w:rsidRDefault="0A87857F" w:rsidP="0A87857F">
            <w:pPr>
              <w:rPr>
                <w:rFonts w:ascii="Times New Roman" w:hAnsi="Times New Roman"/>
                <w:sz w:val="22"/>
                <w:szCs w:val="22"/>
              </w:rPr>
            </w:pPr>
            <w:r w:rsidRPr="0A87857F">
              <w:rPr>
                <w:rFonts w:ascii="Times New Roman" w:hAnsi="Times New Roman"/>
                <w:sz w:val="22"/>
                <w:szCs w:val="22"/>
              </w:rPr>
              <w:t>7. Map UI displays nearby shops with markers on the map.</w:t>
            </w:r>
          </w:p>
        </w:tc>
      </w:tr>
      <w:tr w:rsidR="0A87857F" w14:paraId="3ED0BDD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B08C062" w14:textId="4240435A"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5775C90" w14:textId="34FD439E"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700D6A8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51572C4" w14:textId="36643554"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3645561" w14:textId="7D46AA86" w:rsidR="0A87857F" w:rsidRDefault="0A87857F" w:rsidP="0A87857F">
            <w:pPr>
              <w:rPr>
                <w:rFonts w:ascii="Times New Roman" w:hAnsi="Times New Roman"/>
                <w:sz w:val="22"/>
                <w:szCs w:val="22"/>
              </w:rPr>
            </w:pPr>
            <w:r w:rsidRPr="0A87857F">
              <w:rPr>
                <w:rFonts w:ascii="Times New Roman" w:hAnsi="Times New Roman"/>
                <w:sz w:val="22"/>
                <w:szCs w:val="22"/>
              </w:rPr>
              <w:t>System error during geocoding; error message displayed to user.</w:t>
            </w:r>
          </w:p>
        </w:tc>
      </w:tr>
      <w:tr w:rsidR="0A87857F" w14:paraId="7938326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CE573E1" w14:textId="350E4783"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B205F36" w14:textId="3122E670"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09ED4F0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DDCE55A" w14:textId="06B946B0"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5925533" w14:textId="0FFE6B9D"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BF67C7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C569AA8" w14:textId="3DE0776C"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D5FB8FD" w14:textId="0D83D9DF"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8C40DD6"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22FEE619" w14:textId="0F588600"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2A56461E" w14:textId="53F42B64"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577FA724" w14:textId="72C4DD26" w:rsidR="6F4D6CBD" w:rsidRDefault="6F4D6CBD">
      <w:r>
        <w:br w:type="page"/>
      </w:r>
    </w:p>
    <w:p w14:paraId="7B1F618B" w14:textId="202F2AA8"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D9351AC"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1F86782" w14:textId="5DEE32E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169D8F0" w14:textId="5290D02B" w:rsidR="0A87857F" w:rsidRDefault="0A87857F" w:rsidP="0A87857F">
            <w:pPr>
              <w:rPr>
                <w:rFonts w:ascii="Times New Roman" w:hAnsi="Times New Roman"/>
                <w:sz w:val="22"/>
                <w:szCs w:val="22"/>
              </w:rPr>
            </w:pPr>
            <w:r w:rsidRPr="0A87857F">
              <w:rPr>
                <w:rFonts w:ascii="Times New Roman" w:hAnsi="Times New Roman"/>
                <w:sz w:val="22"/>
                <w:szCs w:val="22"/>
              </w:rPr>
              <w:t>3.6</w:t>
            </w:r>
          </w:p>
        </w:tc>
      </w:tr>
      <w:tr w:rsidR="0A87857F" w14:paraId="0CB18616"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2B6459C" w14:textId="63F05FEA"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C7DBDAA" w14:textId="5C81B1F1"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StoreLocationHistory</w:t>
            </w:r>
          </w:p>
        </w:tc>
      </w:tr>
      <w:tr w:rsidR="0A87857F" w14:paraId="23C7E046"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0413A26E" w14:textId="795B82E0"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3D6EE67" w14:textId="2103D08C"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E19D724" w14:textId="5845934E"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606B21AF" w14:textId="740C71AC" w:rsidR="0A87857F" w:rsidRDefault="0A87857F" w:rsidP="0A87857F">
            <w:pPr>
              <w:rPr>
                <w:rFonts w:ascii="Times New Roman" w:hAnsi="Times New Roman"/>
                <w:sz w:val="22"/>
                <w:szCs w:val="22"/>
              </w:rPr>
            </w:pPr>
            <w:r w:rsidRPr="0A87857F">
              <w:rPr>
                <w:rFonts w:ascii="Times New Roman" w:hAnsi="Times New Roman"/>
                <w:sz w:val="22"/>
                <w:szCs w:val="22"/>
              </w:rPr>
              <w:t>Lim Zu Liang</w:t>
            </w:r>
          </w:p>
        </w:tc>
      </w:tr>
      <w:tr w:rsidR="0A87857F" w14:paraId="73B1A9B9"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AD4725C" w14:textId="26C01978"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60E93BC" w14:textId="458EC63B" w:rsidR="0A87857F" w:rsidRDefault="0A87857F" w:rsidP="0A87857F">
            <w:pPr>
              <w:rPr>
                <w:rFonts w:ascii="Times New Roman" w:hAnsi="Times New Roman"/>
                <w:sz w:val="22"/>
                <w:szCs w:val="22"/>
              </w:rPr>
            </w:pPr>
            <w:r w:rsidRPr="0A87857F">
              <w:rPr>
                <w:rFonts w:ascii="Times New Roman" w:hAnsi="Times New Roman"/>
                <w:sz w:val="22"/>
                <w:szCs w:val="22"/>
                <w:lang w:val="en-SG"/>
              </w:rPr>
              <w:t>1 Nov 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04AD957C" w14:textId="7F011028"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202F48FB" w14:textId="09C161DC" w:rsidR="0A87857F" w:rsidRDefault="0A87857F" w:rsidP="0A87857F">
            <w:pPr>
              <w:rPr>
                <w:rFonts w:ascii="Times New Roman" w:hAnsi="Times New Roman"/>
                <w:sz w:val="22"/>
                <w:szCs w:val="22"/>
              </w:rPr>
            </w:pPr>
            <w:r w:rsidRPr="0A87857F">
              <w:rPr>
                <w:rFonts w:ascii="Times New Roman" w:hAnsi="Times New Roman"/>
                <w:sz w:val="22"/>
                <w:szCs w:val="22"/>
                <w:lang w:val="en-SG"/>
              </w:rPr>
              <w:t>15 Nov 2024</w:t>
            </w:r>
          </w:p>
        </w:tc>
      </w:tr>
    </w:tbl>
    <w:p w14:paraId="40D8CEC1" w14:textId="0F8E85E3"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44B84F95"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A06C645" w14:textId="69361672"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52D9344" w14:textId="0686FD6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w:t>
            </w:r>
          </w:p>
        </w:tc>
      </w:tr>
      <w:tr w:rsidR="0A87857F" w14:paraId="37C812F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6729F61" w14:textId="5669B68D"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939B768" w14:textId="73B8742E" w:rsidR="0A87857F" w:rsidRDefault="0A87857F" w:rsidP="0A87857F">
            <w:pPr>
              <w:rPr>
                <w:rFonts w:ascii="Times New Roman" w:hAnsi="Times New Roman"/>
                <w:sz w:val="22"/>
                <w:szCs w:val="22"/>
              </w:rPr>
            </w:pPr>
            <w:r w:rsidRPr="0A87857F">
              <w:rPr>
                <w:rFonts w:ascii="Times New Roman" w:hAnsi="Times New Roman"/>
                <w:sz w:val="22"/>
                <w:szCs w:val="22"/>
              </w:rPr>
              <w:t>Stores the user's recent location visits to a history table for easy reference.</w:t>
            </w:r>
          </w:p>
        </w:tc>
      </w:tr>
      <w:tr w:rsidR="0A87857F" w14:paraId="1F092BD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56F3D42" w14:textId="1F2E6310"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49D25E1" w14:textId="28CBDE56" w:rsidR="0A87857F" w:rsidRDefault="0A87857F" w:rsidP="0A87857F">
            <w:pPr>
              <w:rPr>
                <w:rFonts w:ascii="Times New Roman" w:hAnsi="Times New Roman"/>
                <w:sz w:val="22"/>
                <w:szCs w:val="22"/>
              </w:rPr>
            </w:pPr>
            <w:r w:rsidRPr="0A87857F">
              <w:rPr>
                <w:rFonts w:ascii="Times New Roman" w:hAnsi="Times New Roman"/>
                <w:sz w:val="22"/>
                <w:szCs w:val="22"/>
              </w:rPr>
              <w:t>User must have successfully clicked a marker on the map.</w:t>
            </w:r>
          </w:p>
        </w:tc>
      </w:tr>
      <w:tr w:rsidR="0A87857F" w14:paraId="7FE06BA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BC58EE9" w14:textId="0F982212"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46B508D" w14:textId="57371128" w:rsidR="0A87857F" w:rsidRDefault="0A87857F" w:rsidP="0A87857F">
            <w:pPr>
              <w:rPr>
                <w:rFonts w:ascii="Times New Roman" w:hAnsi="Times New Roman"/>
                <w:sz w:val="22"/>
                <w:szCs w:val="22"/>
              </w:rPr>
            </w:pPr>
            <w:r w:rsidRPr="0A87857F">
              <w:rPr>
                <w:rFonts w:ascii="Times New Roman" w:hAnsi="Times New Roman"/>
                <w:sz w:val="22"/>
                <w:szCs w:val="22"/>
              </w:rPr>
              <w:t>Recent location data is saved in the user's history, available for future retrieval.</w:t>
            </w:r>
          </w:p>
        </w:tc>
      </w:tr>
      <w:tr w:rsidR="0A87857F" w14:paraId="1EF573F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33A744F" w14:textId="79A16673"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B4D646A" w14:textId="3628842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5FE0D47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A47375E" w14:textId="786A9862"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3815C1A" w14:textId="022E2F16" w:rsidR="0A87857F" w:rsidRDefault="0A87857F" w:rsidP="0A87857F">
            <w:pPr>
              <w:rPr>
                <w:rFonts w:ascii="Times New Roman" w:hAnsi="Times New Roman"/>
                <w:sz w:val="22"/>
                <w:szCs w:val="22"/>
              </w:rPr>
            </w:pPr>
            <w:r w:rsidRPr="0A87857F">
              <w:rPr>
                <w:rFonts w:ascii="Times New Roman" w:hAnsi="Times New Roman"/>
                <w:sz w:val="22"/>
                <w:szCs w:val="22"/>
              </w:rPr>
              <w:t>Frequent for regular users who visit multiple locations.</w:t>
            </w:r>
          </w:p>
        </w:tc>
      </w:tr>
      <w:tr w:rsidR="0A87857F" w14:paraId="340F85E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4FDC4B0" w14:textId="48A274B5"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DD4F161" w14:textId="79DA259E" w:rsidR="0A87857F" w:rsidRDefault="0A87857F" w:rsidP="0A87857F">
            <w:pPr>
              <w:rPr>
                <w:rFonts w:ascii="Times New Roman" w:hAnsi="Times New Roman"/>
                <w:sz w:val="22"/>
                <w:szCs w:val="22"/>
              </w:rPr>
            </w:pPr>
            <w:r w:rsidRPr="0A87857F">
              <w:rPr>
                <w:rFonts w:ascii="Times New Roman" w:hAnsi="Times New Roman"/>
                <w:sz w:val="22"/>
                <w:szCs w:val="22"/>
              </w:rPr>
              <w:t>1. User clicks a marker on the map.</w:t>
            </w:r>
          </w:p>
          <w:p w14:paraId="7D4D5D60" w14:textId="7E3DA968" w:rsidR="0A87857F" w:rsidRDefault="0A87857F" w:rsidP="0A87857F">
            <w:pPr>
              <w:rPr>
                <w:rFonts w:ascii="Times New Roman" w:hAnsi="Times New Roman"/>
                <w:sz w:val="22"/>
                <w:szCs w:val="22"/>
              </w:rPr>
            </w:pPr>
            <w:r w:rsidRPr="0A87857F">
              <w:rPr>
                <w:rFonts w:ascii="Times New Roman" w:hAnsi="Times New Roman"/>
                <w:sz w:val="22"/>
                <w:szCs w:val="22"/>
              </w:rPr>
              <w:t>2. MapUI sends a POST request with userId and shopId to MapController.</w:t>
            </w:r>
          </w:p>
          <w:p w14:paraId="1993D44E" w14:textId="024A5FCB" w:rsidR="0A87857F" w:rsidRDefault="0A87857F" w:rsidP="0A87857F">
            <w:pPr>
              <w:rPr>
                <w:rFonts w:ascii="Times New Roman" w:hAnsi="Times New Roman"/>
                <w:sz w:val="22"/>
                <w:szCs w:val="22"/>
              </w:rPr>
            </w:pPr>
            <w:r w:rsidRPr="0A87857F">
              <w:rPr>
                <w:rFonts w:ascii="Times New Roman" w:hAnsi="Times New Roman"/>
                <w:sz w:val="22"/>
                <w:szCs w:val="22"/>
              </w:rPr>
              <w:t>3. MapController forwards the request to HistoryController.</w:t>
            </w:r>
          </w:p>
          <w:p w14:paraId="5563C20B" w14:textId="45B579D7" w:rsidR="0A87857F" w:rsidRDefault="0A87857F" w:rsidP="0A87857F">
            <w:pPr>
              <w:rPr>
                <w:rFonts w:ascii="Times New Roman" w:hAnsi="Times New Roman"/>
                <w:sz w:val="22"/>
                <w:szCs w:val="22"/>
              </w:rPr>
            </w:pPr>
            <w:r w:rsidRPr="0A87857F">
              <w:rPr>
                <w:rFonts w:ascii="Times New Roman" w:hAnsi="Times New Roman"/>
                <w:sz w:val="22"/>
                <w:szCs w:val="22"/>
              </w:rPr>
              <w:t>4. HistoryController adds or updates history in UserHistoryTable.</w:t>
            </w:r>
          </w:p>
          <w:p w14:paraId="421A00E1" w14:textId="7525F659" w:rsidR="0A87857F" w:rsidRDefault="0A87857F" w:rsidP="0A87857F">
            <w:pPr>
              <w:rPr>
                <w:rFonts w:ascii="Times New Roman" w:hAnsi="Times New Roman"/>
                <w:sz w:val="22"/>
                <w:szCs w:val="22"/>
              </w:rPr>
            </w:pPr>
            <w:r w:rsidRPr="0A87857F">
              <w:rPr>
                <w:rFonts w:ascii="Times New Roman" w:hAnsi="Times New Roman"/>
                <w:sz w:val="22"/>
                <w:szCs w:val="22"/>
              </w:rPr>
              <w:t>5. HistoryController retrieves the history details from UserHistoryTable.</w:t>
            </w:r>
          </w:p>
          <w:p w14:paraId="0EA2516C" w14:textId="7EF5AE5C" w:rsidR="0A87857F" w:rsidRDefault="0A87857F" w:rsidP="0A87857F">
            <w:pPr>
              <w:rPr>
                <w:rFonts w:ascii="Times New Roman" w:hAnsi="Times New Roman"/>
                <w:sz w:val="22"/>
                <w:szCs w:val="22"/>
              </w:rPr>
            </w:pPr>
            <w:r w:rsidRPr="0A87857F">
              <w:rPr>
                <w:rFonts w:ascii="Times New Roman" w:hAnsi="Times New Roman"/>
                <w:sz w:val="22"/>
                <w:szCs w:val="22"/>
              </w:rPr>
              <w:t>6. MapUI displays the recent locations.</w:t>
            </w:r>
          </w:p>
        </w:tc>
      </w:tr>
      <w:tr w:rsidR="0A87857F" w14:paraId="040C51E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2088338" w14:textId="0CCA1565"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4B72FB5" w14:textId="24D2EED7"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7A21C0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B171CBB" w14:textId="16A52367"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DF21123" w14:textId="3FA782D8" w:rsidR="0A87857F" w:rsidRDefault="0A87857F" w:rsidP="0A87857F">
            <w:pPr>
              <w:rPr>
                <w:rFonts w:ascii="Times New Roman" w:hAnsi="Times New Roman"/>
                <w:sz w:val="22"/>
                <w:szCs w:val="22"/>
              </w:rPr>
            </w:pPr>
            <w:r w:rsidRPr="0A87857F">
              <w:rPr>
                <w:rFonts w:ascii="Times New Roman" w:hAnsi="Times New Roman"/>
                <w:sz w:val="22"/>
                <w:szCs w:val="22"/>
              </w:rPr>
              <w:t>System or network errors might prevent history updates.</w:t>
            </w:r>
          </w:p>
        </w:tc>
      </w:tr>
      <w:tr w:rsidR="0A87857F" w14:paraId="7AEEB09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54B7B5C" w14:textId="10D36B3A"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8D73F59" w14:textId="34C270D3"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02921D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BF2EA5F" w14:textId="365472EF"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5C49747" w14:textId="0F95BE75"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16E41F9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E5BB613" w14:textId="4675F5EE"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6586730" w14:textId="53A84D18"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97D66FF"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1F3CFC59" w14:textId="7C3411D3"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206D523A" w14:textId="4663A94C"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051FCA88" w14:textId="17197808" w:rsidR="6F4D6CBD" w:rsidRDefault="6F4D6CBD">
      <w:r>
        <w:br w:type="page"/>
      </w:r>
    </w:p>
    <w:p w14:paraId="3A4FA23F" w14:textId="6BE52035"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95"/>
        <w:gridCol w:w="2352"/>
        <w:gridCol w:w="2352"/>
        <w:gridCol w:w="2342"/>
      </w:tblGrid>
      <w:tr w:rsidR="0A87857F" w14:paraId="0C94C1B4" w14:textId="77777777" w:rsidTr="0A87857F">
        <w:trPr>
          <w:trHeight w:val="300"/>
        </w:trPr>
        <w:tc>
          <w:tcPr>
            <w:tcW w:w="169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482436B" w14:textId="428BFA4D" w:rsidR="0A87857F" w:rsidRDefault="0A87857F" w:rsidP="0A87857F">
            <w:pPr>
              <w:rPr>
                <w:rFonts w:ascii="Times New Roman" w:hAnsi="Times New Roman"/>
                <w:sz w:val="22"/>
                <w:szCs w:val="22"/>
              </w:rPr>
            </w:pPr>
            <w:r w:rsidRPr="0A87857F">
              <w:rPr>
                <w:rFonts w:ascii="Times New Roman" w:hAnsi="Times New Roman"/>
                <w:sz w:val="22"/>
                <w:szCs w:val="22"/>
              </w:rPr>
              <w:t>Use Case ID:</w:t>
            </w:r>
            <w:r w:rsidRPr="0A87857F">
              <w:rPr>
                <w:rFonts w:ascii="Times New Roman" w:hAnsi="Times New Roman"/>
                <w:sz w:val="22"/>
                <w:szCs w:val="22"/>
                <w:lang w:val="en-SG"/>
              </w:rPr>
              <w:t> </w:t>
            </w:r>
          </w:p>
        </w:tc>
        <w:tc>
          <w:tcPr>
            <w:tcW w:w="7046"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B9D8A1D" w14:textId="62C2E9E5"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lang w:val="en-SG"/>
              </w:rPr>
              <w:t>3.7</w:t>
            </w:r>
          </w:p>
        </w:tc>
      </w:tr>
      <w:tr w:rsidR="0A87857F" w14:paraId="4872070C" w14:textId="77777777" w:rsidTr="0A87857F">
        <w:trPr>
          <w:trHeight w:val="300"/>
        </w:trPr>
        <w:tc>
          <w:tcPr>
            <w:tcW w:w="16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23C057F" w14:textId="3B91D42B" w:rsidR="0A87857F" w:rsidRDefault="0A87857F" w:rsidP="0A87857F">
            <w:pPr>
              <w:rPr>
                <w:rFonts w:ascii="Times New Roman" w:hAnsi="Times New Roman"/>
                <w:sz w:val="22"/>
                <w:szCs w:val="22"/>
              </w:rPr>
            </w:pPr>
            <w:r w:rsidRPr="0A87857F">
              <w:rPr>
                <w:rFonts w:ascii="Times New Roman" w:hAnsi="Times New Roman"/>
                <w:sz w:val="22"/>
                <w:szCs w:val="22"/>
              </w:rPr>
              <w:t>Use Case Name:</w:t>
            </w:r>
            <w:r w:rsidRPr="0A87857F">
              <w:rPr>
                <w:rFonts w:ascii="Times New Roman" w:hAnsi="Times New Roman"/>
                <w:sz w:val="22"/>
                <w:szCs w:val="22"/>
                <w:lang w:val="en-SG"/>
              </w:rPr>
              <w:t> </w:t>
            </w:r>
          </w:p>
        </w:tc>
        <w:tc>
          <w:tcPr>
            <w:tcW w:w="7046"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9E38472" w14:textId="2B206ED2" w:rsidR="0A87857F" w:rsidRDefault="0A87857F" w:rsidP="0A87857F">
            <w:pPr>
              <w:rPr>
                <w:rFonts w:ascii="Times New Roman" w:hAnsi="Times New Roman"/>
                <w:sz w:val="22"/>
                <w:szCs w:val="22"/>
              </w:rPr>
            </w:pPr>
            <w:r w:rsidRPr="0A87857F">
              <w:rPr>
                <w:rFonts w:ascii="Times New Roman" w:hAnsi="Times New Roman"/>
                <w:sz w:val="22"/>
                <w:szCs w:val="22"/>
              </w:rPr>
              <w:t>ShowLocationDetails</w:t>
            </w:r>
          </w:p>
        </w:tc>
      </w:tr>
      <w:tr w:rsidR="0A87857F" w14:paraId="6B72605F" w14:textId="77777777" w:rsidTr="0A87857F">
        <w:trPr>
          <w:trHeight w:val="300"/>
        </w:trPr>
        <w:tc>
          <w:tcPr>
            <w:tcW w:w="1695" w:type="dxa"/>
            <w:tcBorders>
              <w:top w:val="single" w:sz="6" w:space="0" w:color="auto"/>
              <w:left w:val="single" w:sz="12" w:space="0" w:color="auto"/>
              <w:bottom w:val="single" w:sz="6" w:space="0" w:color="auto"/>
              <w:right w:val="single" w:sz="6" w:space="0" w:color="auto"/>
            </w:tcBorders>
            <w:tcMar>
              <w:left w:w="105" w:type="dxa"/>
              <w:right w:w="105" w:type="dxa"/>
            </w:tcMar>
          </w:tcPr>
          <w:p w14:paraId="01CC9CF7" w14:textId="0753EFDA" w:rsidR="0A87857F" w:rsidRDefault="0A87857F" w:rsidP="0A87857F">
            <w:pPr>
              <w:rPr>
                <w:rFonts w:ascii="Times New Roman" w:hAnsi="Times New Roman"/>
                <w:sz w:val="22"/>
                <w:szCs w:val="22"/>
              </w:rPr>
            </w:pPr>
            <w:r w:rsidRPr="0A87857F">
              <w:rPr>
                <w:rFonts w:ascii="Times New Roman" w:hAnsi="Times New Roman"/>
                <w:sz w:val="22"/>
                <w:szCs w:val="22"/>
              </w:rPr>
              <w:t>Created By:</w:t>
            </w:r>
            <w:r w:rsidRPr="0A87857F">
              <w:rPr>
                <w:rFonts w:ascii="Times New Roman" w:hAnsi="Times New Roman"/>
                <w:sz w:val="22"/>
                <w:szCs w:val="22"/>
                <w:lang w:val="en-SG"/>
              </w:rPr>
              <w:t> </w:t>
            </w:r>
          </w:p>
        </w:tc>
        <w:tc>
          <w:tcPr>
            <w:tcW w:w="2352" w:type="dxa"/>
            <w:tcBorders>
              <w:top w:val="single" w:sz="6" w:space="0" w:color="auto"/>
              <w:left w:val="single" w:sz="6" w:space="0" w:color="auto"/>
              <w:bottom w:val="single" w:sz="6" w:space="0" w:color="auto"/>
              <w:right w:val="single" w:sz="6" w:space="0" w:color="auto"/>
            </w:tcBorders>
            <w:tcMar>
              <w:left w:w="105" w:type="dxa"/>
              <w:right w:w="105" w:type="dxa"/>
            </w:tcMar>
          </w:tcPr>
          <w:p w14:paraId="72063359" w14:textId="14EB642F" w:rsidR="0A87857F" w:rsidRDefault="0A87857F" w:rsidP="0A87857F">
            <w:pPr>
              <w:rPr>
                <w:rFonts w:ascii="Times New Roman" w:hAnsi="Times New Roman"/>
                <w:sz w:val="22"/>
                <w:szCs w:val="22"/>
              </w:rPr>
            </w:pPr>
            <w:r w:rsidRPr="0A87857F">
              <w:rPr>
                <w:rFonts w:ascii="Times New Roman" w:hAnsi="Times New Roman"/>
                <w:sz w:val="22"/>
                <w:szCs w:val="22"/>
                <w:lang w:val="en-SG"/>
              </w:rPr>
              <w:t> Sricharan Bala</w:t>
            </w:r>
          </w:p>
        </w:tc>
        <w:tc>
          <w:tcPr>
            <w:tcW w:w="2352" w:type="dxa"/>
            <w:tcBorders>
              <w:top w:val="single" w:sz="6" w:space="0" w:color="auto"/>
              <w:left w:val="single" w:sz="6" w:space="0" w:color="auto"/>
              <w:bottom w:val="single" w:sz="6" w:space="0" w:color="auto"/>
              <w:right w:val="single" w:sz="6" w:space="0" w:color="auto"/>
            </w:tcBorders>
            <w:tcMar>
              <w:left w:w="105" w:type="dxa"/>
              <w:right w:w="105" w:type="dxa"/>
            </w:tcMar>
          </w:tcPr>
          <w:p w14:paraId="7AEA8E14" w14:textId="684721DC" w:rsidR="0A87857F" w:rsidRDefault="0A87857F" w:rsidP="0A87857F">
            <w:pPr>
              <w:rPr>
                <w:rFonts w:ascii="Times New Roman" w:hAnsi="Times New Roman"/>
                <w:sz w:val="22"/>
                <w:szCs w:val="22"/>
              </w:rPr>
            </w:pPr>
            <w:r w:rsidRPr="0A87857F">
              <w:rPr>
                <w:rFonts w:ascii="Times New Roman" w:hAnsi="Times New Roman"/>
                <w:sz w:val="22"/>
                <w:szCs w:val="22"/>
              </w:rPr>
              <w:t>Last Updated By:</w:t>
            </w:r>
            <w:r w:rsidRPr="0A87857F">
              <w:rPr>
                <w:rFonts w:ascii="Times New Roman" w:hAnsi="Times New Roman"/>
                <w:sz w:val="22"/>
                <w:szCs w:val="22"/>
                <w:lang w:val="en-SG"/>
              </w:rPr>
              <w:t> </w:t>
            </w:r>
          </w:p>
        </w:tc>
        <w:tc>
          <w:tcPr>
            <w:tcW w:w="2342" w:type="dxa"/>
            <w:tcBorders>
              <w:top w:val="single" w:sz="6" w:space="0" w:color="auto"/>
              <w:left w:val="single" w:sz="6" w:space="0" w:color="auto"/>
              <w:bottom w:val="single" w:sz="6" w:space="0" w:color="auto"/>
              <w:right w:val="single" w:sz="12" w:space="0" w:color="auto"/>
            </w:tcBorders>
            <w:tcMar>
              <w:left w:w="105" w:type="dxa"/>
              <w:right w:w="105" w:type="dxa"/>
            </w:tcMar>
          </w:tcPr>
          <w:p w14:paraId="6136D152" w14:textId="45D014D2" w:rsidR="0A87857F" w:rsidRDefault="0A87857F" w:rsidP="0A87857F">
            <w:pPr>
              <w:rPr>
                <w:rFonts w:ascii="Times New Roman" w:hAnsi="Times New Roman"/>
                <w:sz w:val="22"/>
                <w:szCs w:val="22"/>
              </w:rPr>
            </w:pPr>
            <w:r w:rsidRPr="0A87857F">
              <w:rPr>
                <w:rFonts w:ascii="Times New Roman" w:hAnsi="Times New Roman"/>
                <w:sz w:val="22"/>
                <w:szCs w:val="22"/>
                <w:lang w:val="en-SG"/>
              </w:rPr>
              <w:t>Gan Qing Rong</w:t>
            </w:r>
          </w:p>
        </w:tc>
      </w:tr>
      <w:tr w:rsidR="0A87857F" w14:paraId="2A817C13" w14:textId="77777777" w:rsidTr="0A87857F">
        <w:trPr>
          <w:trHeight w:val="300"/>
        </w:trPr>
        <w:tc>
          <w:tcPr>
            <w:tcW w:w="1695" w:type="dxa"/>
            <w:tcBorders>
              <w:top w:val="single" w:sz="6" w:space="0" w:color="auto"/>
              <w:left w:val="single" w:sz="12" w:space="0" w:color="auto"/>
              <w:bottom w:val="single" w:sz="12" w:space="0" w:color="auto"/>
              <w:right w:val="single" w:sz="6" w:space="0" w:color="auto"/>
            </w:tcBorders>
            <w:tcMar>
              <w:left w:w="105" w:type="dxa"/>
              <w:right w:w="105" w:type="dxa"/>
            </w:tcMar>
          </w:tcPr>
          <w:p w14:paraId="5DFB9901" w14:textId="00808245" w:rsidR="0A87857F" w:rsidRDefault="0A87857F" w:rsidP="0A87857F">
            <w:pPr>
              <w:rPr>
                <w:rFonts w:ascii="Times New Roman" w:hAnsi="Times New Roman"/>
                <w:sz w:val="22"/>
                <w:szCs w:val="22"/>
              </w:rPr>
            </w:pPr>
            <w:r w:rsidRPr="0A87857F">
              <w:rPr>
                <w:rFonts w:ascii="Times New Roman" w:hAnsi="Times New Roman"/>
                <w:sz w:val="22"/>
                <w:szCs w:val="22"/>
              </w:rPr>
              <w:t>Date Created:</w:t>
            </w:r>
            <w:r w:rsidRPr="0A87857F">
              <w:rPr>
                <w:rFonts w:ascii="Times New Roman" w:hAnsi="Times New Roman"/>
                <w:sz w:val="22"/>
                <w:szCs w:val="22"/>
                <w:lang w:val="en-SG"/>
              </w:rPr>
              <w:t> </w:t>
            </w:r>
          </w:p>
        </w:tc>
        <w:tc>
          <w:tcPr>
            <w:tcW w:w="2352" w:type="dxa"/>
            <w:tcBorders>
              <w:top w:val="single" w:sz="6" w:space="0" w:color="auto"/>
              <w:left w:val="single" w:sz="6" w:space="0" w:color="auto"/>
              <w:bottom w:val="single" w:sz="12" w:space="0" w:color="auto"/>
              <w:right w:val="single" w:sz="6" w:space="0" w:color="auto"/>
            </w:tcBorders>
            <w:tcMar>
              <w:left w:w="105" w:type="dxa"/>
              <w:right w:w="105" w:type="dxa"/>
            </w:tcMar>
          </w:tcPr>
          <w:p w14:paraId="6239E8A3" w14:textId="35AE296D" w:rsidR="0A87857F" w:rsidRDefault="0A87857F" w:rsidP="0A87857F">
            <w:pPr>
              <w:rPr>
                <w:rFonts w:ascii="Times New Roman" w:hAnsi="Times New Roman"/>
                <w:sz w:val="22"/>
                <w:szCs w:val="22"/>
              </w:rPr>
            </w:pPr>
            <w:r w:rsidRPr="0A87857F">
              <w:rPr>
                <w:rFonts w:ascii="Times New Roman" w:hAnsi="Times New Roman"/>
                <w:sz w:val="22"/>
                <w:szCs w:val="22"/>
                <w:lang w:val="en-SG"/>
              </w:rPr>
              <w:t> 10 Sep. 24</w:t>
            </w:r>
          </w:p>
        </w:tc>
        <w:tc>
          <w:tcPr>
            <w:tcW w:w="2352" w:type="dxa"/>
            <w:tcBorders>
              <w:top w:val="single" w:sz="6" w:space="0" w:color="auto"/>
              <w:left w:val="single" w:sz="6" w:space="0" w:color="auto"/>
              <w:bottom w:val="single" w:sz="12" w:space="0" w:color="auto"/>
              <w:right w:val="single" w:sz="6" w:space="0" w:color="auto"/>
            </w:tcBorders>
            <w:tcMar>
              <w:left w:w="105" w:type="dxa"/>
              <w:right w:w="105" w:type="dxa"/>
            </w:tcMar>
          </w:tcPr>
          <w:p w14:paraId="0676E7B5" w14:textId="7E52F562" w:rsidR="0A87857F" w:rsidRDefault="0A87857F" w:rsidP="0A87857F">
            <w:pPr>
              <w:rPr>
                <w:rFonts w:ascii="Times New Roman" w:hAnsi="Times New Roman"/>
                <w:sz w:val="22"/>
                <w:szCs w:val="22"/>
              </w:rPr>
            </w:pPr>
            <w:r w:rsidRPr="0A87857F">
              <w:rPr>
                <w:rFonts w:ascii="Times New Roman" w:hAnsi="Times New Roman"/>
                <w:sz w:val="22"/>
                <w:szCs w:val="22"/>
              </w:rPr>
              <w:t>Date Last Updated:</w:t>
            </w:r>
            <w:r w:rsidRPr="0A87857F">
              <w:rPr>
                <w:rFonts w:ascii="Times New Roman" w:hAnsi="Times New Roman"/>
                <w:sz w:val="22"/>
                <w:szCs w:val="22"/>
                <w:lang w:val="en-SG"/>
              </w:rPr>
              <w:t> </w:t>
            </w:r>
          </w:p>
        </w:tc>
        <w:tc>
          <w:tcPr>
            <w:tcW w:w="2342" w:type="dxa"/>
            <w:tcBorders>
              <w:top w:val="single" w:sz="6" w:space="0" w:color="auto"/>
              <w:left w:val="single" w:sz="6" w:space="0" w:color="auto"/>
              <w:bottom w:val="single" w:sz="12" w:space="0" w:color="auto"/>
              <w:right w:val="single" w:sz="12" w:space="0" w:color="auto"/>
            </w:tcBorders>
            <w:tcMar>
              <w:left w:w="105" w:type="dxa"/>
              <w:right w:w="105" w:type="dxa"/>
            </w:tcMar>
          </w:tcPr>
          <w:p w14:paraId="336F6B8A" w14:textId="2209F8B9" w:rsidR="0A87857F" w:rsidRDefault="0A87857F" w:rsidP="0A87857F">
            <w:pPr>
              <w:rPr>
                <w:rFonts w:ascii="Times New Roman" w:hAnsi="Times New Roman"/>
                <w:sz w:val="22"/>
                <w:szCs w:val="22"/>
              </w:rPr>
            </w:pPr>
            <w:r w:rsidRPr="0A87857F">
              <w:rPr>
                <w:rFonts w:ascii="Times New Roman" w:hAnsi="Times New Roman"/>
                <w:sz w:val="22"/>
                <w:szCs w:val="22"/>
                <w:lang w:val="en-SG"/>
              </w:rPr>
              <w:t> 25 Sep. 24</w:t>
            </w:r>
          </w:p>
        </w:tc>
      </w:tr>
    </w:tbl>
    <w:p w14:paraId="0778B9B9" w14:textId="59FC279A" w:rsidR="39F08A48" w:rsidRDefault="39F08A48" w:rsidP="0A87857F">
      <w:pPr>
        <w:rPr>
          <w:rFonts w:ascii="Times New Roman" w:hAnsi="Times New Roman"/>
          <w:color w:val="000000" w:themeColor="text1"/>
          <w:sz w:val="22"/>
          <w:szCs w:val="22"/>
        </w:rPr>
      </w:pPr>
      <w:r w:rsidRPr="0A87857F">
        <w:rPr>
          <w:rFonts w:ascii="Times New Roman" w:hAnsi="Times New Roman"/>
          <w:color w:val="000000" w:themeColor="text1"/>
          <w:sz w:val="22"/>
          <w:szCs w:val="22"/>
          <w:lang w:val="en-SG"/>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95"/>
        <w:gridCol w:w="6495"/>
      </w:tblGrid>
      <w:tr w:rsidR="0A87857F" w14:paraId="05B265E9" w14:textId="77777777" w:rsidTr="0A87857F">
        <w:trPr>
          <w:trHeight w:val="300"/>
        </w:trPr>
        <w:tc>
          <w:tcPr>
            <w:tcW w:w="289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E87E515" w14:textId="499CC2DD" w:rsidR="0A87857F" w:rsidRDefault="0A87857F" w:rsidP="0A87857F">
            <w:pPr>
              <w:rPr>
                <w:rFonts w:ascii="Times New Roman" w:hAnsi="Times New Roman"/>
                <w:sz w:val="22"/>
                <w:szCs w:val="22"/>
              </w:rPr>
            </w:pPr>
            <w:r w:rsidRPr="0A87857F">
              <w:rPr>
                <w:rFonts w:ascii="Times New Roman" w:hAnsi="Times New Roman"/>
                <w:sz w:val="22"/>
                <w:szCs w:val="22"/>
              </w:rPr>
              <w:t>Actor:</w:t>
            </w:r>
            <w:r w:rsidRPr="0A87857F">
              <w:rPr>
                <w:rFonts w:ascii="Times New Roman" w:hAnsi="Times New Roman"/>
                <w:sz w:val="22"/>
                <w:szCs w:val="22"/>
                <w:lang w:val="en-SG"/>
              </w:rPr>
              <w:t> </w:t>
            </w:r>
          </w:p>
        </w:tc>
        <w:tc>
          <w:tcPr>
            <w:tcW w:w="649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C932223" w14:textId="1D8D94F3" w:rsidR="0A87857F" w:rsidRDefault="0A87857F" w:rsidP="0A87857F">
            <w:pPr>
              <w:rPr>
                <w:rFonts w:ascii="Times New Roman" w:hAnsi="Times New Roman"/>
                <w:sz w:val="22"/>
                <w:szCs w:val="22"/>
              </w:rPr>
            </w:pPr>
            <w:r w:rsidRPr="0A87857F">
              <w:rPr>
                <w:rFonts w:ascii="Times New Roman" w:hAnsi="Times New Roman"/>
                <w:sz w:val="22"/>
                <w:szCs w:val="22"/>
              </w:rPr>
              <w:t>Repair Facilities API, NEA API</w:t>
            </w:r>
          </w:p>
        </w:tc>
      </w:tr>
      <w:tr w:rsidR="0A87857F" w14:paraId="16317795"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E399C80" w14:textId="76E8DED8" w:rsidR="0A87857F" w:rsidRDefault="0A87857F" w:rsidP="0A87857F">
            <w:pPr>
              <w:rPr>
                <w:rFonts w:ascii="Times New Roman" w:hAnsi="Times New Roman"/>
                <w:sz w:val="22"/>
                <w:szCs w:val="22"/>
              </w:rPr>
            </w:pPr>
            <w:r w:rsidRPr="0A87857F">
              <w:rPr>
                <w:rFonts w:ascii="Times New Roman" w:hAnsi="Times New Roman"/>
                <w:sz w:val="22"/>
                <w:szCs w:val="22"/>
              </w:rPr>
              <w:t>Description:</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B63D100" w14:textId="6C6738F6" w:rsidR="0A87857F" w:rsidRDefault="0A87857F" w:rsidP="0A87857F">
            <w:pPr>
              <w:rPr>
                <w:rFonts w:ascii="Times New Roman" w:hAnsi="Times New Roman"/>
                <w:sz w:val="22"/>
                <w:szCs w:val="22"/>
              </w:rPr>
            </w:pPr>
            <w:r w:rsidRPr="0A87857F">
              <w:rPr>
                <w:rFonts w:ascii="Times New Roman" w:hAnsi="Times New Roman"/>
                <w:sz w:val="22"/>
                <w:szCs w:val="22"/>
              </w:rPr>
              <w:t xml:space="preserve">Extracts the details of the selected repair or disposal location from the NEA or Repair Facilities API and displays it to the user on the screen. </w:t>
            </w:r>
          </w:p>
        </w:tc>
      </w:tr>
      <w:tr w:rsidR="0A87857F" w14:paraId="24AA856F"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39D2224" w14:textId="01855E2D" w:rsidR="0A87857F" w:rsidRDefault="0A87857F" w:rsidP="0A87857F">
            <w:pPr>
              <w:rPr>
                <w:rFonts w:ascii="Times New Roman" w:hAnsi="Times New Roman"/>
                <w:sz w:val="22"/>
                <w:szCs w:val="22"/>
              </w:rPr>
            </w:pPr>
            <w:r w:rsidRPr="0A87857F">
              <w:rPr>
                <w:rFonts w:ascii="Times New Roman" w:hAnsi="Times New Roman"/>
                <w:sz w:val="22"/>
                <w:szCs w:val="22"/>
              </w:rPr>
              <w:t>Preconditions: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B9C8E5F" w14:textId="12A9034E" w:rsidR="0A87857F" w:rsidRDefault="0A87857F" w:rsidP="00826867">
            <w:pPr>
              <w:pStyle w:val="ListParagraph"/>
              <w:numPr>
                <w:ilvl w:val="0"/>
                <w:numId w:val="47"/>
              </w:numPr>
              <w:ind w:left="704"/>
              <w:rPr>
                <w:rFonts w:ascii="Times New Roman" w:hAnsi="Times New Roman"/>
                <w:sz w:val="22"/>
                <w:szCs w:val="22"/>
              </w:rPr>
            </w:pPr>
            <w:r w:rsidRPr="0A87857F">
              <w:rPr>
                <w:rFonts w:ascii="Times New Roman" w:hAnsi="Times New Roman"/>
                <w:sz w:val="22"/>
                <w:szCs w:val="22"/>
              </w:rPr>
              <w:t>Performed a search &amp; filter and selected a specific location to find our more details on.</w:t>
            </w:r>
          </w:p>
          <w:p w14:paraId="26152B1F" w14:textId="3C9A085C" w:rsidR="0A87857F" w:rsidRDefault="0A87857F" w:rsidP="00826867">
            <w:pPr>
              <w:pStyle w:val="ListParagraph"/>
              <w:numPr>
                <w:ilvl w:val="0"/>
                <w:numId w:val="47"/>
              </w:numPr>
              <w:ind w:left="704"/>
              <w:rPr>
                <w:rFonts w:ascii="Times New Roman" w:hAnsi="Times New Roman"/>
                <w:sz w:val="22"/>
                <w:szCs w:val="22"/>
              </w:rPr>
            </w:pPr>
            <w:r w:rsidRPr="0A87857F">
              <w:rPr>
                <w:rFonts w:ascii="Times New Roman" w:hAnsi="Times New Roman"/>
                <w:sz w:val="22"/>
                <w:szCs w:val="22"/>
              </w:rPr>
              <w:t>The system can access the API providing the address data.</w:t>
            </w:r>
          </w:p>
          <w:p w14:paraId="0F7CA12F" w14:textId="74605E53" w:rsidR="0A87857F" w:rsidRDefault="0A87857F" w:rsidP="00826867">
            <w:pPr>
              <w:pStyle w:val="ListParagraph"/>
              <w:numPr>
                <w:ilvl w:val="0"/>
                <w:numId w:val="47"/>
              </w:numPr>
              <w:ind w:left="704"/>
              <w:rPr>
                <w:rFonts w:ascii="Times New Roman" w:hAnsi="Times New Roman"/>
                <w:sz w:val="22"/>
                <w:szCs w:val="22"/>
              </w:rPr>
            </w:pPr>
            <w:r w:rsidRPr="0A87857F">
              <w:rPr>
                <w:rFonts w:ascii="Times New Roman" w:hAnsi="Times New Roman"/>
                <w:sz w:val="22"/>
                <w:szCs w:val="22"/>
              </w:rPr>
              <w:t>The system has access to the Google Maps API and the API geojson data.</w:t>
            </w:r>
          </w:p>
          <w:p w14:paraId="14B6FE8A" w14:textId="01A62B14" w:rsidR="0A87857F" w:rsidRDefault="0A87857F" w:rsidP="00826867">
            <w:pPr>
              <w:pStyle w:val="ListParagraph"/>
              <w:numPr>
                <w:ilvl w:val="0"/>
                <w:numId w:val="47"/>
              </w:numPr>
              <w:ind w:left="704"/>
              <w:rPr>
                <w:rFonts w:ascii="Times New Roman" w:hAnsi="Times New Roman"/>
                <w:sz w:val="22"/>
                <w:szCs w:val="22"/>
              </w:rPr>
            </w:pPr>
            <w:r w:rsidRPr="0A87857F">
              <w:rPr>
                <w:rFonts w:ascii="Times New Roman" w:hAnsi="Times New Roman"/>
                <w:sz w:val="22"/>
                <w:szCs w:val="22"/>
              </w:rPr>
              <w:t>The system can access the API providing the website data.</w:t>
            </w:r>
          </w:p>
          <w:p w14:paraId="153A386C" w14:textId="313815F3" w:rsidR="0A87857F" w:rsidRDefault="0A87857F" w:rsidP="00826867">
            <w:pPr>
              <w:pStyle w:val="ListParagraph"/>
              <w:numPr>
                <w:ilvl w:val="0"/>
                <w:numId w:val="47"/>
              </w:numPr>
              <w:ind w:left="704"/>
              <w:rPr>
                <w:rFonts w:ascii="Times New Roman" w:hAnsi="Times New Roman"/>
                <w:sz w:val="22"/>
                <w:szCs w:val="22"/>
              </w:rPr>
            </w:pPr>
            <w:r w:rsidRPr="0A87857F">
              <w:rPr>
                <w:rFonts w:ascii="Times New Roman" w:hAnsi="Times New Roman"/>
                <w:sz w:val="22"/>
                <w:szCs w:val="22"/>
              </w:rPr>
              <w:t>The system can access the API providing the waste type data.</w:t>
            </w:r>
          </w:p>
        </w:tc>
      </w:tr>
      <w:tr w:rsidR="0A87857F" w14:paraId="7E029199"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D94D292" w14:textId="367B5542" w:rsidR="0A87857F" w:rsidRDefault="0A87857F" w:rsidP="0A87857F">
            <w:pPr>
              <w:rPr>
                <w:rFonts w:ascii="Times New Roman" w:hAnsi="Times New Roman"/>
                <w:sz w:val="22"/>
                <w:szCs w:val="22"/>
              </w:rPr>
            </w:pPr>
            <w:r w:rsidRPr="0A87857F">
              <w:rPr>
                <w:rFonts w:ascii="Times New Roman" w:hAnsi="Times New Roman"/>
                <w:sz w:val="22"/>
                <w:szCs w:val="22"/>
              </w:rPr>
              <w:t>Postconditions: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5341AE3" w14:textId="6EAB9DFB" w:rsidR="0A87857F" w:rsidRDefault="0A87857F" w:rsidP="00826867">
            <w:pPr>
              <w:pStyle w:val="ListParagraph"/>
              <w:numPr>
                <w:ilvl w:val="0"/>
                <w:numId w:val="46"/>
              </w:numPr>
              <w:rPr>
                <w:rFonts w:ascii="Times New Roman" w:hAnsi="Times New Roman"/>
                <w:sz w:val="22"/>
                <w:szCs w:val="22"/>
              </w:rPr>
            </w:pPr>
            <w:r w:rsidRPr="0A87857F">
              <w:rPr>
                <w:rFonts w:ascii="Times New Roman" w:hAnsi="Times New Roman"/>
                <w:sz w:val="22"/>
                <w:szCs w:val="22"/>
              </w:rPr>
              <w:t>The address data is correctly retrieved from the third-party API.</w:t>
            </w:r>
          </w:p>
          <w:p w14:paraId="183A4034" w14:textId="337603D1" w:rsidR="0A87857F" w:rsidRDefault="0A87857F" w:rsidP="00826867">
            <w:pPr>
              <w:pStyle w:val="ListParagraph"/>
              <w:numPr>
                <w:ilvl w:val="0"/>
                <w:numId w:val="46"/>
              </w:numPr>
              <w:rPr>
                <w:rFonts w:ascii="Times New Roman" w:hAnsi="Times New Roman"/>
                <w:sz w:val="22"/>
                <w:szCs w:val="22"/>
              </w:rPr>
            </w:pPr>
            <w:r w:rsidRPr="0A87857F">
              <w:rPr>
                <w:rFonts w:ascii="Times New Roman" w:hAnsi="Times New Roman"/>
                <w:sz w:val="22"/>
                <w:szCs w:val="22"/>
              </w:rPr>
              <w:t>The address of the drop off point is successfully displayed on the screen.</w:t>
            </w:r>
          </w:p>
          <w:p w14:paraId="5AB7662E" w14:textId="3E58122A" w:rsidR="0A87857F" w:rsidRDefault="0A87857F" w:rsidP="00826867">
            <w:pPr>
              <w:pStyle w:val="ListParagraph"/>
              <w:numPr>
                <w:ilvl w:val="0"/>
                <w:numId w:val="46"/>
              </w:numPr>
              <w:rPr>
                <w:rFonts w:ascii="Times New Roman" w:hAnsi="Times New Roman"/>
                <w:sz w:val="22"/>
                <w:szCs w:val="22"/>
              </w:rPr>
            </w:pPr>
            <w:r w:rsidRPr="0A87857F">
              <w:rPr>
                <w:rFonts w:ascii="Times New Roman" w:hAnsi="Times New Roman"/>
                <w:sz w:val="22"/>
                <w:szCs w:val="22"/>
              </w:rPr>
              <w:t>The user is successfully redirected to Google Maps and can begin navigation to the selected location.</w:t>
            </w:r>
          </w:p>
          <w:p w14:paraId="1ED4C4D0" w14:textId="6697A17B" w:rsidR="0A87857F" w:rsidRDefault="0A87857F" w:rsidP="00826867">
            <w:pPr>
              <w:pStyle w:val="ListParagraph"/>
              <w:numPr>
                <w:ilvl w:val="0"/>
                <w:numId w:val="46"/>
              </w:numPr>
              <w:rPr>
                <w:rFonts w:ascii="Times New Roman" w:hAnsi="Times New Roman"/>
                <w:sz w:val="22"/>
                <w:szCs w:val="22"/>
              </w:rPr>
            </w:pPr>
            <w:r w:rsidRPr="0A87857F">
              <w:rPr>
                <w:rFonts w:ascii="Times New Roman" w:hAnsi="Times New Roman"/>
                <w:sz w:val="22"/>
                <w:szCs w:val="22"/>
              </w:rPr>
              <w:t>The website of the selected location is successfully displayed on the screen.</w:t>
            </w:r>
          </w:p>
          <w:p w14:paraId="3931D90E" w14:textId="751504E8" w:rsidR="0A87857F" w:rsidRDefault="0A87857F" w:rsidP="00826867">
            <w:pPr>
              <w:pStyle w:val="ListParagraph"/>
              <w:numPr>
                <w:ilvl w:val="0"/>
                <w:numId w:val="46"/>
              </w:numPr>
              <w:rPr>
                <w:rFonts w:ascii="Times New Roman" w:hAnsi="Times New Roman"/>
                <w:sz w:val="22"/>
                <w:szCs w:val="22"/>
              </w:rPr>
            </w:pPr>
            <w:r w:rsidRPr="0A87857F">
              <w:rPr>
                <w:rFonts w:ascii="Times New Roman" w:hAnsi="Times New Roman"/>
                <w:sz w:val="22"/>
                <w:szCs w:val="22"/>
              </w:rPr>
              <w:t>The website data is correctly extracted from the API.</w:t>
            </w:r>
          </w:p>
        </w:tc>
      </w:tr>
      <w:tr w:rsidR="0A87857F" w14:paraId="7A686041"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14643C50" w14:textId="00555043" w:rsidR="0A87857F" w:rsidRDefault="0A87857F" w:rsidP="0A87857F">
            <w:pPr>
              <w:rPr>
                <w:rFonts w:ascii="Times New Roman" w:hAnsi="Times New Roman"/>
                <w:sz w:val="22"/>
                <w:szCs w:val="22"/>
              </w:rPr>
            </w:pPr>
            <w:r w:rsidRPr="0A87857F">
              <w:rPr>
                <w:rFonts w:ascii="Times New Roman" w:hAnsi="Times New Roman"/>
                <w:sz w:val="22"/>
                <w:szCs w:val="22"/>
              </w:rPr>
              <w:t>Priority:</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2C1B0840" w14:textId="40D12377" w:rsidR="0A87857F" w:rsidRDefault="0A87857F" w:rsidP="0A87857F">
            <w:pPr>
              <w:rPr>
                <w:rFonts w:ascii="Times New Roman" w:hAnsi="Times New Roman"/>
                <w:sz w:val="22"/>
                <w:szCs w:val="22"/>
              </w:rPr>
            </w:pPr>
            <w:r w:rsidRPr="0A87857F">
              <w:rPr>
                <w:rFonts w:ascii="Times New Roman" w:hAnsi="Times New Roman"/>
                <w:sz w:val="22"/>
                <w:szCs w:val="22"/>
                <w:lang w:val="en-SG"/>
              </w:rPr>
              <w:t>High</w:t>
            </w:r>
          </w:p>
        </w:tc>
      </w:tr>
      <w:tr w:rsidR="0A87857F" w14:paraId="7EF020F5"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748B1DAD" w14:textId="00113269" w:rsidR="0A87857F" w:rsidRDefault="0A87857F" w:rsidP="0A87857F">
            <w:pPr>
              <w:rPr>
                <w:rFonts w:ascii="Times New Roman" w:hAnsi="Times New Roman"/>
                <w:sz w:val="22"/>
                <w:szCs w:val="22"/>
              </w:rPr>
            </w:pPr>
            <w:r w:rsidRPr="0A87857F">
              <w:rPr>
                <w:rFonts w:ascii="Times New Roman" w:hAnsi="Times New Roman"/>
                <w:sz w:val="22"/>
                <w:szCs w:val="22"/>
              </w:rPr>
              <w:t>Frequency of Use:</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29C04B9C" w14:textId="056DF657" w:rsidR="0A87857F" w:rsidRDefault="0A87857F" w:rsidP="0A87857F">
            <w:pPr>
              <w:rPr>
                <w:rFonts w:ascii="Times New Roman" w:hAnsi="Times New Roman"/>
                <w:sz w:val="22"/>
                <w:szCs w:val="22"/>
              </w:rPr>
            </w:pPr>
            <w:r w:rsidRPr="0A87857F">
              <w:rPr>
                <w:rFonts w:ascii="Times New Roman" w:hAnsi="Times New Roman"/>
                <w:sz w:val="22"/>
                <w:szCs w:val="22"/>
                <w:lang w:val="en-SG"/>
              </w:rPr>
              <w:t>High frequency</w:t>
            </w:r>
          </w:p>
        </w:tc>
      </w:tr>
      <w:tr w:rsidR="0A87857F" w14:paraId="60DE75C8"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714CB9A" w14:textId="0FCC44AB" w:rsidR="0A87857F" w:rsidRDefault="0A87857F" w:rsidP="0A87857F">
            <w:pPr>
              <w:rPr>
                <w:rFonts w:ascii="Times New Roman" w:hAnsi="Times New Roman"/>
                <w:sz w:val="22"/>
                <w:szCs w:val="22"/>
              </w:rPr>
            </w:pPr>
            <w:r w:rsidRPr="0A87857F">
              <w:rPr>
                <w:rFonts w:ascii="Times New Roman" w:hAnsi="Times New Roman"/>
                <w:sz w:val="22"/>
                <w:szCs w:val="22"/>
              </w:rPr>
              <w:t>Flow of Events: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FB5B0E8" w14:textId="268A0340"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 xml:space="preserve"> The user performs a search &amp; filter to find drop-off locations. </w:t>
            </w:r>
          </w:p>
          <w:p w14:paraId="43B1CF9D" w14:textId="7B079B63"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The system sends a request to the Third-Party API for location data, including the address.</w:t>
            </w:r>
          </w:p>
          <w:p w14:paraId="3FCF8963" w14:textId="067A7F50"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 xml:space="preserve">The </w:t>
            </w:r>
            <w:r w:rsidRPr="0A87857F">
              <w:rPr>
                <w:rFonts w:ascii="Times New Roman" w:hAnsi="Times New Roman"/>
                <w:sz w:val="22"/>
                <w:szCs w:val="22"/>
              </w:rPr>
              <w:t>ShowLocationDetails</w:t>
            </w:r>
            <w:r w:rsidRPr="0A87857F">
              <w:rPr>
                <w:rFonts w:ascii="Times New Roman" w:hAnsi="Times New Roman"/>
                <w:sz w:val="22"/>
                <w:szCs w:val="22"/>
                <w:lang w:val="en-SG"/>
              </w:rPr>
              <w:t xml:space="preserve"> use case extracts the address, coordinates, website, and waste type from the API response. </w:t>
            </w:r>
          </w:p>
          <w:p w14:paraId="2EC754EB" w14:textId="6271A6EA"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The system displays the address of the selected drop-off point on the screen.</w:t>
            </w:r>
          </w:p>
          <w:p w14:paraId="2A5CD2AE" w14:textId="6C956896"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The system displays the website of the selected drop-off point on the screen, allowing users to click on it.</w:t>
            </w:r>
          </w:p>
          <w:p w14:paraId="17B57268" w14:textId="406D2E2E"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The system displays the information on the types of waste collected at the selected drop-off point on the screen.</w:t>
            </w:r>
          </w:p>
          <w:p w14:paraId="7C59E310" w14:textId="0BF91D83"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 xml:space="preserve">The user clicks on a button to navigate to the location using Google Maps. </w:t>
            </w:r>
          </w:p>
          <w:p w14:paraId="46324554" w14:textId="76B3D117"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 xml:space="preserve">The system passes the coordinates to Google Maps and opens it. </w:t>
            </w:r>
          </w:p>
          <w:p w14:paraId="0DDFCE86" w14:textId="7E250D26"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lang w:val="en-SG"/>
              </w:rPr>
              <w:t>Google Maps starts navigation.</w:t>
            </w:r>
          </w:p>
          <w:p w14:paraId="442FC473" w14:textId="1592BECC" w:rsidR="0A87857F" w:rsidRDefault="0A87857F" w:rsidP="00826867">
            <w:pPr>
              <w:pStyle w:val="ListParagraph"/>
              <w:numPr>
                <w:ilvl w:val="0"/>
                <w:numId w:val="45"/>
              </w:numPr>
              <w:rPr>
                <w:rFonts w:ascii="Times New Roman" w:hAnsi="Times New Roman"/>
                <w:sz w:val="22"/>
                <w:szCs w:val="22"/>
              </w:rPr>
            </w:pPr>
            <w:r w:rsidRPr="0A87857F">
              <w:rPr>
                <w:rFonts w:ascii="Times New Roman" w:hAnsi="Times New Roman"/>
                <w:sz w:val="22"/>
                <w:szCs w:val="22"/>
              </w:rPr>
              <w:t>The system can access the API providing the waste type data.</w:t>
            </w:r>
          </w:p>
        </w:tc>
      </w:tr>
      <w:tr w:rsidR="0A87857F" w14:paraId="1B7EBC0B"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F8E5E2E" w14:textId="747AC999" w:rsidR="0A87857F" w:rsidRDefault="0A87857F" w:rsidP="0A87857F">
            <w:pPr>
              <w:rPr>
                <w:rFonts w:ascii="Times New Roman" w:hAnsi="Times New Roman"/>
                <w:sz w:val="22"/>
                <w:szCs w:val="22"/>
              </w:rPr>
            </w:pPr>
            <w:r w:rsidRPr="0A87857F">
              <w:rPr>
                <w:rFonts w:ascii="Times New Roman" w:hAnsi="Times New Roman"/>
                <w:sz w:val="22"/>
                <w:szCs w:val="22"/>
              </w:rPr>
              <w:t>Alternative Flows: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2B75AB9" w14:textId="29679CBE" w:rsidR="0A87857F" w:rsidRDefault="0A87857F" w:rsidP="00826867">
            <w:pPr>
              <w:pStyle w:val="ListParagraph"/>
              <w:numPr>
                <w:ilvl w:val="0"/>
                <w:numId w:val="44"/>
              </w:numPr>
              <w:rPr>
                <w:rFonts w:ascii="Times New Roman" w:hAnsi="Times New Roman"/>
                <w:sz w:val="22"/>
                <w:szCs w:val="22"/>
              </w:rPr>
            </w:pPr>
            <w:r w:rsidRPr="0A87857F">
              <w:rPr>
                <w:rFonts w:ascii="Times New Roman" w:hAnsi="Times New Roman"/>
                <w:sz w:val="22"/>
                <w:szCs w:val="22"/>
                <w:lang w:val="en-SG"/>
              </w:rPr>
              <w:t xml:space="preserve">If no address data is available for a location, an error message is displayed to the user. </w:t>
            </w:r>
          </w:p>
          <w:p w14:paraId="0A047C65" w14:textId="4083B2ED" w:rsidR="0A87857F" w:rsidRDefault="0A87857F" w:rsidP="00826867">
            <w:pPr>
              <w:pStyle w:val="ListParagraph"/>
              <w:numPr>
                <w:ilvl w:val="0"/>
                <w:numId w:val="44"/>
              </w:numPr>
              <w:rPr>
                <w:rFonts w:ascii="Times New Roman" w:hAnsi="Times New Roman"/>
                <w:sz w:val="22"/>
                <w:szCs w:val="22"/>
              </w:rPr>
            </w:pPr>
            <w:r w:rsidRPr="0A87857F">
              <w:rPr>
                <w:rFonts w:ascii="Times New Roman" w:hAnsi="Times New Roman"/>
                <w:sz w:val="22"/>
                <w:szCs w:val="22"/>
                <w:lang w:val="en-SG"/>
              </w:rPr>
              <w:t xml:space="preserve">The system may offer alternative drop-off location options if the address extraction fails. </w:t>
            </w:r>
          </w:p>
        </w:tc>
      </w:tr>
      <w:tr w:rsidR="0A87857F" w14:paraId="2B9D57A1"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413048F3" w14:textId="59821135" w:rsidR="0A87857F" w:rsidRDefault="0A87857F" w:rsidP="0A87857F">
            <w:pPr>
              <w:rPr>
                <w:rFonts w:ascii="Times New Roman" w:hAnsi="Times New Roman"/>
                <w:sz w:val="22"/>
                <w:szCs w:val="22"/>
              </w:rPr>
            </w:pPr>
            <w:r w:rsidRPr="0A87857F">
              <w:rPr>
                <w:rFonts w:ascii="Times New Roman" w:hAnsi="Times New Roman"/>
                <w:sz w:val="22"/>
                <w:szCs w:val="22"/>
              </w:rPr>
              <w:t>Exceptions: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7BB08816" w14:textId="764476A6" w:rsidR="0A87857F" w:rsidRDefault="0A87857F" w:rsidP="0A87857F">
            <w:pPr>
              <w:rPr>
                <w:rFonts w:ascii="Times New Roman" w:hAnsi="Times New Roman"/>
                <w:sz w:val="22"/>
                <w:szCs w:val="22"/>
              </w:rPr>
            </w:pPr>
            <w:r w:rsidRPr="0A87857F">
              <w:rPr>
                <w:rFonts w:ascii="Times New Roman" w:hAnsi="Times New Roman"/>
                <w:sz w:val="22"/>
                <w:szCs w:val="22"/>
                <w:lang w:val="en-SG"/>
              </w:rPr>
              <w:t xml:space="preserve">The API is unavailable or returns an error, causing the system to display an appropriate error message and prompting the user to try again later. </w:t>
            </w:r>
          </w:p>
        </w:tc>
      </w:tr>
      <w:tr w:rsidR="0A87857F" w14:paraId="5CF868D8"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58297616" w14:textId="49BF5E40" w:rsidR="0A87857F" w:rsidRDefault="0A87857F" w:rsidP="0A87857F">
            <w:pPr>
              <w:rPr>
                <w:rFonts w:ascii="Times New Roman" w:hAnsi="Times New Roman"/>
                <w:sz w:val="22"/>
                <w:szCs w:val="22"/>
              </w:rPr>
            </w:pPr>
            <w:r w:rsidRPr="0A87857F">
              <w:rPr>
                <w:rFonts w:ascii="Times New Roman" w:hAnsi="Times New Roman"/>
                <w:sz w:val="22"/>
                <w:szCs w:val="22"/>
              </w:rPr>
              <w:t>Includes: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1143E833" w14:textId="332C5299" w:rsidR="0A87857F" w:rsidRDefault="0A87857F" w:rsidP="0A87857F">
            <w:pPr>
              <w:rPr>
                <w:rFonts w:ascii="Times New Roman" w:hAnsi="Times New Roman"/>
                <w:sz w:val="22"/>
                <w:szCs w:val="22"/>
              </w:rPr>
            </w:pPr>
            <w:r w:rsidRPr="0A87857F">
              <w:rPr>
                <w:rFonts w:ascii="Times New Roman" w:hAnsi="Times New Roman"/>
                <w:sz w:val="22"/>
                <w:szCs w:val="22"/>
              </w:rPr>
              <w:t>-</w:t>
            </w:r>
            <w:r w:rsidRPr="0A87857F">
              <w:rPr>
                <w:rFonts w:ascii="Times New Roman" w:hAnsi="Times New Roman"/>
                <w:sz w:val="22"/>
                <w:szCs w:val="22"/>
                <w:lang w:val="en-SG"/>
              </w:rPr>
              <w:t> </w:t>
            </w:r>
          </w:p>
        </w:tc>
      </w:tr>
      <w:tr w:rsidR="0A87857F" w14:paraId="749EE608"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2CE68430" w14:textId="3FEA5841" w:rsidR="0A87857F" w:rsidRDefault="0A87857F" w:rsidP="0A87857F">
            <w:pPr>
              <w:rPr>
                <w:rFonts w:ascii="Times New Roman" w:hAnsi="Times New Roman"/>
                <w:sz w:val="22"/>
                <w:szCs w:val="22"/>
              </w:rPr>
            </w:pPr>
            <w:r w:rsidRPr="0A87857F">
              <w:rPr>
                <w:rFonts w:ascii="Times New Roman" w:hAnsi="Times New Roman"/>
                <w:sz w:val="22"/>
                <w:szCs w:val="22"/>
              </w:rPr>
              <w:t>Special Requirements: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6039A4DF" w14:textId="4F253FF4" w:rsidR="0A87857F" w:rsidRDefault="0A87857F" w:rsidP="0A87857F">
            <w:pPr>
              <w:rPr>
                <w:rFonts w:ascii="Times New Roman" w:hAnsi="Times New Roman"/>
                <w:sz w:val="22"/>
                <w:szCs w:val="22"/>
              </w:rPr>
            </w:pPr>
            <w:r w:rsidRPr="0A87857F">
              <w:rPr>
                <w:rFonts w:ascii="Times New Roman" w:hAnsi="Times New Roman"/>
                <w:sz w:val="22"/>
                <w:szCs w:val="22"/>
              </w:rPr>
              <w:t>-</w:t>
            </w:r>
            <w:r w:rsidRPr="0A87857F">
              <w:rPr>
                <w:rFonts w:ascii="Times New Roman" w:hAnsi="Times New Roman"/>
                <w:sz w:val="22"/>
                <w:szCs w:val="22"/>
                <w:lang w:val="en-SG"/>
              </w:rPr>
              <w:t> </w:t>
            </w:r>
          </w:p>
        </w:tc>
      </w:tr>
      <w:tr w:rsidR="0A87857F" w14:paraId="6C70C388" w14:textId="77777777" w:rsidTr="0A87857F">
        <w:trPr>
          <w:trHeight w:val="300"/>
        </w:trPr>
        <w:tc>
          <w:tcPr>
            <w:tcW w:w="2895" w:type="dxa"/>
            <w:tcBorders>
              <w:top w:val="single" w:sz="6" w:space="0" w:color="auto"/>
              <w:left w:val="single" w:sz="12" w:space="0" w:color="auto"/>
              <w:bottom w:val="single" w:sz="6" w:space="0" w:color="auto"/>
              <w:right w:val="single" w:sz="6" w:space="0" w:color="auto"/>
            </w:tcBorders>
            <w:tcMar>
              <w:left w:w="105" w:type="dxa"/>
              <w:right w:w="105" w:type="dxa"/>
            </w:tcMar>
          </w:tcPr>
          <w:p w14:paraId="2DB74781" w14:textId="0EA7CBC7" w:rsidR="0A87857F" w:rsidRDefault="0A87857F" w:rsidP="0A87857F">
            <w:pPr>
              <w:rPr>
                <w:rFonts w:ascii="Times New Roman" w:hAnsi="Times New Roman"/>
                <w:sz w:val="22"/>
                <w:szCs w:val="22"/>
              </w:rPr>
            </w:pPr>
            <w:r w:rsidRPr="0A87857F">
              <w:rPr>
                <w:rFonts w:ascii="Times New Roman" w:hAnsi="Times New Roman"/>
                <w:sz w:val="22"/>
                <w:szCs w:val="22"/>
              </w:rPr>
              <w:t>Assumptions: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6" w:space="0" w:color="auto"/>
              <w:right w:val="single" w:sz="12" w:space="0" w:color="auto"/>
            </w:tcBorders>
            <w:tcMar>
              <w:left w:w="105" w:type="dxa"/>
              <w:right w:w="105" w:type="dxa"/>
            </w:tcMar>
          </w:tcPr>
          <w:p w14:paraId="24DB1141" w14:textId="4488897C" w:rsidR="0A87857F" w:rsidRDefault="0A87857F" w:rsidP="0A87857F">
            <w:pPr>
              <w:rPr>
                <w:rFonts w:ascii="Times New Roman" w:hAnsi="Times New Roman"/>
                <w:sz w:val="22"/>
                <w:szCs w:val="22"/>
              </w:rPr>
            </w:pPr>
            <w:r w:rsidRPr="0A87857F">
              <w:rPr>
                <w:rFonts w:ascii="Times New Roman" w:hAnsi="Times New Roman"/>
                <w:sz w:val="22"/>
                <w:szCs w:val="22"/>
              </w:rPr>
              <w:t>-</w:t>
            </w:r>
            <w:r w:rsidRPr="0A87857F">
              <w:rPr>
                <w:rFonts w:ascii="Times New Roman" w:hAnsi="Times New Roman"/>
                <w:sz w:val="22"/>
                <w:szCs w:val="22"/>
                <w:lang w:val="en-SG"/>
              </w:rPr>
              <w:t> </w:t>
            </w:r>
          </w:p>
        </w:tc>
      </w:tr>
      <w:tr w:rsidR="0A87857F" w14:paraId="687D8D7B" w14:textId="77777777" w:rsidTr="0A87857F">
        <w:trPr>
          <w:trHeight w:val="300"/>
        </w:trPr>
        <w:tc>
          <w:tcPr>
            <w:tcW w:w="2895" w:type="dxa"/>
            <w:tcBorders>
              <w:top w:val="single" w:sz="6" w:space="0" w:color="auto"/>
              <w:left w:val="single" w:sz="12" w:space="0" w:color="auto"/>
              <w:bottom w:val="single" w:sz="12" w:space="0" w:color="auto"/>
              <w:right w:val="single" w:sz="6" w:space="0" w:color="auto"/>
            </w:tcBorders>
            <w:tcMar>
              <w:left w:w="105" w:type="dxa"/>
              <w:right w:w="105" w:type="dxa"/>
            </w:tcMar>
          </w:tcPr>
          <w:p w14:paraId="731536DA" w14:textId="2D5A827D" w:rsidR="0A87857F" w:rsidRDefault="0A87857F" w:rsidP="0A87857F">
            <w:pPr>
              <w:rPr>
                <w:rFonts w:ascii="Times New Roman" w:hAnsi="Times New Roman"/>
                <w:sz w:val="22"/>
                <w:szCs w:val="22"/>
              </w:rPr>
            </w:pPr>
            <w:r w:rsidRPr="0A87857F">
              <w:rPr>
                <w:rFonts w:ascii="Times New Roman" w:hAnsi="Times New Roman"/>
                <w:sz w:val="22"/>
                <w:szCs w:val="22"/>
              </w:rPr>
              <w:t>Notes and Issues:</w:t>
            </w:r>
            <w:r w:rsidRPr="0A87857F">
              <w:rPr>
                <w:rFonts w:ascii="Times New Roman" w:hAnsi="Times New Roman"/>
                <w:sz w:val="22"/>
                <w:szCs w:val="22"/>
                <w:lang w:val="en-SG"/>
              </w:rPr>
              <w:t> </w:t>
            </w:r>
          </w:p>
        </w:tc>
        <w:tc>
          <w:tcPr>
            <w:tcW w:w="6495" w:type="dxa"/>
            <w:tcBorders>
              <w:top w:val="single" w:sz="6" w:space="0" w:color="auto"/>
              <w:left w:val="single" w:sz="6" w:space="0" w:color="auto"/>
              <w:bottom w:val="single" w:sz="12" w:space="0" w:color="auto"/>
              <w:right w:val="single" w:sz="12" w:space="0" w:color="auto"/>
            </w:tcBorders>
            <w:tcMar>
              <w:left w:w="105" w:type="dxa"/>
              <w:right w:w="105" w:type="dxa"/>
            </w:tcMar>
          </w:tcPr>
          <w:p w14:paraId="6421FA2A" w14:textId="258E20C1" w:rsidR="0A87857F" w:rsidRDefault="0A87857F" w:rsidP="0A87857F">
            <w:pPr>
              <w:rPr>
                <w:rFonts w:ascii="Times New Roman" w:hAnsi="Times New Roman"/>
                <w:sz w:val="22"/>
                <w:szCs w:val="22"/>
              </w:rPr>
            </w:pPr>
            <w:r w:rsidRPr="0A87857F">
              <w:rPr>
                <w:rFonts w:ascii="Times New Roman" w:hAnsi="Times New Roman"/>
                <w:sz w:val="22"/>
                <w:szCs w:val="22"/>
              </w:rPr>
              <w:t>-</w:t>
            </w:r>
            <w:r w:rsidRPr="0A87857F">
              <w:rPr>
                <w:rFonts w:ascii="Times New Roman" w:hAnsi="Times New Roman"/>
                <w:sz w:val="22"/>
                <w:szCs w:val="22"/>
                <w:lang w:val="en-SG"/>
              </w:rPr>
              <w:t> </w:t>
            </w:r>
          </w:p>
        </w:tc>
      </w:tr>
    </w:tbl>
    <w:p w14:paraId="44EBDB86" w14:textId="394AB838" w:rsidR="008715EF" w:rsidRDefault="008715EF">
      <w:r>
        <w:br w:type="page"/>
      </w:r>
    </w:p>
    <w:p w14:paraId="2D1F7006" w14:textId="323FC88E"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5DEA573C"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70D08F5" w14:textId="31168DE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01B2128" w14:textId="24C3F9C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4.1</w:t>
            </w:r>
          </w:p>
        </w:tc>
      </w:tr>
      <w:tr w:rsidR="0A87857F" w14:paraId="54ED6A60"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CB89E45" w14:textId="21E2FBE5"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DB75E14" w14:textId="244588D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AddShop</w:t>
            </w:r>
          </w:p>
        </w:tc>
      </w:tr>
      <w:tr w:rsidR="0A87857F" w14:paraId="4C5EFC8B"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6E05DF8D" w14:textId="50AB6C70"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BE68B31" w14:textId="116A2FC8"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29E45819" w14:textId="60F3DAF3"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5A7FB003" w14:textId="7CB3EF26"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081B3C22"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CD517AE" w14:textId="09EB0D4A"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2FCA6EB" w14:textId="557B74E1"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921BE29" w14:textId="6AFCE528"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2E983C11" w14:textId="57C103E5"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5E17657F" w14:textId="4D0F9E6A"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205AE33A"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AA23C57" w14:textId="0DE07FB2"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4549F0E" w14:textId="1D921672"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Shop</w:t>
            </w:r>
          </w:p>
        </w:tc>
      </w:tr>
      <w:tr w:rsidR="0A87857F" w14:paraId="5088817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12930A0" w14:textId="1BA5264C"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F385305" w14:textId="5D30B7DC"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for a shop user to register their shop details in the system, enabling their shop to be visible for service selection by other users.</w:t>
            </w:r>
          </w:p>
        </w:tc>
      </w:tr>
      <w:tr w:rsidR="0A87857F" w14:paraId="7A42A01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E487187" w14:textId="690116A9"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95E0F75" w14:textId="30EA282B" w:rsidR="0A87857F" w:rsidRDefault="0A87857F" w:rsidP="00826867">
            <w:pPr>
              <w:pStyle w:val="ListParagraph"/>
              <w:numPr>
                <w:ilvl w:val="0"/>
                <w:numId w:val="43"/>
              </w:numPr>
              <w:rPr>
                <w:rFonts w:ascii="Times New Roman" w:hAnsi="Times New Roman"/>
                <w:sz w:val="22"/>
                <w:szCs w:val="22"/>
              </w:rPr>
            </w:pPr>
            <w:r w:rsidRPr="0A87857F">
              <w:rPr>
                <w:rFonts w:ascii="Times New Roman" w:hAnsi="Times New Roman"/>
                <w:sz w:val="22"/>
                <w:szCs w:val="22"/>
              </w:rPr>
              <w:t>The user must be logged in as a shop user.</w:t>
            </w:r>
          </w:p>
          <w:p w14:paraId="5896C95F" w14:textId="4702D7FB" w:rsidR="0A87857F" w:rsidRDefault="0A87857F" w:rsidP="00826867">
            <w:pPr>
              <w:pStyle w:val="ListParagraph"/>
              <w:numPr>
                <w:ilvl w:val="0"/>
                <w:numId w:val="43"/>
              </w:numPr>
              <w:rPr>
                <w:rFonts w:ascii="Times New Roman" w:hAnsi="Times New Roman"/>
                <w:sz w:val="22"/>
                <w:szCs w:val="22"/>
              </w:rPr>
            </w:pPr>
            <w:r w:rsidRPr="0A87857F">
              <w:rPr>
                <w:rFonts w:ascii="Times New Roman" w:hAnsi="Times New Roman"/>
                <w:sz w:val="22"/>
                <w:szCs w:val="22"/>
              </w:rPr>
              <w:t>The user must provide valid shop details.</w:t>
            </w:r>
          </w:p>
        </w:tc>
      </w:tr>
      <w:tr w:rsidR="0A87857F" w14:paraId="529535F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F1647B8" w14:textId="6C5C2F07"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8D6D2F8" w14:textId="5EF092CB" w:rsidR="0A87857F" w:rsidRDefault="0A87857F" w:rsidP="0A87857F">
            <w:pPr>
              <w:rPr>
                <w:rFonts w:ascii="Times New Roman" w:hAnsi="Times New Roman"/>
                <w:sz w:val="22"/>
                <w:szCs w:val="22"/>
              </w:rPr>
            </w:pPr>
            <w:r w:rsidRPr="0A87857F">
              <w:rPr>
                <w:rFonts w:ascii="Times New Roman" w:hAnsi="Times New Roman"/>
                <w:sz w:val="22"/>
                <w:szCs w:val="22"/>
              </w:rPr>
              <w:t>If successful, the shop is added or updated in the system and becomes visible to users.</w:t>
            </w:r>
          </w:p>
        </w:tc>
      </w:tr>
      <w:tr w:rsidR="0A87857F" w14:paraId="02405A5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8866FA3" w14:textId="098E1402"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7EDFEC8" w14:textId="40908005"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7323A54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96F8FA0" w14:textId="17E751B9"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B250F3B" w14:textId="7ADD945D" w:rsidR="0A87857F" w:rsidRDefault="0A87857F" w:rsidP="0A87857F">
            <w:pPr>
              <w:rPr>
                <w:rFonts w:ascii="Times New Roman" w:hAnsi="Times New Roman"/>
                <w:sz w:val="22"/>
                <w:szCs w:val="22"/>
              </w:rPr>
            </w:pPr>
            <w:r w:rsidRPr="0A87857F">
              <w:rPr>
                <w:rFonts w:ascii="Times New Roman" w:hAnsi="Times New Roman"/>
                <w:sz w:val="22"/>
                <w:szCs w:val="22"/>
              </w:rPr>
              <w:t>Occasionally, when shop details are added.</w:t>
            </w:r>
          </w:p>
        </w:tc>
      </w:tr>
      <w:tr w:rsidR="0A87857F" w14:paraId="240C05A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2B5EF69" w14:textId="58AC0C5D"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CCAC59C" w14:textId="764C969E"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The shop user provides the shop details through the ShopUI.</w:t>
            </w:r>
          </w:p>
          <w:p w14:paraId="48A69715" w14:textId="040403F0"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ShopController adds a new record in ShopTable.</w:t>
            </w:r>
          </w:p>
          <w:p w14:paraId="6872B597" w14:textId="094BD9BD"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If the shop already exists, ShopController updates the existing record.</w:t>
            </w:r>
          </w:p>
          <w:p w14:paraId="1EBBAFE5" w14:textId="48C690C6"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ShopUI displays a success or error message to the user.</w:t>
            </w:r>
          </w:p>
        </w:tc>
      </w:tr>
      <w:tr w:rsidR="0A87857F" w14:paraId="045B97A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2B70E31" w14:textId="1A05DBEF"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EE16948" w14:textId="612ACBEA" w:rsidR="0A87857F" w:rsidRDefault="0A87857F" w:rsidP="0A87857F">
            <w:pPr>
              <w:rPr>
                <w:rFonts w:ascii="Times New Roman" w:hAnsi="Times New Roman"/>
                <w:sz w:val="22"/>
                <w:szCs w:val="22"/>
              </w:rPr>
            </w:pPr>
            <w:r w:rsidRPr="0A87857F">
              <w:rPr>
                <w:rFonts w:ascii="Times New Roman" w:hAnsi="Times New Roman"/>
                <w:sz w:val="22"/>
                <w:szCs w:val="22"/>
              </w:rPr>
              <w:t>If a database error occurs, the system notifies the user and suggests retrying later.</w:t>
            </w:r>
          </w:p>
        </w:tc>
      </w:tr>
      <w:tr w:rsidR="0A87857F" w14:paraId="755547A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1DBA825" w14:textId="2B10798B"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73380F9" w14:textId="6290BAB8"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35A17C8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29A5116" w14:textId="73F33AD5"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1929BBC" w14:textId="381F35F3" w:rsidR="0A87857F" w:rsidRDefault="0A87857F" w:rsidP="0A87857F">
            <w:pPr>
              <w:rPr>
                <w:rFonts w:ascii="Times New Roman" w:hAnsi="Times New Roman"/>
                <w:sz w:val="22"/>
                <w:szCs w:val="22"/>
              </w:rPr>
            </w:pPr>
            <w:r w:rsidRPr="0A87857F">
              <w:rPr>
                <w:rFonts w:ascii="Times New Roman" w:hAnsi="Times New Roman"/>
                <w:sz w:val="22"/>
                <w:szCs w:val="22"/>
              </w:rPr>
              <w:t>Validation of shop details in ShopUI.</w:t>
            </w:r>
          </w:p>
        </w:tc>
      </w:tr>
      <w:tr w:rsidR="0A87857F" w14:paraId="6C2FB05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D442158" w14:textId="32CBC99C"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11D6855" w14:textId="3AA14257"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1230A3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3BA1B2A" w14:textId="72D78D5D"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EC740BA" w14:textId="28513181" w:rsidR="0A87857F" w:rsidRDefault="0A87857F" w:rsidP="0A87857F">
            <w:pPr>
              <w:rPr>
                <w:rFonts w:ascii="Times New Roman" w:hAnsi="Times New Roman"/>
                <w:sz w:val="22"/>
                <w:szCs w:val="22"/>
              </w:rPr>
            </w:pPr>
            <w:r w:rsidRPr="0A87857F">
              <w:rPr>
                <w:rFonts w:ascii="Times New Roman" w:hAnsi="Times New Roman"/>
                <w:sz w:val="22"/>
                <w:szCs w:val="22"/>
              </w:rPr>
              <w:t>The user has a shop account.</w:t>
            </w:r>
          </w:p>
        </w:tc>
      </w:tr>
      <w:tr w:rsidR="0A87857F" w14:paraId="3707D334"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6B5D64AE" w14:textId="64673C1F"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5E4C8B77" w14:textId="3A4C2094" w:rsidR="0A87857F" w:rsidRDefault="0A87857F" w:rsidP="0A87857F">
            <w:pPr>
              <w:rPr>
                <w:rFonts w:ascii="Times New Roman" w:hAnsi="Times New Roman"/>
                <w:sz w:val="22"/>
                <w:szCs w:val="22"/>
              </w:rPr>
            </w:pPr>
            <w:r w:rsidRPr="0A87857F">
              <w:rPr>
                <w:rFonts w:ascii="Times New Roman" w:hAnsi="Times New Roman"/>
                <w:sz w:val="22"/>
                <w:szCs w:val="22"/>
              </w:rPr>
              <w:t>Ensure unique identification for each shop entry to prevent duplication.</w:t>
            </w:r>
          </w:p>
        </w:tc>
      </w:tr>
    </w:tbl>
    <w:p w14:paraId="233E5212" w14:textId="4F11FD72" w:rsidR="008715EF" w:rsidRDefault="008715EF">
      <w:r>
        <w:br w:type="page"/>
      </w:r>
    </w:p>
    <w:p w14:paraId="2414213F" w14:textId="00A0559E"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6FA7A644"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F75F9FC" w14:textId="14F4266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632D896" w14:textId="63B21A2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4.2</w:t>
            </w:r>
          </w:p>
        </w:tc>
      </w:tr>
      <w:tr w:rsidR="0A87857F" w14:paraId="2229C0BD"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508DD1C" w14:textId="75E438E1"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47C5BD8" w14:textId="3DEF56B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EditShop</w:t>
            </w:r>
          </w:p>
        </w:tc>
      </w:tr>
      <w:tr w:rsidR="0A87857F" w14:paraId="625F9A5F"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6A958604" w14:textId="6FFEF8FC"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077A7F7C" w14:textId="52EB49E6"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D02AC9A" w14:textId="4258B374"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71442C43" w14:textId="333E7634"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0470E089"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5907895E" w14:textId="14CF5D1A"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81E1061" w14:textId="3662529E"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B317E97" w14:textId="606794C7"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03351E4F" w14:textId="7887525F"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77B96C35" w14:textId="247CADBA"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6C18F21B"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8F00716" w14:textId="4D5D1BE7"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871A263" w14:textId="75FE0759"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Shop</w:t>
            </w:r>
          </w:p>
        </w:tc>
      </w:tr>
      <w:tr w:rsidR="0A87857F" w14:paraId="04AE699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EB99EC4" w14:textId="64443A35"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33A1CF3" w14:textId="66DA0CA5"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for a shop user to update their shop details in the system.</w:t>
            </w:r>
          </w:p>
        </w:tc>
      </w:tr>
      <w:tr w:rsidR="0A87857F" w14:paraId="634F991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4CADBA0" w14:textId="53A5D3F4"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6AFEC69" w14:textId="150C70CF"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The user must be logged in as a shop user.</w:t>
            </w:r>
          </w:p>
          <w:p w14:paraId="652A149A" w14:textId="3D4CD02F" w:rsidR="0A87857F" w:rsidRDefault="0A87857F" w:rsidP="00826867">
            <w:pPr>
              <w:pStyle w:val="ListParagraph"/>
              <w:numPr>
                <w:ilvl w:val="0"/>
                <w:numId w:val="42"/>
              </w:numPr>
              <w:rPr>
                <w:rFonts w:ascii="Times New Roman" w:hAnsi="Times New Roman"/>
                <w:sz w:val="22"/>
                <w:szCs w:val="22"/>
              </w:rPr>
            </w:pPr>
            <w:r w:rsidRPr="0A87857F">
              <w:rPr>
                <w:rFonts w:ascii="Times New Roman" w:hAnsi="Times New Roman"/>
                <w:sz w:val="22"/>
                <w:szCs w:val="22"/>
              </w:rPr>
              <w:t>The shop must already exist in the system.</w:t>
            </w:r>
          </w:p>
        </w:tc>
      </w:tr>
      <w:tr w:rsidR="0A87857F" w14:paraId="61B4ED0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5E930B4" w14:textId="7E3030C1"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0EBCD32" w14:textId="44D73EA4" w:rsidR="0A87857F" w:rsidRDefault="0A87857F" w:rsidP="0A87857F">
            <w:pPr>
              <w:rPr>
                <w:rFonts w:ascii="Times New Roman" w:hAnsi="Times New Roman"/>
                <w:sz w:val="22"/>
                <w:szCs w:val="22"/>
              </w:rPr>
            </w:pPr>
            <w:r w:rsidRPr="0A87857F">
              <w:rPr>
                <w:rFonts w:ascii="Times New Roman" w:hAnsi="Times New Roman"/>
                <w:sz w:val="22"/>
                <w:szCs w:val="22"/>
              </w:rPr>
              <w:t>If successful, the shop details are updated in the system.</w:t>
            </w:r>
          </w:p>
        </w:tc>
      </w:tr>
      <w:tr w:rsidR="0A87857F" w14:paraId="6E7FCFD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2B35198" w14:textId="6862422C"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AEBF6AD" w14:textId="79FE5CD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74F922F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1985470" w14:textId="6722D595"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E0E1080" w14:textId="5038C3E7" w:rsidR="0A87857F" w:rsidRDefault="0A87857F" w:rsidP="0A87857F">
            <w:pPr>
              <w:rPr>
                <w:rFonts w:ascii="Times New Roman" w:hAnsi="Times New Roman"/>
                <w:sz w:val="22"/>
                <w:szCs w:val="22"/>
              </w:rPr>
            </w:pPr>
            <w:r w:rsidRPr="0A87857F">
              <w:rPr>
                <w:rFonts w:ascii="Times New Roman" w:hAnsi="Times New Roman"/>
                <w:sz w:val="22"/>
                <w:szCs w:val="22"/>
              </w:rPr>
              <w:t>Occasionally, when shop details need to be updated.</w:t>
            </w:r>
          </w:p>
        </w:tc>
      </w:tr>
      <w:tr w:rsidR="0A87857F" w14:paraId="1436251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A4C8654" w14:textId="281378B8"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BF24C7A" w14:textId="72EDECC3" w:rsidR="0A87857F" w:rsidRDefault="0A87857F" w:rsidP="00826867">
            <w:pPr>
              <w:pStyle w:val="ListParagraph"/>
              <w:numPr>
                <w:ilvl w:val="0"/>
                <w:numId w:val="41"/>
              </w:numPr>
              <w:rPr>
                <w:rFonts w:ascii="Times New Roman" w:hAnsi="Times New Roman"/>
                <w:sz w:val="22"/>
                <w:szCs w:val="22"/>
              </w:rPr>
            </w:pPr>
            <w:r w:rsidRPr="0A87857F">
              <w:rPr>
                <w:rFonts w:ascii="Times New Roman" w:hAnsi="Times New Roman"/>
                <w:sz w:val="22"/>
                <w:szCs w:val="22"/>
              </w:rPr>
              <w:t>The shop user provides updated shop details through the ShopUI.</w:t>
            </w:r>
          </w:p>
          <w:p w14:paraId="31DA1247" w14:textId="2C2399A7" w:rsidR="0A87857F" w:rsidRDefault="0A87857F" w:rsidP="00826867">
            <w:pPr>
              <w:pStyle w:val="ListParagraph"/>
              <w:numPr>
                <w:ilvl w:val="0"/>
                <w:numId w:val="41"/>
              </w:numPr>
              <w:rPr>
                <w:rFonts w:ascii="Times New Roman" w:hAnsi="Times New Roman"/>
                <w:sz w:val="22"/>
                <w:szCs w:val="22"/>
              </w:rPr>
            </w:pPr>
            <w:r w:rsidRPr="0A87857F">
              <w:rPr>
                <w:rFonts w:ascii="Times New Roman" w:hAnsi="Times New Roman"/>
                <w:sz w:val="22"/>
                <w:szCs w:val="22"/>
              </w:rPr>
              <w:t>ShopController updates the existing record in ShopTable.</w:t>
            </w:r>
          </w:p>
          <w:p w14:paraId="0EBE926B" w14:textId="4B2E3B5E" w:rsidR="0A87857F" w:rsidRDefault="0A87857F" w:rsidP="00826867">
            <w:pPr>
              <w:pStyle w:val="ListParagraph"/>
              <w:numPr>
                <w:ilvl w:val="0"/>
                <w:numId w:val="41"/>
              </w:numPr>
              <w:rPr>
                <w:rFonts w:ascii="Times New Roman" w:hAnsi="Times New Roman"/>
                <w:sz w:val="22"/>
                <w:szCs w:val="22"/>
              </w:rPr>
            </w:pPr>
            <w:r w:rsidRPr="0A87857F">
              <w:rPr>
                <w:rFonts w:ascii="Times New Roman" w:hAnsi="Times New Roman"/>
                <w:sz w:val="22"/>
                <w:szCs w:val="22"/>
              </w:rPr>
              <w:t>ShopUI displays a success or error message to the user.</w:t>
            </w:r>
          </w:p>
        </w:tc>
      </w:tr>
      <w:tr w:rsidR="0A87857F" w14:paraId="1F6DB40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807E1F1" w14:textId="64DE27DB"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0BE908A" w14:textId="177A1F69" w:rsidR="0A87857F" w:rsidRDefault="0A87857F" w:rsidP="0A87857F">
            <w:pPr>
              <w:rPr>
                <w:rFonts w:ascii="Times New Roman" w:hAnsi="Times New Roman"/>
                <w:sz w:val="22"/>
                <w:szCs w:val="22"/>
              </w:rPr>
            </w:pPr>
            <w:r w:rsidRPr="0A87857F">
              <w:rPr>
                <w:rFonts w:ascii="Times New Roman" w:hAnsi="Times New Roman"/>
                <w:sz w:val="22"/>
                <w:szCs w:val="22"/>
              </w:rPr>
              <w:t>If a database error occurs, the system notifies the user and suggests retrying later.</w:t>
            </w:r>
          </w:p>
        </w:tc>
      </w:tr>
      <w:tr w:rsidR="0A87857F" w14:paraId="1B37962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B3B5C21" w14:textId="4B82EC18"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6D320B9" w14:textId="2530C085"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1B09C93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B9D8DEB" w14:textId="111844E0"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6E3C6BC" w14:textId="1A724BE8" w:rsidR="0A87857F" w:rsidRDefault="0A87857F" w:rsidP="0A87857F">
            <w:pPr>
              <w:rPr>
                <w:rFonts w:ascii="Times New Roman" w:hAnsi="Times New Roman"/>
                <w:sz w:val="22"/>
                <w:szCs w:val="22"/>
              </w:rPr>
            </w:pPr>
            <w:r w:rsidRPr="0A87857F">
              <w:rPr>
                <w:rFonts w:ascii="Times New Roman" w:hAnsi="Times New Roman"/>
                <w:sz w:val="22"/>
                <w:szCs w:val="22"/>
              </w:rPr>
              <w:t>Validation of updated shop details in ShopUI.</w:t>
            </w:r>
          </w:p>
        </w:tc>
      </w:tr>
      <w:tr w:rsidR="0A87857F" w14:paraId="335CAC6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0BA5872" w14:textId="008AAE3B"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9223798" w14:textId="2C31253A"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55386D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FFBF3A9" w14:textId="461845E9"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1320CFC" w14:textId="54A11B8E" w:rsidR="0A87857F" w:rsidRDefault="0A87857F" w:rsidP="0A87857F">
            <w:pPr>
              <w:rPr>
                <w:rFonts w:ascii="Times New Roman" w:hAnsi="Times New Roman"/>
                <w:sz w:val="22"/>
                <w:szCs w:val="22"/>
              </w:rPr>
            </w:pPr>
            <w:r w:rsidRPr="0A87857F">
              <w:rPr>
                <w:rFonts w:ascii="Times New Roman" w:hAnsi="Times New Roman"/>
                <w:sz w:val="22"/>
                <w:szCs w:val="22"/>
              </w:rPr>
              <w:t>The user has valid credentials to update the shop details.</w:t>
            </w:r>
          </w:p>
        </w:tc>
      </w:tr>
      <w:tr w:rsidR="0A87857F" w14:paraId="6E89AF31"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10641419" w14:textId="18EBE6A1"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0263A9ED" w14:textId="6DA563A2" w:rsidR="0A87857F" w:rsidRDefault="0A87857F" w:rsidP="0A87857F">
            <w:pPr>
              <w:rPr>
                <w:rFonts w:ascii="Times New Roman" w:hAnsi="Times New Roman"/>
                <w:sz w:val="22"/>
                <w:szCs w:val="22"/>
              </w:rPr>
            </w:pPr>
            <w:r w:rsidRPr="0A87857F">
              <w:rPr>
                <w:rFonts w:ascii="Times New Roman" w:hAnsi="Times New Roman"/>
                <w:sz w:val="22"/>
                <w:szCs w:val="22"/>
              </w:rPr>
              <w:t>Ensure that the updates do not conflict with other data in the system.</w:t>
            </w:r>
          </w:p>
        </w:tc>
      </w:tr>
    </w:tbl>
    <w:p w14:paraId="228CA514" w14:textId="60D44196" w:rsidR="39506C57" w:rsidRDefault="39506C57">
      <w:r>
        <w:br w:type="page"/>
      </w:r>
    </w:p>
    <w:p w14:paraId="48DCB141" w14:textId="057BD931"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5DFB7165"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E877726" w14:textId="6C87665B"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FC1409F" w14:textId="6C7576E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4.3</w:t>
            </w:r>
          </w:p>
        </w:tc>
      </w:tr>
      <w:tr w:rsidR="0A87857F" w14:paraId="52A7FF8E"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F4E2A21" w14:textId="55F6D33A"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EF7382B" w14:textId="16F16F8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RemoveShop</w:t>
            </w:r>
          </w:p>
        </w:tc>
      </w:tr>
      <w:tr w:rsidR="0A87857F" w14:paraId="6E52A4C2"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4CB92091" w14:textId="298E0EB1"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4A20FD4" w14:textId="7E614480"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38E298CF" w14:textId="482F3E4A"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4E3E0ACB" w14:textId="4899A6AC"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6C21F8A1"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5189426" w14:textId="7FFE9B55"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552BE77" w14:textId="3C77ADD2"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6BABA10" w14:textId="3790362F"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0B3110B0" w14:textId="0CE20E78"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3DDF2749" w14:textId="27624D55"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5B3FE91D"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DA19277" w14:textId="25C47E0B"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849D8F1" w14:textId="13586ED2"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Shop</w:t>
            </w:r>
          </w:p>
        </w:tc>
      </w:tr>
      <w:tr w:rsidR="0A87857F" w14:paraId="08C85EE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685449C" w14:textId="68A3E64F"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864AB64" w14:textId="7FC16049"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for a shop user to remove their shop and all associated data, such as forums and comments, from the system.</w:t>
            </w:r>
          </w:p>
        </w:tc>
      </w:tr>
      <w:tr w:rsidR="0A87857F" w14:paraId="321E86C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B13DA9D" w14:textId="3EE37A3A"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CC6922D" w14:textId="2509A9F0" w:rsidR="0A87857F" w:rsidRDefault="0A87857F" w:rsidP="00826867">
            <w:pPr>
              <w:pStyle w:val="ListParagraph"/>
              <w:numPr>
                <w:ilvl w:val="0"/>
                <w:numId w:val="40"/>
              </w:numPr>
              <w:rPr>
                <w:rFonts w:ascii="Times New Roman" w:hAnsi="Times New Roman"/>
                <w:sz w:val="22"/>
                <w:szCs w:val="22"/>
              </w:rPr>
            </w:pPr>
            <w:r w:rsidRPr="0A87857F">
              <w:rPr>
                <w:rFonts w:ascii="Times New Roman" w:hAnsi="Times New Roman"/>
                <w:sz w:val="22"/>
                <w:szCs w:val="22"/>
              </w:rPr>
              <w:t>The user must be logged in as a shop user.</w:t>
            </w:r>
          </w:p>
          <w:p w14:paraId="51963375" w14:textId="7E072342" w:rsidR="0A87857F" w:rsidRDefault="0A87857F" w:rsidP="00826867">
            <w:pPr>
              <w:pStyle w:val="ListParagraph"/>
              <w:numPr>
                <w:ilvl w:val="0"/>
                <w:numId w:val="40"/>
              </w:numPr>
              <w:rPr>
                <w:rFonts w:ascii="Times New Roman" w:hAnsi="Times New Roman"/>
                <w:sz w:val="22"/>
                <w:szCs w:val="22"/>
              </w:rPr>
            </w:pPr>
            <w:r w:rsidRPr="0A87857F">
              <w:rPr>
                <w:rFonts w:ascii="Times New Roman" w:hAnsi="Times New Roman"/>
                <w:sz w:val="22"/>
                <w:szCs w:val="22"/>
              </w:rPr>
              <w:t>The shop must exist in the system.</w:t>
            </w:r>
          </w:p>
        </w:tc>
      </w:tr>
      <w:tr w:rsidR="0A87857F" w14:paraId="78D85A8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7225014" w14:textId="55185E22"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B667636" w14:textId="485CBFE0" w:rsidR="0A87857F" w:rsidRDefault="0A87857F" w:rsidP="0A87857F">
            <w:pPr>
              <w:rPr>
                <w:rFonts w:ascii="Times New Roman" w:hAnsi="Times New Roman"/>
                <w:sz w:val="22"/>
                <w:szCs w:val="22"/>
              </w:rPr>
            </w:pPr>
            <w:r w:rsidRPr="0A87857F">
              <w:rPr>
                <w:rFonts w:ascii="Times New Roman" w:hAnsi="Times New Roman"/>
                <w:sz w:val="22"/>
                <w:szCs w:val="22"/>
              </w:rPr>
              <w:t>If successful, the shop and all its associated data are deleted from the system.</w:t>
            </w:r>
          </w:p>
        </w:tc>
      </w:tr>
      <w:tr w:rsidR="0A87857F" w14:paraId="2CB73BC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AD09647" w14:textId="7DA87B3F"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0ABED5F" w14:textId="13A0D48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43F00C2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ED05220" w14:textId="17CC2FD5"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1F14841" w14:textId="067CD2BE" w:rsidR="0A87857F" w:rsidRDefault="0A87857F" w:rsidP="0A87857F">
            <w:pPr>
              <w:rPr>
                <w:rFonts w:ascii="Times New Roman" w:hAnsi="Times New Roman"/>
                <w:sz w:val="22"/>
                <w:szCs w:val="22"/>
              </w:rPr>
            </w:pPr>
            <w:r w:rsidRPr="0A87857F">
              <w:rPr>
                <w:rFonts w:ascii="Times New Roman" w:hAnsi="Times New Roman"/>
                <w:sz w:val="22"/>
                <w:szCs w:val="22"/>
              </w:rPr>
              <w:t>Rare, used only when a shop needs to be permanently removed.</w:t>
            </w:r>
          </w:p>
        </w:tc>
      </w:tr>
      <w:tr w:rsidR="0A87857F" w14:paraId="4757505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C8BA0DC" w14:textId="53B67F3D"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0C18774" w14:textId="57F4042B" w:rsidR="0A87857F" w:rsidRDefault="0A87857F" w:rsidP="00826867">
            <w:pPr>
              <w:pStyle w:val="ListParagraph"/>
              <w:numPr>
                <w:ilvl w:val="0"/>
                <w:numId w:val="39"/>
              </w:numPr>
              <w:rPr>
                <w:rFonts w:ascii="Times New Roman" w:hAnsi="Times New Roman"/>
                <w:sz w:val="22"/>
                <w:szCs w:val="22"/>
              </w:rPr>
            </w:pPr>
            <w:r w:rsidRPr="0A87857F">
              <w:rPr>
                <w:rFonts w:ascii="Times New Roman" w:hAnsi="Times New Roman"/>
                <w:sz w:val="22"/>
                <w:szCs w:val="22"/>
              </w:rPr>
              <w:t>The shop user initiates the removal process by clicking the "Remove Shop" button in ForumUI.</w:t>
            </w:r>
          </w:p>
          <w:p w14:paraId="72DFF19C" w14:textId="6D517E17" w:rsidR="0A87857F" w:rsidRDefault="0A87857F" w:rsidP="00826867">
            <w:pPr>
              <w:pStyle w:val="ListParagraph"/>
              <w:numPr>
                <w:ilvl w:val="0"/>
                <w:numId w:val="38"/>
              </w:numPr>
              <w:rPr>
                <w:rFonts w:ascii="Times New Roman" w:hAnsi="Times New Roman"/>
                <w:sz w:val="22"/>
                <w:szCs w:val="22"/>
              </w:rPr>
            </w:pPr>
            <w:r w:rsidRPr="0A87857F">
              <w:rPr>
                <w:rFonts w:ascii="Times New Roman" w:hAnsi="Times New Roman"/>
                <w:sz w:val="22"/>
                <w:szCs w:val="22"/>
              </w:rPr>
              <w:t>Deletes all comments associated with the forums.</w:t>
            </w:r>
          </w:p>
          <w:p w14:paraId="44BE89D9" w14:textId="287ED08C" w:rsidR="0A87857F" w:rsidRDefault="0A87857F" w:rsidP="00826867">
            <w:pPr>
              <w:pStyle w:val="ListParagraph"/>
              <w:numPr>
                <w:ilvl w:val="0"/>
                <w:numId w:val="38"/>
              </w:numPr>
              <w:rPr>
                <w:rFonts w:ascii="Times New Roman" w:hAnsi="Times New Roman"/>
                <w:sz w:val="22"/>
                <w:szCs w:val="22"/>
              </w:rPr>
            </w:pPr>
            <w:r w:rsidRPr="0A87857F">
              <w:rPr>
                <w:rFonts w:ascii="Times New Roman" w:hAnsi="Times New Roman"/>
                <w:sz w:val="22"/>
                <w:szCs w:val="22"/>
              </w:rPr>
              <w:t>Deletes the forums.</w:t>
            </w:r>
          </w:p>
          <w:p w14:paraId="177E321E" w14:textId="1F3BF842" w:rsidR="0A87857F" w:rsidRDefault="0A87857F" w:rsidP="00826867">
            <w:pPr>
              <w:pStyle w:val="ListParagraph"/>
              <w:numPr>
                <w:ilvl w:val="0"/>
                <w:numId w:val="38"/>
              </w:numPr>
              <w:rPr>
                <w:rFonts w:ascii="Times New Roman" w:hAnsi="Times New Roman"/>
                <w:sz w:val="22"/>
                <w:szCs w:val="22"/>
              </w:rPr>
            </w:pPr>
            <w:r w:rsidRPr="0A87857F">
              <w:rPr>
                <w:rFonts w:ascii="Times New Roman" w:hAnsi="Times New Roman"/>
                <w:sz w:val="22"/>
                <w:szCs w:val="22"/>
              </w:rPr>
              <w:t>Deletes the shop record.</w:t>
            </w:r>
          </w:p>
          <w:p w14:paraId="7E3D5C84" w14:textId="6C278A24" w:rsidR="0A87857F" w:rsidRDefault="0A87857F" w:rsidP="00826867">
            <w:pPr>
              <w:pStyle w:val="ListParagraph"/>
              <w:numPr>
                <w:ilvl w:val="0"/>
                <w:numId w:val="38"/>
              </w:numPr>
              <w:rPr>
                <w:rFonts w:ascii="Times New Roman" w:hAnsi="Times New Roman"/>
                <w:sz w:val="22"/>
                <w:szCs w:val="22"/>
              </w:rPr>
            </w:pPr>
            <w:r w:rsidRPr="0A87857F">
              <w:rPr>
                <w:rFonts w:ascii="Times New Roman" w:hAnsi="Times New Roman"/>
                <w:sz w:val="22"/>
                <w:szCs w:val="22"/>
              </w:rPr>
              <w:t>ForumUI displays a success message to the user if the deletion was successful.</w:t>
            </w:r>
          </w:p>
        </w:tc>
      </w:tr>
      <w:tr w:rsidR="0A87857F" w14:paraId="1E6F4C3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CE119AD" w14:textId="291A21B8"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0135963" w14:textId="729C743E" w:rsidR="0A87857F" w:rsidRDefault="0A87857F" w:rsidP="0A87857F">
            <w:pPr>
              <w:rPr>
                <w:rFonts w:ascii="Times New Roman" w:hAnsi="Times New Roman"/>
                <w:sz w:val="22"/>
                <w:szCs w:val="22"/>
              </w:rPr>
            </w:pPr>
            <w:r w:rsidRPr="0A87857F">
              <w:rPr>
                <w:rFonts w:ascii="Times New Roman" w:hAnsi="Times New Roman"/>
                <w:sz w:val="22"/>
                <w:szCs w:val="22"/>
              </w:rPr>
              <w:t>If there is a database or system error, the system notifies the user and suggests retrying later.</w:t>
            </w:r>
          </w:p>
        </w:tc>
      </w:tr>
      <w:tr w:rsidR="0A87857F" w14:paraId="272704F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541275F" w14:textId="1E7A3DF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6C836EF" w14:textId="660942A3"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8664BE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4D709BB" w14:textId="0C8258E0"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417DC5F" w14:textId="4161BB80" w:rsidR="0A87857F" w:rsidRDefault="0A87857F" w:rsidP="0A87857F">
            <w:pPr>
              <w:rPr>
                <w:rFonts w:ascii="Times New Roman" w:hAnsi="Times New Roman"/>
                <w:sz w:val="22"/>
                <w:szCs w:val="22"/>
              </w:rPr>
            </w:pPr>
            <w:r w:rsidRPr="0A87857F">
              <w:rPr>
                <w:rFonts w:ascii="Times New Roman" w:hAnsi="Times New Roman"/>
                <w:sz w:val="22"/>
                <w:szCs w:val="22"/>
              </w:rPr>
              <w:t>Validation of the shop's existence in database</w:t>
            </w:r>
          </w:p>
        </w:tc>
      </w:tr>
      <w:tr w:rsidR="0A87857F" w14:paraId="221249A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0A26EFA" w14:textId="21CA37A3"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6489BB4" w14:textId="660F1152" w:rsidR="0A87857F" w:rsidRDefault="0A87857F" w:rsidP="0A87857F">
            <w:pPr>
              <w:rPr>
                <w:rFonts w:ascii="Times New Roman" w:hAnsi="Times New Roman"/>
                <w:sz w:val="22"/>
                <w:szCs w:val="22"/>
              </w:rPr>
            </w:pPr>
            <w:r w:rsidRPr="0A87857F">
              <w:rPr>
                <w:rFonts w:ascii="Times New Roman" w:hAnsi="Times New Roman"/>
                <w:sz w:val="22"/>
                <w:szCs w:val="22"/>
              </w:rPr>
              <w:t>Adequate permissions must be verified before deletion.</w:t>
            </w:r>
          </w:p>
        </w:tc>
      </w:tr>
      <w:tr w:rsidR="0A87857F" w14:paraId="66BD5F8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FA4AB83" w14:textId="0230DA38"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2D043D1" w14:textId="0261F833" w:rsidR="0A87857F" w:rsidRDefault="0A87857F" w:rsidP="0A87857F">
            <w:pPr>
              <w:rPr>
                <w:rFonts w:ascii="Times New Roman" w:hAnsi="Times New Roman"/>
                <w:sz w:val="22"/>
                <w:szCs w:val="22"/>
              </w:rPr>
            </w:pPr>
            <w:r w:rsidRPr="0A87857F">
              <w:rPr>
                <w:rFonts w:ascii="Times New Roman" w:hAnsi="Times New Roman"/>
                <w:sz w:val="22"/>
                <w:szCs w:val="22"/>
              </w:rPr>
              <w:t>The user is the owner of the shop they are attempting to delete.</w:t>
            </w:r>
          </w:p>
        </w:tc>
      </w:tr>
      <w:tr w:rsidR="0A87857F" w14:paraId="5215AE2D"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38C67F8F" w14:textId="70C51E26"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3BE62048" w14:textId="526E30D7" w:rsidR="0A87857F" w:rsidRDefault="0A87857F" w:rsidP="0A87857F">
            <w:pPr>
              <w:rPr>
                <w:rFonts w:ascii="Times New Roman" w:hAnsi="Times New Roman"/>
                <w:sz w:val="22"/>
                <w:szCs w:val="22"/>
              </w:rPr>
            </w:pPr>
            <w:r w:rsidRPr="0A87857F">
              <w:rPr>
                <w:rFonts w:ascii="Times New Roman" w:hAnsi="Times New Roman"/>
                <w:sz w:val="22"/>
                <w:szCs w:val="22"/>
              </w:rPr>
              <w:t>Ensure that associated data (forums and comments) is deleted in the correct order to maintain database integrity.</w:t>
            </w:r>
          </w:p>
        </w:tc>
      </w:tr>
    </w:tbl>
    <w:p w14:paraId="1056E6A6" w14:textId="476DE060" w:rsidR="39506C57" w:rsidRDefault="39506C57">
      <w:r>
        <w:br w:type="page"/>
      </w:r>
    </w:p>
    <w:p w14:paraId="1E050CF1" w14:textId="678D2ED1"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2E6225DB"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4CCD5AB" w14:textId="55D8BC60"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BBCFF2C" w14:textId="7960FBE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5.1</w:t>
            </w:r>
          </w:p>
        </w:tc>
      </w:tr>
      <w:tr w:rsidR="0A87857F" w14:paraId="58FC306E"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E0199CA" w14:textId="26FD47A0"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D571138" w14:textId="02D95EC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ViewForum</w:t>
            </w:r>
          </w:p>
        </w:tc>
      </w:tr>
      <w:tr w:rsidR="0A87857F" w14:paraId="057751E8"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459DFBE7" w14:textId="30BF6495"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8288F69" w14:textId="0B0C84A6"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9824ED8" w14:textId="591A889F"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3BE9F583" w14:textId="0F434F42"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011C42BA"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0D6A54EE" w14:textId="4F954B7C"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C5E986B" w14:textId="5FE97A72"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5112D93" w14:textId="655FF7FE"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6A01EEF8" w14:textId="76C93B11"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2B559757" w14:textId="03223CAD"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1127EB42"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5A95146" w14:textId="5440045A"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FBAD950" w14:textId="016DA0B9"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 Admin</w:t>
            </w:r>
          </w:p>
        </w:tc>
      </w:tr>
      <w:tr w:rsidR="0A87857F" w14:paraId="1A88131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4597C6A" w14:textId="137DCBC3"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0E38434" w14:textId="56908560"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viewing the forums associated with a specific shop.</w:t>
            </w:r>
          </w:p>
        </w:tc>
      </w:tr>
      <w:tr w:rsidR="0A87857F" w14:paraId="4EDA9E8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2470A06" w14:textId="3B46E179"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C6C737E" w14:textId="4633EF49" w:rsidR="0A87857F" w:rsidRDefault="0A87857F" w:rsidP="0A87857F">
            <w:pPr>
              <w:rPr>
                <w:rFonts w:ascii="Times New Roman" w:hAnsi="Times New Roman"/>
                <w:sz w:val="22"/>
                <w:szCs w:val="22"/>
              </w:rPr>
            </w:pPr>
            <w:r w:rsidRPr="0A87857F">
              <w:rPr>
                <w:rFonts w:ascii="Times New Roman" w:hAnsi="Times New Roman"/>
                <w:sz w:val="22"/>
                <w:szCs w:val="22"/>
              </w:rPr>
              <w:t>The user must be logged into the application.</w:t>
            </w:r>
            <w:r>
              <w:br/>
            </w:r>
            <w:r w:rsidRPr="0A87857F">
              <w:rPr>
                <w:rFonts w:ascii="Times New Roman" w:hAnsi="Times New Roman"/>
                <w:sz w:val="22"/>
                <w:szCs w:val="22"/>
              </w:rPr>
              <w:t>The shop must exist in the database.</w:t>
            </w:r>
          </w:p>
        </w:tc>
      </w:tr>
      <w:tr w:rsidR="0A87857F" w14:paraId="360512C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07A2263" w14:textId="483BC6D6"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930B3C9" w14:textId="11CC1891" w:rsidR="0A87857F" w:rsidRDefault="0A87857F" w:rsidP="0A87857F">
            <w:pPr>
              <w:rPr>
                <w:rFonts w:ascii="Times New Roman" w:hAnsi="Times New Roman"/>
                <w:sz w:val="22"/>
                <w:szCs w:val="22"/>
              </w:rPr>
            </w:pPr>
            <w:r w:rsidRPr="0A87857F">
              <w:rPr>
                <w:rFonts w:ascii="Times New Roman" w:hAnsi="Times New Roman"/>
                <w:sz w:val="22"/>
                <w:szCs w:val="22"/>
              </w:rPr>
              <w:t>The user successfully views the forum and its associated discussions.</w:t>
            </w:r>
          </w:p>
        </w:tc>
      </w:tr>
      <w:tr w:rsidR="0A87857F" w14:paraId="1A9A819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7AE83D4" w14:textId="30AD37B5"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5998078" w14:textId="063DACA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5A652DD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477C12E" w14:textId="454C22B2"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1733B4D" w14:textId="77A908C1" w:rsidR="0A87857F" w:rsidRDefault="0A87857F" w:rsidP="0A87857F">
            <w:pPr>
              <w:rPr>
                <w:rFonts w:ascii="Times New Roman" w:hAnsi="Times New Roman"/>
                <w:sz w:val="22"/>
                <w:szCs w:val="22"/>
              </w:rPr>
            </w:pPr>
            <w:r w:rsidRPr="0A87857F">
              <w:rPr>
                <w:rFonts w:ascii="Times New Roman" w:hAnsi="Times New Roman"/>
                <w:sz w:val="22"/>
                <w:szCs w:val="22"/>
              </w:rPr>
              <w:t>On-demand by the user.</w:t>
            </w:r>
          </w:p>
        </w:tc>
      </w:tr>
      <w:tr w:rsidR="0A87857F" w14:paraId="4EFE111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AB777BA" w14:textId="4A834011"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058668A" w14:textId="42BA9AC5" w:rsidR="0A87857F" w:rsidRDefault="0A87857F" w:rsidP="00826867">
            <w:pPr>
              <w:pStyle w:val="ListParagraph"/>
              <w:numPr>
                <w:ilvl w:val="0"/>
                <w:numId w:val="37"/>
              </w:numPr>
              <w:rPr>
                <w:rFonts w:ascii="Times New Roman" w:hAnsi="Times New Roman"/>
                <w:sz w:val="22"/>
                <w:szCs w:val="22"/>
              </w:rPr>
            </w:pPr>
            <w:r w:rsidRPr="0A87857F">
              <w:rPr>
                <w:rFonts w:ascii="Times New Roman" w:hAnsi="Times New Roman"/>
                <w:sz w:val="22"/>
                <w:szCs w:val="22"/>
              </w:rPr>
              <w:t>The user clicks the "Visit Forum" button from the MapUI.</w:t>
            </w:r>
          </w:p>
          <w:p w14:paraId="67F68157" w14:textId="09631EE3" w:rsidR="0A87857F" w:rsidRDefault="0A87857F" w:rsidP="00826867">
            <w:pPr>
              <w:pStyle w:val="ListParagraph"/>
              <w:numPr>
                <w:ilvl w:val="0"/>
                <w:numId w:val="37"/>
              </w:numPr>
              <w:rPr>
                <w:rFonts w:ascii="Times New Roman" w:hAnsi="Times New Roman"/>
                <w:sz w:val="22"/>
                <w:szCs w:val="22"/>
              </w:rPr>
            </w:pPr>
            <w:r w:rsidRPr="0A87857F">
              <w:rPr>
                <w:rFonts w:ascii="Times New Roman" w:hAnsi="Times New Roman"/>
                <w:sz w:val="22"/>
                <w:szCs w:val="22"/>
              </w:rPr>
              <w:t>MapUI sends a request to navigate to the forum page.</w:t>
            </w:r>
          </w:p>
          <w:p w14:paraId="3E415FB9" w14:textId="4567614A" w:rsidR="0A87857F" w:rsidRDefault="0A87857F" w:rsidP="00826867">
            <w:pPr>
              <w:pStyle w:val="ListParagraph"/>
              <w:numPr>
                <w:ilvl w:val="0"/>
                <w:numId w:val="37"/>
              </w:numPr>
              <w:rPr>
                <w:rFonts w:ascii="Times New Roman" w:hAnsi="Times New Roman"/>
                <w:sz w:val="22"/>
                <w:szCs w:val="22"/>
              </w:rPr>
            </w:pPr>
            <w:r w:rsidRPr="0A87857F">
              <w:rPr>
                <w:rFonts w:ascii="Times New Roman" w:hAnsi="Times New Roman"/>
                <w:sz w:val="22"/>
                <w:szCs w:val="22"/>
              </w:rPr>
              <w:t>The server responds with the forum data.</w:t>
            </w:r>
          </w:p>
          <w:p w14:paraId="289D8B71" w14:textId="48C1A4CD" w:rsidR="0A87857F" w:rsidRDefault="0A87857F" w:rsidP="00826867">
            <w:pPr>
              <w:pStyle w:val="ListParagraph"/>
              <w:numPr>
                <w:ilvl w:val="0"/>
                <w:numId w:val="37"/>
              </w:numPr>
              <w:rPr>
                <w:rFonts w:ascii="Times New Roman" w:hAnsi="Times New Roman"/>
                <w:sz w:val="22"/>
                <w:szCs w:val="22"/>
              </w:rPr>
            </w:pPr>
            <w:r w:rsidRPr="0A87857F">
              <w:rPr>
                <w:rFonts w:ascii="Times New Roman" w:hAnsi="Times New Roman"/>
                <w:sz w:val="22"/>
                <w:szCs w:val="22"/>
              </w:rPr>
              <w:t>ForumsUI renders the forum details and associated discussions for the user.</w:t>
            </w:r>
          </w:p>
        </w:tc>
      </w:tr>
      <w:tr w:rsidR="0A87857F" w14:paraId="7258AAC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2CD89A1" w14:textId="76D47B44"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E752AAC" w14:textId="7B81EE81"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542563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70CA150" w14:textId="1D954203"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9EB283C" w14:textId="5233E9B0" w:rsidR="0A87857F" w:rsidRDefault="0A87857F" w:rsidP="00826867">
            <w:pPr>
              <w:pStyle w:val="ListParagraph"/>
              <w:numPr>
                <w:ilvl w:val="0"/>
                <w:numId w:val="36"/>
              </w:numPr>
              <w:rPr>
                <w:rFonts w:ascii="Times New Roman" w:hAnsi="Times New Roman"/>
                <w:sz w:val="22"/>
                <w:szCs w:val="22"/>
              </w:rPr>
            </w:pPr>
            <w:r w:rsidRPr="0A87857F">
              <w:rPr>
                <w:rFonts w:ascii="Times New Roman" w:hAnsi="Times New Roman"/>
                <w:sz w:val="22"/>
                <w:szCs w:val="22"/>
              </w:rPr>
              <w:t>If there is a server error, the system displays a message indicating that the forums cannot be loaded.</w:t>
            </w:r>
          </w:p>
        </w:tc>
      </w:tr>
      <w:tr w:rsidR="0A87857F" w14:paraId="383AACD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14F1164" w14:textId="4497D0C1"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84F8911" w14:textId="5144BFB4"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040EBE3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A102FB4" w14:textId="75859D4B"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7F7DC47" w14:textId="720726E1" w:rsidR="0A87857F" w:rsidRDefault="0A87857F" w:rsidP="0A87857F">
            <w:pPr>
              <w:rPr>
                <w:rFonts w:ascii="Times New Roman" w:hAnsi="Times New Roman"/>
                <w:sz w:val="22"/>
                <w:szCs w:val="22"/>
              </w:rPr>
            </w:pPr>
            <w:r w:rsidRPr="0A87857F">
              <w:rPr>
                <w:rFonts w:ascii="Times New Roman" w:hAnsi="Times New Roman"/>
                <w:sz w:val="22"/>
                <w:szCs w:val="22"/>
              </w:rPr>
              <w:t>None.</w:t>
            </w:r>
          </w:p>
        </w:tc>
      </w:tr>
      <w:tr w:rsidR="0A87857F" w14:paraId="356AF71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29237AF" w14:textId="09ED6620"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25A6A0E" w14:textId="6F575D3B" w:rsidR="0A87857F" w:rsidRDefault="0A87857F" w:rsidP="00826867">
            <w:pPr>
              <w:pStyle w:val="ListParagraph"/>
              <w:numPr>
                <w:ilvl w:val="0"/>
                <w:numId w:val="36"/>
              </w:numPr>
              <w:rPr>
                <w:rFonts w:ascii="Times New Roman" w:hAnsi="Times New Roman"/>
                <w:sz w:val="22"/>
                <w:szCs w:val="22"/>
              </w:rPr>
            </w:pPr>
            <w:r w:rsidRPr="0A87857F">
              <w:rPr>
                <w:rFonts w:ascii="Times New Roman" w:hAnsi="Times New Roman"/>
                <w:sz w:val="22"/>
                <w:szCs w:val="22"/>
              </w:rPr>
              <w:t>The user has internet access.</w:t>
            </w:r>
          </w:p>
          <w:p w14:paraId="6809FF59" w14:textId="7E1193DE" w:rsidR="0A87857F" w:rsidRDefault="0A87857F" w:rsidP="00826867">
            <w:pPr>
              <w:pStyle w:val="ListParagraph"/>
              <w:numPr>
                <w:ilvl w:val="0"/>
                <w:numId w:val="36"/>
              </w:numPr>
              <w:rPr>
                <w:rFonts w:ascii="Times New Roman" w:hAnsi="Times New Roman"/>
                <w:sz w:val="22"/>
                <w:szCs w:val="22"/>
              </w:rPr>
            </w:pPr>
            <w:r w:rsidRPr="0A87857F">
              <w:rPr>
                <w:rFonts w:ascii="Times New Roman" w:hAnsi="Times New Roman"/>
                <w:sz w:val="22"/>
                <w:szCs w:val="22"/>
              </w:rPr>
              <w:t>The forum data is available in the database.</w:t>
            </w:r>
          </w:p>
        </w:tc>
      </w:tr>
      <w:tr w:rsidR="0A87857F" w14:paraId="2FBE993E"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3EF57DDD" w14:textId="269822CE"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1816E0C1" w14:textId="49727FC4" w:rsidR="0A87857F" w:rsidRDefault="0A87857F" w:rsidP="00826867">
            <w:pPr>
              <w:pStyle w:val="ListParagraph"/>
              <w:numPr>
                <w:ilvl w:val="0"/>
                <w:numId w:val="35"/>
              </w:numPr>
              <w:rPr>
                <w:rFonts w:ascii="Times New Roman" w:hAnsi="Times New Roman"/>
                <w:sz w:val="22"/>
                <w:szCs w:val="22"/>
              </w:rPr>
            </w:pPr>
            <w:r w:rsidRPr="0A87857F">
              <w:rPr>
                <w:rFonts w:ascii="Times New Roman" w:hAnsi="Times New Roman"/>
                <w:sz w:val="22"/>
                <w:szCs w:val="22"/>
              </w:rPr>
              <w:t>The system must ensure that the forum data is up-to-date when fetched from the server.</w:t>
            </w:r>
          </w:p>
        </w:tc>
      </w:tr>
    </w:tbl>
    <w:p w14:paraId="1D1C406F" w14:textId="2F5D7BF0" w:rsidR="39506C57" w:rsidRDefault="39506C57">
      <w:r>
        <w:br w:type="page"/>
      </w:r>
    </w:p>
    <w:p w14:paraId="45E5B913" w14:textId="50F95BCA"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11CA9CBD"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827EFDF" w14:textId="3C258DA1"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19B9E5A" w14:textId="6F80052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5.2</w:t>
            </w:r>
          </w:p>
        </w:tc>
      </w:tr>
      <w:tr w:rsidR="0A87857F" w14:paraId="3519F7BB"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F1CA706" w14:textId="1A08C72F"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535E882" w14:textId="0616447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AddForum</w:t>
            </w:r>
          </w:p>
        </w:tc>
      </w:tr>
      <w:tr w:rsidR="0A87857F" w14:paraId="77FFCBA6"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04591FF8" w14:textId="2AF94A90"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9D9CD7C" w14:textId="7FF2C119"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FE71009" w14:textId="0FFDF0C8"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4F32FA54" w14:textId="01C7C980"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16A2DFA9"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35047CC4" w14:textId="08730FDB"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164990E" w14:textId="066718AA"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09833DD" w14:textId="07C521BF"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468E1974" w14:textId="511032C3"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7D0F390E" w14:textId="7EFB9D4B"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10F336F0"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9922004" w14:textId="28FCB007"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6107B6E" w14:textId="0B76EDF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w:t>
            </w:r>
          </w:p>
        </w:tc>
      </w:tr>
      <w:tr w:rsidR="0A87857F" w14:paraId="4B6EAC4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2BCE401" w14:textId="25EB7429"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94552F8" w14:textId="31B7AABF"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posting a new forum discussion for a specific shop.</w:t>
            </w:r>
          </w:p>
        </w:tc>
      </w:tr>
      <w:tr w:rsidR="0A87857F" w14:paraId="4A3E4B2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ADAF7CA" w14:textId="4699664F"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306C755" w14:textId="3E408682" w:rsidR="0A87857F" w:rsidRDefault="0A87857F" w:rsidP="00826867">
            <w:pPr>
              <w:pStyle w:val="ListParagraph"/>
              <w:numPr>
                <w:ilvl w:val="0"/>
                <w:numId w:val="35"/>
              </w:numPr>
              <w:rPr>
                <w:rFonts w:ascii="Times New Roman" w:hAnsi="Times New Roman"/>
                <w:sz w:val="22"/>
                <w:szCs w:val="22"/>
              </w:rPr>
            </w:pPr>
            <w:r w:rsidRPr="0A87857F">
              <w:rPr>
                <w:rFonts w:ascii="Times New Roman" w:hAnsi="Times New Roman"/>
                <w:sz w:val="22"/>
                <w:szCs w:val="22"/>
              </w:rPr>
              <w:t>The user must be logged into the application.</w:t>
            </w:r>
          </w:p>
          <w:p w14:paraId="1C0A5E1E" w14:textId="613822C5" w:rsidR="0A87857F" w:rsidRDefault="0A87857F" w:rsidP="00826867">
            <w:pPr>
              <w:pStyle w:val="ListParagraph"/>
              <w:numPr>
                <w:ilvl w:val="0"/>
                <w:numId w:val="35"/>
              </w:numPr>
              <w:rPr>
                <w:rFonts w:ascii="Times New Roman" w:hAnsi="Times New Roman"/>
                <w:sz w:val="22"/>
                <w:szCs w:val="22"/>
              </w:rPr>
            </w:pPr>
            <w:r w:rsidRPr="0A87857F">
              <w:rPr>
                <w:rFonts w:ascii="Times New Roman" w:hAnsi="Times New Roman"/>
                <w:sz w:val="22"/>
                <w:szCs w:val="22"/>
              </w:rPr>
              <w:t>The user must navigate to the forum page of the shop.</w:t>
            </w:r>
          </w:p>
        </w:tc>
      </w:tr>
      <w:tr w:rsidR="0A87857F" w14:paraId="6E3356D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8835708" w14:textId="455943C5"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4A3DC81" w14:textId="18F8D796" w:rsidR="0A87857F" w:rsidRDefault="0A87857F" w:rsidP="0A87857F">
            <w:pPr>
              <w:rPr>
                <w:rFonts w:ascii="Times New Roman" w:hAnsi="Times New Roman"/>
                <w:sz w:val="22"/>
                <w:szCs w:val="22"/>
              </w:rPr>
            </w:pPr>
            <w:r w:rsidRPr="0A87857F">
              <w:rPr>
                <w:rFonts w:ascii="Times New Roman" w:hAnsi="Times New Roman"/>
                <w:sz w:val="22"/>
                <w:szCs w:val="22"/>
              </w:rPr>
              <w:t>The new forum post is added to the shop's forum and is visible to other users.</w:t>
            </w:r>
          </w:p>
        </w:tc>
      </w:tr>
      <w:tr w:rsidR="0A87857F" w14:paraId="031AF04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A6A0131" w14:textId="38A63C4E"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5B8D0AA" w14:textId="24CC758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26F6619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EF6C15B" w14:textId="45DD3BDA"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E9B123C" w14:textId="2FCDBF34" w:rsidR="0A87857F" w:rsidRDefault="0A87857F" w:rsidP="0A87857F">
            <w:pPr>
              <w:rPr>
                <w:rFonts w:ascii="Times New Roman" w:hAnsi="Times New Roman"/>
                <w:sz w:val="22"/>
                <w:szCs w:val="22"/>
              </w:rPr>
            </w:pPr>
            <w:r w:rsidRPr="0A87857F">
              <w:rPr>
                <w:rFonts w:ascii="Times New Roman" w:hAnsi="Times New Roman"/>
                <w:sz w:val="22"/>
                <w:szCs w:val="22"/>
              </w:rPr>
              <w:t>On-demand by users who wish to initiate a discussion.</w:t>
            </w:r>
          </w:p>
        </w:tc>
      </w:tr>
      <w:tr w:rsidR="0A87857F" w14:paraId="7CDD48B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3CC5948" w14:textId="33A0FCD3"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8CA7F95" w14:textId="4EBFB30D" w:rsidR="0A87857F" w:rsidRDefault="0A87857F" w:rsidP="00826867">
            <w:pPr>
              <w:pStyle w:val="ListParagraph"/>
              <w:numPr>
                <w:ilvl w:val="0"/>
                <w:numId w:val="34"/>
              </w:numPr>
              <w:rPr>
                <w:rFonts w:ascii="Times New Roman" w:hAnsi="Times New Roman"/>
                <w:sz w:val="22"/>
                <w:szCs w:val="22"/>
              </w:rPr>
            </w:pPr>
            <w:r w:rsidRPr="0A87857F">
              <w:rPr>
                <w:rFonts w:ascii="Times New Roman" w:hAnsi="Times New Roman"/>
                <w:sz w:val="22"/>
                <w:szCs w:val="22"/>
              </w:rPr>
              <w:t>The user writes a forum discussion text and clicks the "Add Forum" button in the ForumsUI.</w:t>
            </w:r>
          </w:p>
          <w:p w14:paraId="7B80F1CB" w14:textId="6D34B7C6" w:rsidR="0A87857F" w:rsidRDefault="0A87857F" w:rsidP="00826867">
            <w:pPr>
              <w:pStyle w:val="ListParagraph"/>
              <w:numPr>
                <w:ilvl w:val="0"/>
                <w:numId w:val="34"/>
              </w:numPr>
              <w:rPr>
                <w:rFonts w:ascii="Times New Roman" w:hAnsi="Times New Roman"/>
                <w:sz w:val="22"/>
                <w:szCs w:val="22"/>
              </w:rPr>
            </w:pPr>
            <w:r w:rsidRPr="0A87857F">
              <w:rPr>
                <w:rFonts w:ascii="Times New Roman" w:hAnsi="Times New Roman"/>
                <w:sz w:val="22"/>
                <w:szCs w:val="22"/>
              </w:rPr>
              <w:t>The system responds with a confirmation message that the forum post has been successfully added.</w:t>
            </w:r>
          </w:p>
          <w:p w14:paraId="34EC6396" w14:textId="38E32B02" w:rsidR="0A87857F" w:rsidRDefault="0A87857F" w:rsidP="00826867">
            <w:pPr>
              <w:pStyle w:val="ListParagraph"/>
              <w:numPr>
                <w:ilvl w:val="0"/>
                <w:numId w:val="34"/>
              </w:numPr>
              <w:rPr>
                <w:rFonts w:ascii="Times New Roman" w:hAnsi="Times New Roman"/>
                <w:sz w:val="22"/>
                <w:szCs w:val="22"/>
              </w:rPr>
            </w:pPr>
            <w:r w:rsidRPr="0A87857F">
              <w:rPr>
                <w:rFonts w:ascii="Times New Roman" w:hAnsi="Times New Roman"/>
                <w:sz w:val="22"/>
                <w:szCs w:val="22"/>
              </w:rPr>
              <w:t>ForumsUI updates the displayed forum list with the newly added forum discussion.</w:t>
            </w:r>
          </w:p>
        </w:tc>
      </w:tr>
      <w:tr w:rsidR="0A87857F" w14:paraId="2B31711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3C680CA" w14:textId="30347C55"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BC1CD42" w14:textId="34A56E2C"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1EA120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89296F8" w14:textId="4593203F"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8991D9" w14:textId="2CA9747D" w:rsidR="0A87857F" w:rsidRDefault="0A87857F" w:rsidP="00826867">
            <w:pPr>
              <w:pStyle w:val="ListParagraph"/>
              <w:numPr>
                <w:ilvl w:val="0"/>
                <w:numId w:val="33"/>
              </w:numPr>
              <w:rPr>
                <w:rFonts w:ascii="Times New Roman" w:hAnsi="Times New Roman"/>
                <w:sz w:val="22"/>
                <w:szCs w:val="22"/>
              </w:rPr>
            </w:pPr>
            <w:r w:rsidRPr="0A87857F">
              <w:rPr>
                <w:rFonts w:ascii="Times New Roman" w:hAnsi="Times New Roman"/>
                <w:sz w:val="22"/>
                <w:szCs w:val="22"/>
              </w:rPr>
              <w:t>If the server encounters an error while adding the forum discussion, the system displays an error message and advises the user to try again later.</w:t>
            </w:r>
          </w:p>
        </w:tc>
      </w:tr>
      <w:tr w:rsidR="0A87857F" w14:paraId="78578AE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893BA25" w14:textId="3CF1F4B6"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CE6A95F" w14:textId="56FD28EF"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0F5D39A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4FFC493" w14:textId="67464442"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EB4071B" w14:textId="6D0D55A5"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D3A9D7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F3C35CD" w14:textId="1F3EBD3B"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E164F8E" w14:textId="221B95EE" w:rsidR="0A87857F" w:rsidRDefault="0A87857F" w:rsidP="00826867">
            <w:pPr>
              <w:pStyle w:val="ListParagraph"/>
              <w:numPr>
                <w:ilvl w:val="0"/>
                <w:numId w:val="32"/>
              </w:numPr>
              <w:rPr>
                <w:rFonts w:ascii="Times New Roman" w:hAnsi="Times New Roman"/>
                <w:sz w:val="22"/>
                <w:szCs w:val="22"/>
              </w:rPr>
            </w:pPr>
            <w:r w:rsidRPr="0A87857F">
              <w:rPr>
                <w:rFonts w:ascii="Times New Roman" w:hAnsi="Times New Roman"/>
                <w:sz w:val="22"/>
                <w:szCs w:val="22"/>
              </w:rPr>
              <w:t>The server and database are operational.</w:t>
            </w:r>
          </w:p>
        </w:tc>
      </w:tr>
      <w:tr w:rsidR="0A87857F" w14:paraId="521CD021"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6B621431" w14:textId="1F1DB6BA"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08026308" w14:textId="6D15B32F" w:rsidR="0A87857F" w:rsidRDefault="0A87857F" w:rsidP="0A87857F">
            <w:pPr>
              <w:rPr>
                <w:rFonts w:ascii="Times New Roman" w:hAnsi="Times New Roman"/>
                <w:sz w:val="22"/>
                <w:szCs w:val="22"/>
              </w:rPr>
            </w:pPr>
            <w:r w:rsidRPr="0A87857F">
              <w:rPr>
                <w:rFonts w:ascii="Times New Roman" w:hAnsi="Times New Roman"/>
                <w:sz w:val="22"/>
                <w:szCs w:val="22"/>
              </w:rPr>
              <w:t>The system should ensure that the forum discussions are immediately visible after being added.</w:t>
            </w:r>
          </w:p>
        </w:tc>
      </w:tr>
    </w:tbl>
    <w:p w14:paraId="0973542B" w14:textId="208184A4" w:rsidR="59537A3D" w:rsidRDefault="59537A3D">
      <w:r>
        <w:br w:type="page"/>
      </w:r>
    </w:p>
    <w:p w14:paraId="5A1D391A" w14:textId="307F8A7A"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4C1CE2F2"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FC20313" w14:textId="3140DAC7"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B3F5B6C" w14:textId="2300E66D"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5.3</w:t>
            </w:r>
          </w:p>
        </w:tc>
      </w:tr>
      <w:tr w:rsidR="0A87857F" w14:paraId="68E3677C"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83ABD8E" w14:textId="7674402B"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D959B3A" w14:textId="6E18779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EditForum</w:t>
            </w:r>
          </w:p>
        </w:tc>
      </w:tr>
      <w:tr w:rsidR="0A87857F" w14:paraId="145FAE62"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10127476" w14:textId="4A3E73AD"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70CA48CC" w14:textId="3F8D072B"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EB5CA3D" w14:textId="2C3E6E34"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3E8FD41A" w14:textId="2D32BD69"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08045FEA"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6B60E676" w14:textId="1EDF2CC0"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41BC3BFC" w14:textId="0FDF1A50"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47202E05" w14:textId="67A89C66"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64B4AA56" w14:textId="1B1F608D"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0C1A3074" w14:textId="758DFD79"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39C70011"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8F08E1F" w14:textId="26860C2F"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8B5D8EB" w14:textId="3B09177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w:t>
            </w:r>
          </w:p>
        </w:tc>
      </w:tr>
      <w:tr w:rsidR="0A87857F" w14:paraId="09AA838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1877C49" w14:textId="21A59AF7"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83B67BE" w14:textId="4559F7F2"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editing an existing forum post.</w:t>
            </w:r>
          </w:p>
        </w:tc>
      </w:tr>
      <w:tr w:rsidR="0A87857F" w14:paraId="593099D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9C24FF5" w14:textId="3CB1F4DB"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5BE1619" w14:textId="175F5A8A" w:rsidR="0A87857F" w:rsidRDefault="0A87857F" w:rsidP="00826867">
            <w:pPr>
              <w:pStyle w:val="ListParagraph"/>
              <w:numPr>
                <w:ilvl w:val="0"/>
                <w:numId w:val="31"/>
              </w:numPr>
              <w:rPr>
                <w:rFonts w:ascii="Times New Roman" w:hAnsi="Times New Roman"/>
                <w:sz w:val="22"/>
                <w:szCs w:val="22"/>
              </w:rPr>
            </w:pPr>
            <w:r w:rsidRPr="0A87857F">
              <w:rPr>
                <w:rFonts w:ascii="Times New Roman" w:hAnsi="Times New Roman"/>
                <w:sz w:val="22"/>
                <w:szCs w:val="22"/>
              </w:rPr>
              <w:t>The user must be logged in.</w:t>
            </w:r>
          </w:p>
          <w:p w14:paraId="2F077EF9" w14:textId="481FB7A4" w:rsidR="0A87857F" w:rsidRDefault="0A87857F" w:rsidP="00826867">
            <w:pPr>
              <w:pStyle w:val="ListParagraph"/>
              <w:numPr>
                <w:ilvl w:val="0"/>
                <w:numId w:val="31"/>
              </w:numPr>
              <w:rPr>
                <w:rFonts w:ascii="Times New Roman" w:hAnsi="Times New Roman"/>
                <w:sz w:val="22"/>
                <w:szCs w:val="22"/>
              </w:rPr>
            </w:pPr>
            <w:r w:rsidRPr="0A87857F">
              <w:rPr>
                <w:rFonts w:ascii="Times New Roman" w:hAnsi="Times New Roman"/>
                <w:sz w:val="22"/>
                <w:szCs w:val="22"/>
              </w:rPr>
              <w:t>The user must have previously posted a forum discussion that they wish to edit.</w:t>
            </w:r>
          </w:p>
        </w:tc>
      </w:tr>
      <w:tr w:rsidR="0A87857F" w14:paraId="53511B0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87260B4" w14:textId="26FEF34E"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95121B2" w14:textId="51C64756" w:rsidR="0A87857F" w:rsidRDefault="0A87857F" w:rsidP="0A87857F">
            <w:pPr>
              <w:rPr>
                <w:rFonts w:ascii="Times New Roman" w:hAnsi="Times New Roman"/>
                <w:sz w:val="22"/>
                <w:szCs w:val="22"/>
              </w:rPr>
            </w:pPr>
            <w:r w:rsidRPr="0A87857F">
              <w:rPr>
                <w:rFonts w:ascii="Times New Roman" w:hAnsi="Times New Roman"/>
                <w:sz w:val="22"/>
                <w:szCs w:val="22"/>
              </w:rPr>
              <w:t>The updated forum discussion is saved and displayed in the list of forum posts.</w:t>
            </w:r>
          </w:p>
        </w:tc>
      </w:tr>
      <w:tr w:rsidR="0A87857F" w14:paraId="596D93A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57FFE04" w14:textId="36C2F4DB"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CF0CFCE" w14:textId="36F4571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7FA0A8E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7C85BF7" w14:textId="5D561FEE"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84C8669" w14:textId="4392DCE6" w:rsidR="0A87857F" w:rsidRDefault="0A87857F" w:rsidP="0A87857F">
            <w:pPr>
              <w:rPr>
                <w:rFonts w:ascii="Times New Roman" w:hAnsi="Times New Roman"/>
                <w:sz w:val="22"/>
                <w:szCs w:val="22"/>
              </w:rPr>
            </w:pPr>
            <w:r w:rsidRPr="0A87857F">
              <w:rPr>
                <w:rFonts w:ascii="Times New Roman" w:hAnsi="Times New Roman"/>
                <w:sz w:val="22"/>
                <w:szCs w:val="22"/>
              </w:rPr>
              <w:t>Occasionally, when users need to modify their forum posts.</w:t>
            </w:r>
          </w:p>
        </w:tc>
      </w:tr>
      <w:tr w:rsidR="0A87857F" w14:paraId="331EE12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09F29B9" w14:textId="23D9FA46"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1B16145" w14:textId="39C31851" w:rsidR="0A87857F" w:rsidRDefault="0A87857F" w:rsidP="00826867">
            <w:pPr>
              <w:pStyle w:val="ListParagraph"/>
              <w:numPr>
                <w:ilvl w:val="0"/>
                <w:numId w:val="30"/>
              </w:numPr>
              <w:rPr>
                <w:rFonts w:ascii="Times New Roman" w:hAnsi="Times New Roman"/>
                <w:sz w:val="22"/>
                <w:szCs w:val="22"/>
              </w:rPr>
            </w:pPr>
            <w:r w:rsidRPr="0A87857F">
              <w:rPr>
                <w:rFonts w:ascii="Times New Roman" w:hAnsi="Times New Roman"/>
                <w:sz w:val="22"/>
                <w:szCs w:val="22"/>
              </w:rPr>
              <w:t>The user clicks the "Edit" button on an existing forum post in ForumUI.</w:t>
            </w:r>
          </w:p>
          <w:p w14:paraId="5F387B09" w14:textId="1B8F158F" w:rsidR="0A87857F" w:rsidRDefault="0A87857F" w:rsidP="00826867">
            <w:pPr>
              <w:pStyle w:val="ListParagraph"/>
              <w:numPr>
                <w:ilvl w:val="0"/>
                <w:numId w:val="30"/>
              </w:numPr>
              <w:rPr>
                <w:rFonts w:ascii="Times New Roman" w:hAnsi="Times New Roman"/>
                <w:sz w:val="22"/>
                <w:szCs w:val="22"/>
              </w:rPr>
            </w:pPr>
            <w:r w:rsidRPr="0A87857F">
              <w:rPr>
                <w:rFonts w:ascii="Times New Roman" w:hAnsi="Times New Roman"/>
                <w:sz w:val="22"/>
                <w:szCs w:val="22"/>
              </w:rPr>
              <w:t>ForumUI displays a textbox containing the current forum content, along with "Save" and "Cancel" buttons.</w:t>
            </w:r>
          </w:p>
          <w:p w14:paraId="28357786" w14:textId="07C6A967" w:rsidR="0A87857F" w:rsidRDefault="0A87857F" w:rsidP="00826867">
            <w:pPr>
              <w:pStyle w:val="ListParagraph"/>
              <w:numPr>
                <w:ilvl w:val="0"/>
                <w:numId w:val="30"/>
              </w:numPr>
              <w:rPr>
                <w:rFonts w:ascii="Times New Roman" w:hAnsi="Times New Roman"/>
                <w:sz w:val="22"/>
                <w:szCs w:val="22"/>
              </w:rPr>
            </w:pPr>
            <w:r w:rsidRPr="0A87857F">
              <w:rPr>
                <w:rFonts w:ascii="Times New Roman" w:hAnsi="Times New Roman"/>
                <w:sz w:val="22"/>
                <w:szCs w:val="22"/>
              </w:rPr>
              <w:t>The user modifies the text and clicks the "Save" button.</w:t>
            </w:r>
          </w:p>
          <w:p w14:paraId="4E9EBDD2" w14:textId="4D2E73D0" w:rsidR="0A87857F" w:rsidRDefault="0A87857F" w:rsidP="00826867">
            <w:pPr>
              <w:pStyle w:val="ListParagraph"/>
              <w:numPr>
                <w:ilvl w:val="0"/>
                <w:numId w:val="30"/>
              </w:numPr>
              <w:rPr>
                <w:rFonts w:ascii="Times New Roman" w:hAnsi="Times New Roman"/>
                <w:sz w:val="22"/>
                <w:szCs w:val="22"/>
              </w:rPr>
            </w:pPr>
            <w:r w:rsidRPr="0A87857F">
              <w:rPr>
                <w:rFonts w:ascii="Times New Roman" w:hAnsi="Times New Roman"/>
                <w:sz w:val="22"/>
                <w:szCs w:val="22"/>
              </w:rPr>
              <w:t>ForumUI updates the displayed forum list with the modified post.</w:t>
            </w:r>
          </w:p>
        </w:tc>
      </w:tr>
      <w:tr w:rsidR="0A87857F" w14:paraId="54EEDB3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D0CFEF5" w14:textId="6A85ECEB"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634CB6E" w14:textId="603CBFBA" w:rsidR="0A87857F" w:rsidRDefault="0A87857F" w:rsidP="0A87857F">
            <w:pPr>
              <w:rPr>
                <w:rFonts w:ascii="Times New Roman" w:hAnsi="Times New Roman"/>
                <w:sz w:val="22"/>
                <w:szCs w:val="22"/>
              </w:rPr>
            </w:pPr>
            <w:r w:rsidRPr="0A87857F">
              <w:rPr>
                <w:rFonts w:ascii="Times New Roman" w:hAnsi="Times New Roman"/>
                <w:sz w:val="22"/>
                <w:szCs w:val="22"/>
              </w:rPr>
              <w:t>User Cancels Edit:</w:t>
            </w:r>
          </w:p>
          <w:p w14:paraId="3DEEB445" w14:textId="32B9BED7" w:rsidR="0A87857F" w:rsidRDefault="0A87857F" w:rsidP="00826867">
            <w:pPr>
              <w:pStyle w:val="ListParagraph"/>
              <w:numPr>
                <w:ilvl w:val="0"/>
                <w:numId w:val="29"/>
              </w:numPr>
              <w:rPr>
                <w:rFonts w:ascii="Times New Roman" w:hAnsi="Times New Roman"/>
                <w:sz w:val="22"/>
                <w:szCs w:val="22"/>
              </w:rPr>
            </w:pPr>
            <w:r w:rsidRPr="0A87857F">
              <w:rPr>
                <w:rFonts w:ascii="Times New Roman" w:hAnsi="Times New Roman"/>
                <w:sz w:val="22"/>
                <w:szCs w:val="22"/>
              </w:rPr>
              <w:t>The user clicks the "Cancel" button.</w:t>
            </w:r>
          </w:p>
          <w:p w14:paraId="579FC141" w14:textId="3324DBF8" w:rsidR="0A87857F" w:rsidRDefault="0A87857F" w:rsidP="00826867">
            <w:pPr>
              <w:pStyle w:val="ListParagraph"/>
              <w:numPr>
                <w:ilvl w:val="0"/>
                <w:numId w:val="29"/>
              </w:numPr>
              <w:rPr>
                <w:rFonts w:ascii="Times New Roman" w:hAnsi="Times New Roman"/>
                <w:sz w:val="22"/>
                <w:szCs w:val="22"/>
              </w:rPr>
            </w:pPr>
            <w:r w:rsidRPr="0A87857F">
              <w:rPr>
                <w:rFonts w:ascii="Times New Roman" w:hAnsi="Times New Roman"/>
                <w:sz w:val="22"/>
                <w:szCs w:val="22"/>
              </w:rPr>
              <w:t>ForumUI discards the changes and displays the original forum text.</w:t>
            </w:r>
          </w:p>
        </w:tc>
      </w:tr>
      <w:tr w:rsidR="0A87857F" w14:paraId="36CA92A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74840DC" w14:textId="0E0BF21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4781FE5" w14:textId="14C8FA24" w:rsidR="0A87857F" w:rsidRDefault="0A87857F" w:rsidP="0A87857F">
            <w:pPr>
              <w:rPr>
                <w:rFonts w:ascii="Times New Roman" w:hAnsi="Times New Roman"/>
                <w:sz w:val="22"/>
                <w:szCs w:val="22"/>
              </w:rPr>
            </w:pPr>
            <w:r w:rsidRPr="0A87857F">
              <w:rPr>
                <w:rFonts w:ascii="Times New Roman" w:hAnsi="Times New Roman"/>
                <w:sz w:val="22"/>
                <w:szCs w:val="22"/>
              </w:rPr>
              <w:t>If the server encounters an error while updating the forum, ForumUI displays an error message and advises the user to try again later.</w:t>
            </w:r>
          </w:p>
        </w:tc>
      </w:tr>
      <w:tr w:rsidR="0A87857F" w14:paraId="5E38E67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709EECF" w14:textId="4D7F4A04"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E7C9F06" w14:textId="522C68C1"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19DA74E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85647DA" w14:textId="130C1CFF"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A7C7CE9" w14:textId="201F9A76"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6630E0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AF0C1AB" w14:textId="59CC7546"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2509980" w14:textId="39EBB3E3" w:rsidR="0A87857F" w:rsidRDefault="0A87857F" w:rsidP="00826867">
            <w:pPr>
              <w:pStyle w:val="ListParagraph"/>
              <w:numPr>
                <w:ilvl w:val="0"/>
                <w:numId w:val="28"/>
              </w:numPr>
              <w:rPr>
                <w:rFonts w:ascii="Times New Roman" w:hAnsi="Times New Roman"/>
                <w:sz w:val="22"/>
                <w:szCs w:val="22"/>
              </w:rPr>
            </w:pPr>
            <w:r w:rsidRPr="0A87857F">
              <w:rPr>
                <w:rFonts w:ascii="Times New Roman" w:hAnsi="Times New Roman"/>
                <w:sz w:val="22"/>
                <w:szCs w:val="22"/>
              </w:rPr>
              <w:t>The user has permission to edit the forum post.</w:t>
            </w:r>
          </w:p>
          <w:p w14:paraId="09ABBFEE" w14:textId="4AA05002" w:rsidR="0A87857F" w:rsidRDefault="0A87857F" w:rsidP="00826867">
            <w:pPr>
              <w:pStyle w:val="ListParagraph"/>
              <w:numPr>
                <w:ilvl w:val="0"/>
                <w:numId w:val="28"/>
              </w:numPr>
              <w:rPr>
                <w:rFonts w:ascii="Times New Roman" w:hAnsi="Times New Roman"/>
                <w:sz w:val="22"/>
                <w:szCs w:val="22"/>
              </w:rPr>
            </w:pPr>
            <w:r w:rsidRPr="0A87857F">
              <w:rPr>
                <w:rFonts w:ascii="Times New Roman" w:hAnsi="Times New Roman"/>
                <w:sz w:val="22"/>
                <w:szCs w:val="22"/>
              </w:rPr>
              <w:t>The system ensures proper handling of concurrent edits to the same forum post.</w:t>
            </w:r>
          </w:p>
        </w:tc>
      </w:tr>
      <w:tr w:rsidR="0A87857F" w14:paraId="39EAB4CD"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0C32B5A0" w14:textId="2B41AFBC"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43675293" w14:textId="14B19338" w:rsidR="0A87857F" w:rsidRDefault="0A87857F" w:rsidP="00826867">
            <w:pPr>
              <w:pStyle w:val="ListParagraph"/>
              <w:numPr>
                <w:ilvl w:val="0"/>
                <w:numId w:val="28"/>
              </w:numPr>
              <w:rPr>
                <w:rFonts w:ascii="Times New Roman" w:hAnsi="Times New Roman"/>
                <w:sz w:val="22"/>
                <w:szCs w:val="22"/>
              </w:rPr>
            </w:pPr>
            <w:r w:rsidRPr="0A87857F">
              <w:rPr>
                <w:rFonts w:ascii="Times New Roman" w:hAnsi="Times New Roman"/>
                <w:sz w:val="22"/>
                <w:szCs w:val="22"/>
              </w:rPr>
              <w:t>The user must have authored the post to be able to edit it.</w:t>
            </w:r>
          </w:p>
          <w:p w14:paraId="0114392F" w14:textId="535D52D4" w:rsidR="0A87857F" w:rsidRDefault="0A87857F" w:rsidP="00826867">
            <w:pPr>
              <w:pStyle w:val="ListParagraph"/>
              <w:numPr>
                <w:ilvl w:val="0"/>
                <w:numId w:val="28"/>
              </w:numPr>
              <w:rPr>
                <w:rFonts w:ascii="Times New Roman" w:hAnsi="Times New Roman"/>
                <w:sz w:val="22"/>
                <w:szCs w:val="22"/>
              </w:rPr>
            </w:pPr>
            <w:r w:rsidRPr="0A87857F">
              <w:rPr>
                <w:rFonts w:ascii="Times New Roman" w:hAnsi="Times New Roman"/>
                <w:sz w:val="22"/>
                <w:szCs w:val="22"/>
              </w:rPr>
              <w:t>Consider implementing an edit history for tracking changes.</w:t>
            </w:r>
          </w:p>
        </w:tc>
      </w:tr>
    </w:tbl>
    <w:p w14:paraId="3D9A6A12" w14:textId="1192E0AA" w:rsidR="59537A3D" w:rsidRDefault="59537A3D">
      <w:r>
        <w:br w:type="page"/>
      </w:r>
    </w:p>
    <w:p w14:paraId="4874D189" w14:textId="0DF19489"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6A2B6666"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9996A5D" w14:textId="27D950B4"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137E546" w14:textId="5B1D3C35"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5.4</w:t>
            </w:r>
          </w:p>
        </w:tc>
      </w:tr>
      <w:tr w:rsidR="0A87857F" w14:paraId="4367A0E9"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78E9B2D" w14:textId="196159CA"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387B87C" w14:textId="30EF8428"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DeleteForum</w:t>
            </w:r>
          </w:p>
        </w:tc>
      </w:tr>
      <w:tr w:rsidR="0A87857F" w14:paraId="406A60D2"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DB405E8" w14:textId="48825682"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365EA370" w14:textId="64E74CF1"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0DB326B5" w14:textId="183FE069"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6B8AEAC1" w14:textId="609EE133"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30BB3168"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4A706C42" w14:textId="7C2E88BF"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1CEE69C" w14:textId="1CA9F43D"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B09AD5F" w14:textId="219EBAC2"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39731825" w14:textId="1CE38428"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22FB2108" w14:textId="6B3A4A51"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31141EE7"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51A13CD" w14:textId="5D0A0F01"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E02DC14" w14:textId="1337836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 Admin</w:t>
            </w:r>
          </w:p>
        </w:tc>
      </w:tr>
      <w:tr w:rsidR="0A87857F" w14:paraId="298125E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EA00C2E" w14:textId="2E922EF4"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0A70156" w14:textId="04BE90F1"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deleting an existing forum post.</w:t>
            </w:r>
          </w:p>
        </w:tc>
      </w:tr>
      <w:tr w:rsidR="0A87857F" w14:paraId="45508AB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8E6A5A1" w14:textId="5843EDAD"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35EB8C5" w14:textId="48F45A81" w:rsidR="0A87857F" w:rsidRDefault="0A87857F" w:rsidP="00826867">
            <w:pPr>
              <w:pStyle w:val="ListParagraph"/>
              <w:numPr>
                <w:ilvl w:val="0"/>
                <w:numId w:val="27"/>
              </w:numPr>
              <w:rPr>
                <w:rFonts w:ascii="Times New Roman" w:hAnsi="Times New Roman"/>
                <w:sz w:val="22"/>
                <w:szCs w:val="22"/>
              </w:rPr>
            </w:pPr>
            <w:r w:rsidRPr="0A87857F">
              <w:rPr>
                <w:rFonts w:ascii="Times New Roman" w:hAnsi="Times New Roman"/>
                <w:sz w:val="22"/>
                <w:szCs w:val="22"/>
              </w:rPr>
              <w:t>The user must be logged in.</w:t>
            </w:r>
          </w:p>
          <w:p w14:paraId="65534BB6" w14:textId="19B9F372" w:rsidR="0A87857F" w:rsidRDefault="0A87857F" w:rsidP="00826867">
            <w:pPr>
              <w:pStyle w:val="ListParagraph"/>
              <w:numPr>
                <w:ilvl w:val="0"/>
                <w:numId w:val="27"/>
              </w:numPr>
              <w:rPr>
                <w:rFonts w:ascii="Times New Roman" w:hAnsi="Times New Roman"/>
                <w:sz w:val="22"/>
                <w:szCs w:val="22"/>
              </w:rPr>
            </w:pPr>
            <w:r w:rsidRPr="0A87857F">
              <w:rPr>
                <w:rFonts w:ascii="Times New Roman" w:hAnsi="Times New Roman"/>
                <w:sz w:val="22"/>
                <w:szCs w:val="22"/>
              </w:rPr>
              <w:t>The user must have previously posted the forum discussion they wish to delete.</w:t>
            </w:r>
          </w:p>
        </w:tc>
      </w:tr>
      <w:tr w:rsidR="0A87857F" w14:paraId="248D209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4EEE144" w14:textId="76FAAA50"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8011CA0" w14:textId="7F25CEDE" w:rsidR="0A87857F" w:rsidRDefault="0A87857F" w:rsidP="0A87857F">
            <w:pPr>
              <w:rPr>
                <w:rFonts w:ascii="Times New Roman" w:hAnsi="Times New Roman"/>
                <w:sz w:val="22"/>
                <w:szCs w:val="22"/>
              </w:rPr>
            </w:pPr>
            <w:r w:rsidRPr="0A87857F">
              <w:rPr>
                <w:rFonts w:ascii="Times New Roman" w:hAnsi="Times New Roman"/>
                <w:sz w:val="22"/>
                <w:szCs w:val="22"/>
              </w:rPr>
              <w:t>The forum post is removed from the database and is no longer displayed in the forum list.</w:t>
            </w:r>
          </w:p>
        </w:tc>
      </w:tr>
      <w:tr w:rsidR="0A87857F" w14:paraId="324349A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78F2BB1" w14:textId="0930AADF"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74B995E" w14:textId="623FD21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4900D6C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623E776" w14:textId="0456C11F"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33BC852" w14:textId="64B2A487" w:rsidR="0A87857F" w:rsidRDefault="0A87857F" w:rsidP="0A87857F">
            <w:pPr>
              <w:rPr>
                <w:rFonts w:ascii="Times New Roman" w:hAnsi="Times New Roman"/>
                <w:sz w:val="22"/>
                <w:szCs w:val="22"/>
              </w:rPr>
            </w:pPr>
            <w:r w:rsidRPr="0A87857F">
              <w:rPr>
                <w:rFonts w:ascii="Times New Roman" w:hAnsi="Times New Roman"/>
                <w:sz w:val="22"/>
                <w:szCs w:val="22"/>
              </w:rPr>
              <w:t>Rarely, when a user decides to delete their forum post.</w:t>
            </w:r>
          </w:p>
        </w:tc>
      </w:tr>
      <w:tr w:rsidR="0A87857F" w14:paraId="673BB53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E4D0215" w14:textId="5DCF9763"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763E5B8" w14:textId="44B74A02" w:rsidR="0A87857F" w:rsidRDefault="0A87857F" w:rsidP="00826867">
            <w:pPr>
              <w:pStyle w:val="ListParagraph"/>
              <w:numPr>
                <w:ilvl w:val="0"/>
                <w:numId w:val="26"/>
              </w:numPr>
              <w:rPr>
                <w:rFonts w:ascii="Times New Roman" w:hAnsi="Times New Roman"/>
                <w:sz w:val="22"/>
                <w:szCs w:val="22"/>
              </w:rPr>
            </w:pPr>
            <w:r w:rsidRPr="0A87857F">
              <w:rPr>
                <w:rFonts w:ascii="Times New Roman" w:hAnsi="Times New Roman"/>
                <w:sz w:val="22"/>
                <w:szCs w:val="22"/>
              </w:rPr>
              <w:t>The user clicks the "Delete" button for an existing forum post in ForumUI.</w:t>
            </w:r>
          </w:p>
          <w:p w14:paraId="11FFA10A" w14:textId="3957A785" w:rsidR="0A87857F" w:rsidRDefault="0A87857F" w:rsidP="00826867">
            <w:pPr>
              <w:pStyle w:val="ListParagraph"/>
              <w:numPr>
                <w:ilvl w:val="0"/>
                <w:numId w:val="26"/>
              </w:numPr>
              <w:rPr>
                <w:rFonts w:ascii="Times New Roman" w:hAnsi="Times New Roman"/>
                <w:sz w:val="22"/>
                <w:szCs w:val="22"/>
              </w:rPr>
            </w:pPr>
            <w:r w:rsidRPr="0A87857F">
              <w:rPr>
                <w:rFonts w:ascii="Times New Roman" w:hAnsi="Times New Roman"/>
                <w:sz w:val="22"/>
                <w:szCs w:val="22"/>
              </w:rPr>
              <w:t>ForumUI sends a success response and removes the deleted forum post from the list displayed to the user.</w:t>
            </w:r>
          </w:p>
        </w:tc>
      </w:tr>
      <w:tr w:rsidR="0A87857F" w14:paraId="6739219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C6505E5" w14:textId="6A004BB5"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E1CFD8A" w14:textId="1C0CA969"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F667E9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B263EFB" w14:textId="66F8FAA4"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143F085" w14:textId="411841F3" w:rsidR="0A87857F" w:rsidRDefault="0A87857F" w:rsidP="0A87857F">
            <w:pPr>
              <w:rPr>
                <w:rFonts w:ascii="Times New Roman" w:hAnsi="Times New Roman"/>
                <w:sz w:val="22"/>
                <w:szCs w:val="22"/>
              </w:rPr>
            </w:pPr>
            <w:r w:rsidRPr="0A87857F">
              <w:rPr>
                <w:rFonts w:ascii="Times New Roman" w:hAnsi="Times New Roman"/>
                <w:sz w:val="22"/>
                <w:szCs w:val="22"/>
              </w:rPr>
              <w:t>If the server encounters an error while deleting the forum post, ForumUI displays an error message and advises the user to try again later.</w:t>
            </w:r>
          </w:p>
        </w:tc>
      </w:tr>
      <w:tr w:rsidR="0A87857F" w14:paraId="511657F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45A8189" w14:textId="6592B021"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B0639AA" w14:textId="21C3C54C"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37B9AA5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96A27BD" w14:textId="2D7C2FD6"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AF5D2DC" w14:textId="0C69E409" w:rsidR="0A87857F" w:rsidRDefault="0A87857F" w:rsidP="0A87857F">
            <w:pPr>
              <w:rPr>
                <w:rFonts w:ascii="Times New Roman" w:hAnsi="Times New Roman"/>
                <w:sz w:val="22"/>
                <w:szCs w:val="22"/>
              </w:rPr>
            </w:pPr>
            <w:r w:rsidRPr="0A87857F">
              <w:rPr>
                <w:rFonts w:ascii="Times New Roman" w:hAnsi="Times New Roman"/>
                <w:sz w:val="22"/>
                <w:szCs w:val="22"/>
              </w:rPr>
              <w:t>Only the user who created the forum post or an admin can delete it.</w:t>
            </w:r>
          </w:p>
        </w:tc>
      </w:tr>
      <w:tr w:rsidR="0A87857F" w14:paraId="37CAB5A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07E10EC" w14:textId="080529EC"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5214550" w14:textId="0F5A24B8" w:rsidR="0A87857F" w:rsidRDefault="0A87857F" w:rsidP="0A87857F">
            <w:pPr>
              <w:rPr>
                <w:rFonts w:ascii="Times New Roman" w:hAnsi="Times New Roman"/>
                <w:sz w:val="22"/>
                <w:szCs w:val="22"/>
              </w:rPr>
            </w:pPr>
            <w:r w:rsidRPr="0A87857F">
              <w:rPr>
                <w:rFonts w:ascii="Times New Roman" w:hAnsi="Times New Roman"/>
                <w:sz w:val="22"/>
                <w:szCs w:val="22"/>
              </w:rPr>
              <w:t>The system ensures proper handling of deletion to avoid accidental or malicious removal of forum posts.</w:t>
            </w:r>
          </w:p>
        </w:tc>
      </w:tr>
      <w:tr w:rsidR="0A87857F" w14:paraId="39778F72"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60AC724B" w14:textId="64FF08FA"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5475936E" w14:textId="28DFF4E3"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5F83C438" w14:textId="48AF61BF" w:rsidR="59537A3D" w:rsidRDefault="59537A3D">
      <w:r>
        <w:br w:type="page"/>
      </w:r>
    </w:p>
    <w:p w14:paraId="49C66D9B" w14:textId="704192E8"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378DC2D4"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D75C64D" w14:textId="6C761470"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BCD461A" w14:textId="3001BE61"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6.1</w:t>
            </w:r>
          </w:p>
        </w:tc>
      </w:tr>
      <w:tr w:rsidR="0A87857F" w14:paraId="668AE79E"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1DFE0E5" w14:textId="1FC864B8"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35EEC63" w14:textId="256A4B2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AddComment</w:t>
            </w:r>
          </w:p>
        </w:tc>
      </w:tr>
      <w:tr w:rsidR="0A87857F" w14:paraId="57A2000D"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2D5B78FB" w14:textId="514F7AB9"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33F418F" w14:textId="65024F2F"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997D75C" w14:textId="25955A9A"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7CC0133B" w14:textId="4A8A7299"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432E9FE4"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3E50D6CE" w14:textId="3A782BCB"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7A82FE96" w14:textId="7AEBC265"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59309EE8" w14:textId="63BD0C24"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3FE0CB6E" w14:textId="0966CE51"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05102E38" w14:textId="6A3610CC"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77D068F1"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C1014B0" w14:textId="0DED8148"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7AFDF1B" w14:textId="579298E3"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 Admin</w:t>
            </w:r>
          </w:p>
        </w:tc>
      </w:tr>
      <w:tr w:rsidR="0A87857F" w14:paraId="4736E5B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447A437" w14:textId="5974CEBE"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4DB38B2" w14:textId="6CF1288A"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adding a comment to a forum post.</w:t>
            </w:r>
          </w:p>
        </w:tc>
      </w:tr>
      <w:tr w:rsidR="0A87857F" w14:paraId="41FD07E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A85D62C" w14:textId="41DC7EE4"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E339966" w14:textId="36A186D7" w:rsidR="0A87857F" w:rsidRDefault="0A87857F" w:rsidP="00826867">
            <w:pPr>
              <w:pStyle w:val="ListParagraph"/>
              <w:numPr>
                <w:ilvl w:val="0"/>
                <w:numId w:val="25"/>
              </w:numPr>
              <w:rPr>
                <w:rFonts w:ascii="Times New Roman" w:hAnsi="Times New Roman"/>
                <w:sz w:val="22"/>
                <w:szCs w:val="22"/>
              </w:rPr>
            </w:pPr>
            <w:r w:rsidRPr="0A87857F">
              <w:rPr>
                <w:rFonts w:ascii="Times New Roman" w:hAnsi="Times New Roman"/>
                <w:sz w:val="22"/>
                <w:szCs w:val="22"/>
              </w:rPr>
              <w:t>The user must be logged in.</w:t>
            </w:r>
          </w:p>
          <w:p w14:paraId="17F95403" w14:textId="74DA7BEE" w:rsidR="0A87857F" w:rsidRDefault="0A87857F" w:rsidP="00826867">
            <w:pPr>
              <w:pStyle w:val="ListParagraph"/>
              <w:numPr>
                <w:ilvl w:val="0"/>
                <w:numId w:val="25"/>
              </w:numPr>
              <w:rPr>
                <w:rFonts w:ascii="Times New Roman" w:hAnsi="Times New Roman"/>
                <w:sz w:val="22"/>
                <w:szCs w:val="22"/>
              </w:rPr>
            </w:pPr>
            <w:r w:rsidRPr="0A87857F">
              <w:rPr>
                <w:rFonts w:ascii="Times New Roman" w:hAnsi="Times New Roman"/>
                <w:sz w:val="22"/>
                <w:szCs w:val="22"/>
              </w:rPr>
              <w:t>The user must navigate to the forum discussion where they want to post the comment.</w:t>
            </w:r>
          </w:p>
        </w:tc>
      </w:tr>
      <w:tr w:rsidR="0A87857F" w14:paraId="7BA4A8F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62540FB" w14:textId="3814566F"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0FA89A0" w14:textId="70F25C01" w:rsidR="0A87857F" w:rsidRDefault="0A87857F" w:rsidP="0A87857F">
            <w:pPr>
              <w:rPr>
                <w:rFonts w:ascii="Times New Roman" w:hAnsi="Times New Roman"/>
                <w:sz w:val="22"/>
                <w:szCs w:val="22"/>
              </w:rPr>
            </w:pPr>
            <w:r w:rsidRPr="0A87857F">
              <w:rPr>
                <w:rFonts w:ascii="Times New Roman" w:hAnsi="Times New Roman"/>
                <w:sz w:val="22"/>
                <w:szCs w:val="22"/>
              </w:rPr>
              <w:t>The new comment is saved in the database and displayed on the forum discussion page.</w:t>
            </w:r>
          </w:p>
        </w:tc>
      </w:tr>
      <w:tr w:rsidR="0A87857F" w14:paraId="75D9569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65DDAF7" w14:textId="00C02E7E"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C6753BD" w14:textId="06150E1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389D2F6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8CADFC0" w14:textId="4DBDEE25"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5A245C7" w14:textId="1E8B6DD9" w:rsidR="0A87857F" w:rsidRDefault="0A87857F" w:rsidP="0A87857F">
            <w:pPr>
              <w:rPr>
                <w:rFonts w:ascii="Times New Roman" w:hAnsi="Times New Roman"/>
                <w:sz w:val="22"/>
                <w:szCs w:val="22"/>
              </w:rPr>
            </w:pPr>
            <w:r w:rsidRPr="0A87857F">
              <w:rPr>
                <w:rFonts w:ascii="Times New Roman" w:hAnsi="Times New Roman"/>
                <w:sz w:val="22"/>
                <w:szCs w:val="22"/>
              </w:rPr>
              <w:t>Frequently, as users interact with forum discussions.</w:t>
            </w:r>
          </w:p>
        </w:tc>
      </w:tr>
      <w:tr w:rsidR="0A87857F" w14:paraId="02CA1FA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F68EEF8" w14:textId="2012ED27"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343320C" w14:textId="1AFEB882" w:rsidR="0A87857F" w:rsidRDefault="0A87857F" w:rsidP="00826867">
            <w:pPr>
              <w:pStyle w:val="ListParagraph"/>
              <w:numPr>
                <w:ilvl w:val="0"/>
                <w:numId w:val="24"/>
              </w:numPr>
              <w:rPr>
                <w:rFonts w:ascii="Times New Roman" w:hAnsi="Times New Roman"/>
                <w:sz w:val="22"/>
                <w:szCs w:val="22"/>
              </w:rPr>
            </w:pPr>
            <w:r w:rsidRPr="0A87857F">
              <w:rPr>
                <w:rFonts w:ascii="Times New Roman" w:hAnsi="Times New Roman"/>
                <w:sz w:val="22"/>
                <w:szCs w:val="22"/>
              </w:rPr>
              <w:t>The user clicks the "Add Comment" button on the CommentUI and enters their comment text and optionally attaches an image.</w:t>
            </w:r>
          </w:p>
          <w:p w14:paraId="2773995A" w14:textId="6E9E3F84" w:rsidR="0A87857F" w:rsidRDefault="0A87857F" w:rsidP="00826867">
            <w:pPr>
              <w:pStyle w:val="ListParagraph"/>
              <w:numPr>
                <w:ilvl w:val="0"/>
                <w:numId w:val="24"/>
              </w:numPr>
              <w:rPr>
                <w:rFonts w:ascii="Times New Roman" w:hAnsi="Times New Roman"/>
                <w:sz w:val="22"/>
                <w:szCs w:val="22"/>
              </w:rPr>
            </w:pPr>
            <w:r w:rsidRPr="0A87857F">
              <w:rPr>
                <w:rFonts w:ascii="Times New Roman" w:hAnsi="Times New Roman"/>
                <w:sz w:val="22"/>
                <w:szCs w:val="22"/>
              </w:rPr>
              <w:t>CommentUI displays a success message and updates the list of comments to include the newly added comment.</w:t>
            </w:r>
          </w:p>
        </w:tc>
      </w:tr>
      <w:tr w:rsidR="0A87857F" w14:paraId="65528EB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5203A2C" w14:textId="57DD138F"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F5FBE21" w14:textId="0237A42A" w:rsidR="0A87857F" w:rsidRDefault="0A87857F" w:rsidP="0A87857F">
            <w:pPr>
              <w:rPr>
                <w:rFonts w:ascii="Times New Roman" w:hAnsi="Times New Roman"/>
                <w:sz w:val="22"/>
                <w:szCs w:val="22"/>
              </w:rPr>
            </w:pPr>
            <w:r w:rsidRPr="0A87857F">
              <w:rPr>
                <w:rFonts w:ascii="Times New Roman" w:hAnsi="Times New Roman"/>
                <w:sz w:val="22"/>
                <w:szCs w:val="22"/>
              </w:rPr>
              <w:t>Invalid Input:</w:t>
            </w:r>
          </w:p>
          <w:p w14:paraId="0BA811C5" w14:textId="1C4BC1F7" w:rsidR="0A87857F" w:rsidRDefault="0A87857F" w:rsidP="00826867">
            <w:pPr>
              <w:pStyle w:val="ListParagraph"/>
              <w:numPr>
                <w:ilvl w:val="0"/>
                <w:numId w:val="23"/>
              </w:numPr>
              <w:rPr>
                <w:rFonts w:ascii="Times New Roman" w:hAnsi="Times New Roman"/>
                <w:sz w:val="22"/>
                <w:szCs w:val="22"/>
              </w:rPr>
            </w:pPr>
            <w:r w:rsidRPr="0A87857F">
              <w:rPr>
                <w:rFonts w:ascii="Times New Roman" w:hAnsi="Times New Roman"/>
                <w:sz w:val="22"/>
                <w:szCs w:val="22"/>
              </w:rPr>
              <w:t>The user submits an empty comment or a comment with fewer than the required characters.</w:t>
            </w:r>
          </w:p>
          <w:p w14:paraId="6A5E0188" w14:textId="75053CAE" w:rsidR="0A87857F" w:rsidRDefault="0A87857F" w:rsidP="00826867">
            <w:pPr>
              <w:pStyle w:val="ListParagraph"/>
              <w:numPr>
                <w:ilvl w:val="0"/>
                <w:numId w:val="23"/>
              </w:numPr>
              <w:rPr>
                <w:rFonts w:ascii="Times New Roman" w:hAnsi="Times New Roman"/>
                <w:sz w:val="22"/>
                <w:szCs w:val="22"/>
              </w:rPr>
            </w:pPr>
            <w:r w:rsidRPr="0A87857F">
              <w:rPr>
                <w:rFonts w:ascii="Times New Roman" w:hAnsi="Times New Roman"/>
                <w:sz w:val="22"/>
                <w:szCs w:val="22"/>
              </w:rPr>
              <w:t>CommentUI displays an error message and does not send a request to CommentController.</w:t>
            </w:r>
          </w:p>
        </w:tc>
      </w:tr>
      <w:tr w:rsidR="0A87857F" w14:paraId="2721CD8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DAFAD1C" w14:textId="1A6E813C"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78318AC" w14:textId="63964543" w:rsidR="0A87857F" w:rsidRDefault="0A87857F" w:rsidP="00826867">
            <w:pPr>
              <w:pStyle w:val="ListParagraph"/>
              <w:numPr>
                <w:ilvl w:val="0"/>
                <w:numId w:val="22"/>
              </w:numPr>
              <w:rPr>
                <w:rFonts w:ascii="Times New Roman" w:hAnsi="Times New Roman"/>
                <w:sz w:val="22"/>
                <w:szCs w:val="22"/>
              </w:rPr>
            </w:pPr>
            <w:r w:rsidRPr="0A87857F">
              <w:rPr>
                <w:rFonts w:ascii="Times New Roman" w:hAnsi="Times New Roman"/>
                <w:sz w:val="22"/>
                <w:szCs w:val="22"/>
              </w:rPr>
              <w:t>If the server encounters an error while saving the comment, CommentController returns an error response, and CommentUI displays an appropriate error message.</w:t>
            </w:r>
          </w:p>
          <w:p w14:paraId="662BD1AC" w14:textId="1FA40BBF" w:rsidR="0A87857F" w:rsidRDefault="0A87857F" w:rsidP="00826867">
            <w:pPr>
              <w:pStyle w:val="ListParagraph"/>
              <w:numPr>
                <w:ilvl w:val="0"/>
                <w:numId w:val="22"/>
              </w:numPr>
              <w:rPr>
                <w:rFonts w:ascii="Times New Roman" w:hAnsi="Times New Roman"/>
                <w:sz w:val="22"/>
                <w:szCs w:val="22"/>
              </w:rPr>
            </w:pPr>
            <w:r w:rsidRPr="0A87857F">
              <w:rPr>
                <w:rFonts w:ascii="Times New Roman" w:hAnsi="Times New Roman"/>
                <w:sz w:val="22"/>
                <w:szCs w:val="22"/>
              </w:rPr>
              <w:t>If the user's session is invalid, the system redirects them to the login page.</w:t>
            </w:r>
          </w:p>
        </w:tc>
      </w:tr>
      <w:tr w:rsidR="0A87857F" w14:paraId="74B0D46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ACD24D9" w14:textId="1E0DD48F"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C4F773" w14:textId="11E9A30A"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2A295DF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6DD7239" w14:textId="7E7CB6AD"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C8D3044" w14:textId="639C3396"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C7300E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C4092CF" w14:textId="353CCC9D"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88D10BB" w14:textId="3D80D579" w:rsidR="0A87857F" w:rsidRDefault="0A87857F" w:rsidP="0A87857F">
            <w:pPr>
              <w:rPr>
                <w:rFonts w:ascii="Times New Roman" w:hAnsi="Times New Roman"/>
                <w:sz w:val="22"/>
                <w:szCs w:val="22"/>
              </w:rPr>
            </w:pPr>
            <w:r w:rsidRPr="0A87857F">
              <w:rPr>
                <w:rFonts w:ascii="Times New Roman" w:hAnsi="Times New Roman"/>
                <w:sz w:val="22"/>
                <w:szCs w:val="22"/>
              </w:rPr>
              <w:t>The system correctly handles encoding and decoding of optional image attachments.</w:t>
            </w:r>
          </w:p>
        </w:tc>
      </w:tr>
      <w:tr w:rsidR="0A87857F" w14:paraId="792099FF"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073EADED" w14:textId="2F2F27B2"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410CD981" w14:textId="54ED30F3"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4AF3F8B8" w14:textId="6137FEEF" w:rsidR="609B30DD" w:rsidRDefault="609B30DD">
      <w:r>
        <w:br w:type="page"/>
      </w:r>
    </w:p>
    <w:p w14:paraId="1143E445" w14:textId="549F7562"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6CBEE37C"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C44119B" w14:textId="67B30921"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2B1C95E" w14:textId="36635F3A"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6.2</w:t>
            </w:r>
          </w:p>
        </w:tc>
      </w:tr>
      <w:tr w:rsidR="0A87857F" w14:paraId="76E102DA"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3FDB373" w14:textId="1D3FDA3F"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30E16D0" w14:textId="59BC59E7"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ReplyToComment</w:t>
            </w:r>
          </w:p>
        </w:tc>
      </w:tr>
      <w:tr w:rsidR="0A87857F" w14:paraId="481872A4"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07DD9076" w14:textId="4C201D12"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E163862" w14:textId="0B16938D"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E759BE5" w14:textId="1F9A74D7"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0F8FDD94" w14:textId="239E429C"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46594FF1"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2EB07031" w14:textId="598423E5"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FFD0FF1" w14:textId="6F5C192C"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7FAC484" w14:textId="5C8D7C88"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750B8690" w14:textId="75AA18F8"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45417ED7" w14:textId="6CBA6E3F"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38171563"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3F6E9B2" w14:textId="3934FBC1"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2366985" w14:textId="171AFDD3"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 Admin</w:t>
            </w:r>
          </w:p>
        </w:tc>
      </w:tr>
      <w:tr w:rsidR="0A87857F" w14:paraId="287AF4F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FD2EE5D" w14:textId="34EEAF33"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45B3325" w14:textId="32563750"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replying to an existing comment within a forum discussion.</w:t>
            </w:r>
          </w:p>
        </w:tc>
      </w:tr>
      <w:tr w:rsidR="0A87857F" w14:paraId="4AEF17B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3C23FB7" w14:textId="3FF1C081"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C284377" w14:textId="14757AB5" w:rsidR="0A87857F" w:rsidRDefault="0A87857F" w:rsidP="00826867">
            <w:pPr>
              <w:pStyle w:val="ListParagraph"/>
              <w:numPr>
                <w:ilvl w:val="0"/>
                <w:numId w:val="21"/>
              </w:numPr>
              <w:rPr>
                <w:rFonts w:ascii="Times New Roman" w:hAnsi="Times New Roman"/>
                <w:sz w:val="22"/>
                <w:szCs w:val="22"/>
              </w:rPr>
            </w:pPr>
            <w:r w:rsidRPr="0A87857F">
              <w:rPr>
                <w:rFonts w:ascii="Times New Roman" w:hAnsi="Times New Roman"/>
                <w:sz w:val="22"/>
                <w:szCs w:val="22"/>
              </w:rPr>
              <w:t>The user must be logged in.</w:t>
            </w:r>
          </w:p>
          <w:p w14:paraId="6F432980" w14:textId="23BAA7D0" w:rsidR="0A87857F" w:rsidRDefault="0A87857F" w:rsidP="00826867">
            <w:pPr>
              <w:pStyle w:val="ListParagraph"/>
              <w:numPr>
                <w:ilvl w:val="0"/>
                <w:numId w:val="21"/>
              </w:numPr>
              <w:rPr>
                <w:rFonts w:ascii="Times New Roman" w:hAnsi="Times New Roman"/>
                <w:sz w:val="22"/>
                <w:szCs w:val="22"/>
              </w:rPr>
            </w:pPr>
            <w:r w:rsidRPr="0A87857F">
              <w:rPr>
                <w:rFonts w:ascii="Times New Roman" w:hAnsi="Times New Roman"/>
                <w:sz w:val="22"/>
                <w:szCs w:val="22"/>
              </w:rPr>
              <w:t>The user must navigate to the forum discussion containing the comment they want to reply to.</w:t>
            </w:r>
          </w:p>
        </w:tc>
      </w:tr>
      <w:tr w:rsidR="0A87857F" w14:paraId="7BA86E3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1EAEFDB" w14:textId="17FB0F15"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05A4B1C" w14:textId="6630AAEB" w:rsidR="0A87857F" w:rsidRDefault="0A87857F" w:rsidP="0A87857F">
            <w:pPr>
              <w:rPr>
                <w:rFonts w:ascii="Times New Roman" w:hAnsi="Times New Roman"/>
                <w:sz w:val="22"/>
                <w:szCs w:val="22"/>
              </w:rPr>
            </w:pPr>
            <w:r w:rsidRPr="0A87857F">
              <w:rPr>
                <w:rFonts w:ascii="Times New Roman" w:hAnsi="Times New Roman"/>
                <w:sz w:val="22"/>
                <w:szCs w:val="22"/>
              </w:rPr>
              <w:t>The reply is saved in the database and displayed under the corresponding comment.</w:t>
            </w:r>
          </w:p>
        </w:tc>
      </w:tr>
      <w:tr w:rsidR="0A87857F" w14:paraId="111AE04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8C66C99" w14:textId="0E642574"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3749A72" w14:textId="7A985245"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2C30118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F787D6E" w14:textId="18B8F114"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FCABC8B" w14:textId="3FAB2054" w:rsidR="0A87857F" w:rsidRDefault="0A87857F" w:rsidP="0A87857F">
            <w:pPr>
              <w:rPr>
                <w:rFonts w:ascii="Times New Roman" w:hAnsi="Times New Roman"/>
                <w:sz w:val="22"/>
                <w:szCs w:val="22"/>
              </w:rPr>
            </w:pPr>
            <w:r w:rsidRPr="0A87857F">
              <w:rPr>
                <w:rFonts w:ascii="Times New Roman" w:hAnsi="Times New Roman"/>
                <w:sz w:val="22"/>
                <w:szCs w:val="22"/>
              </w:rPr>
              <w:t>Frequently, as users interact with comments in forum discussions.</w:t>
            </w:r>
          </w:p>
        </w:tc>
      </w:tr>
      <w:tr w:rsidR="0A87857F" w14:paraId="1887924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5334D66" w14:textId="0C6F7F76"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F7B2EEF" w14:textId="7CD4B75A" w:rsidR="0A87857F" w:rsidRDefault="0A87857F" w:rsidP="00826867">
            <w:pPr>
              <w:pStyle w:val="ListParagraph"/>
              <w:numPr>
                <w:ilvl w:val="0"/>
                <w:numId w:val="20"/>
              </w:numPr>
              <w:rPr>
                <w:rFonts w:ascii="Times New Roman" w:hAnsi="Times New Roman"/>
                <w:sz w:val="22"/>
                <w:szCs w:val="22"/>
              </w:rPr>
            </w:pPr>
            <w:r w:rsidRPr="0A87857F">
              <w:rPr>
                <w:rFonts w:ascii="Times New Roman" w:hAnsi="Times New Roman"/>
                <w:sz w:val="22"/>
                <w:szCs w:val="22"/>
              </w:rPr>
              <w:t>The user clicks the "Reply" button for a specific comment in the CommentsUI.</w:t>
            </w:r>
          </w:p>
          <w:p w14:paraId="3B6C199C" w14:textId="438D3E76" w:rsidR="0A87857F" w:rsidRDefault="0A87857F" w:rsidP="00826867">
            <w:pPr>
              <w:pStyle w:val="ListParagraph"/>
              <w:numPr>
                <w:ilvl w:val="0"/>
                <w:numId w:val="20"/>
              </w:numPr>
              <w:rPr>
                <w:rFonts w:ascii="Times New Roman" w:hAnsi="Times New Roman"/>
                <w:sz w:val="22"/>
                <w:szCs w:val="22"/>
              </w:rPr>
            </w:pPr>
            <w:r w:rsidRPr="0A87857F">
              <w:rPr>
                <w:rFonts w:ascii="Times New Roman" w:hAnsi="Times New Roman"/>
                <w:sz w:val="22"/>
                <w:szCs w:val="22"/>
              </w:rPr>
              <w:t>CommentsUI displays a textbox with submit and cancel buttons for the user to enter their reply.</w:t>
            </w:r>
          </w:p>
          <w:p w14:paraId="4B1B77DA" w14:textId="262A2D94" w:rsidR="0A87857F" w:rsidRDefault="0A87857F" w:rsidP="00826867">
            <w:pPr>
              <w:pStyle w:val="ListParagraph"/>
              <w:numPr>
                <w:ilvl w:val="0"/>
                <w:numId w:val="20"/>
              </w:numPr>
              <w:rPr>
                <w:rFonts w:ascii="Times New Roman" w:hAnsi="Times New Roman"/>
                <w:sz w:val="22"/>
                <w:szCs w:val="22"/>
              </w:rPr>
            </w:pPr>
            <w:r w:rsidRPr="0A87857F">
              <w:rPr>
                <w:rFonts w:ascii="Times New Roman" w:hAnsi="Times New Roman"/>
                <w:sz w:val="22"/>
                <w:szCs w:val="22"/>
              </w:rPr>
              <w:t>The user enters their reply and clicks "Submit".</w:t>
            </w:r>
          </w:p>
          <w:p w14:paraId="09DCD8E6" w14:textId="57580439" w:rsidR="0A87857F" w:rsidRDefault="0A87857F" w:rsidP="00826867">
            <w:pPr>
              <w:pStyle w:val="ListParagraph"/>
              <w:numPr>
                <w:ilvl w:val="0"/>
                <w:numId w:val="20"/>
              </w:numPr>
              <w:rPr>
                <w:rFonts w:ascii="Times New Roman" w:hAnsi="Times New Roman"/>
                <w:sz w:val="22"/>
                <w:szCs w:val="22"/>
              </w:rPr>
            </w:pPr>
            <w:r w:rsidRPr="0A87857F">
              <w:rPr>
                <w:rFonts w:ascii="Times New Roman" w:hAnsi="Times New Roman"/>
                <w:sz w:val="22"/>
                <w:szCs w:val="22"/>
              </w:rPr>
              <w:t>CommentsUI displays the newly added reply under the corresponding comment.</w:t>
            </w:r>
          </w:p>
        </w:tc>
      </w:tr>
      <w:tr w:rsidR="0A87857F" w14:paraId="76AB3A8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58E330C" w14:textId="20C99E93"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DC676CD" w14:textId="5EE7AB7D" w:rsidR="0A87857F" w:rsidRDefault="0A87857F" w:rsidP="0A87857F">
            <w:pPr>
              <w:rPr>
                <w:rFonts w:ascii="Times New Roman" w:hAnsi="Times New Roman"/>
                <w:sz w:val="22"/>
                <w:szCs w:val="22"/>
              </w:rPr>
            </w:pPr>
            <w:r w:rsidRPr="0A87857F">
              <w:rPr>
                <w:rFonts w:ascii="Times New Roman" w:hAnsi="Times New Roman"/>
                <w:sz w:val="22"/>
                <w:szCs w:val="22"/>
              </w:rPr>
              <w:t>User Cancels Reply</w:t>
            </w:r>
          </w:p>
          <w:p w14:paraId="2816F3FE" w14:textId="796DE4ED" w:rsidR="0A87857F" w:rsidRDefault="0A87857F" w:rsidP="00826867">
            <w:pPr>
              <w:pStyle w:val="ListParagraph"/>
              <w:numPr>
                <w:ilvl w:val="0"/>
                <w:numId w:val="19"/>
              </w:numPr>
              <w:rPr>
                <w:rFonts w:ascii="Times New Roman" w:hAnsi="Times New Roman"/>
                <w:sz w:val="22"/>
                <w:szCs w:val="22"/>
              </w:rPr>
            </w:pPr>
            <w:r w:rsidRPr="0A87857F">
              <w:rPr>
                <w:rFonts w:ascii="Times New Roman" w:hAnsi="Times New Roman"/>
                <w:sz w:val="22"/>
                <w:szCs w:val="22"/>
              </w:rPr>
              <w:t>The user clicks "Cancel" instead of "Submit".</w:t>
            </w:r>
          </w:p>
          <w:p w14:paraId="4423FC85" w14:textId="3BB6E3D0" w:rsidR="0A87857F" w:rsidRDefault="0A87857F" w:rsidP="00826867">
            <w:pPr>
              <w:pStyle w:val="ListParagraph"/>
              <w:numPr>
                <w:ilvl w:val="0"/>
                <w:numId w:val="19"/>
              </w:numPr>
              <w:rPr>
                <w:rFonts w:ascii="Times New Roman" w:hAnsi="Times New Roman"/>
                <w:sz w:val="22"/>
                <w:szCs w:val="22"/>
              </w:rPr>
            </w:pPr>
            <w:r w:rsidRPr="0A87857F">
              <w:rPr>
                <w:rFonts w:ascii="Times New Roman" w:hAnsi="Times New Roman"/>
                <w:sz w:val="22"/>
                <w:szCs w:val="22"/>
              </w:rPr>
              <w:t>CommentsUI hides the reply input textbox without sending any data to the backend.</w:t>
            </w:r>
          </w:p>
        </w:tc>
      </w:tr>
      <w:tr w:rsidR="0A87857F" w14:paraId="377437B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369DDDB" w14:textId="0BA4E7E7"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75E987F" w14:textId="407CB51D" w:rsidR="0A87857F" w:rsidRDefault="0A87857F" w:rsidP="00826867">
            <w:pPr>
              <w:pStyle w:val="ListParagraph"/>
              <w:numPr>
                <w:ilvl w:val="0"/>
                <w:numId w:val="18"/>
              </w:numPr>
              <w:rPr>
                <w:rFonts w:ascii="Times New Roman" w:hAnsi="Times New Roman"/>
                <w:sz w:val="22"/>
                <w:szCs w:val="22"/>
              </w:rPr>
            </w:pPr>
            <w:r w:rsidRPr="0A87857F">
              <w:rPr>
                <w:rFonts w:ascii="Times New Roman" w:hAnsi="Times New Roman"/>
                <w:sz w:val="22"/>
                <w:szCs w:val="22"/>
              </w:rPr>
              <w:t>If the server encounters an error while saving the reply, CommentController returns an error response, and CommentsUI displays an appropriate error message.</w:t>
            </w:r>
          </w:p>
          <w:p w14:paraId="24BB5F78" w14:textId="0630714A" w:rsidR="0A87857F" w:rsidRDefault="0A87857F" w:rsidP="00826867">
            <w:pPr>
              <w:pStyle w:val="ListParagraph"/>
              <w:numPr>
                <w:ilvl w:val="0"/>
                <w:numId w:val="18"/>
              </w:numPr>
              <w:rPr>
                <w:rFonts w:ascii="Times New Roman" w:hAnsi="Times New Roman"/>
                <w:sz w:val="22"/>
                <w:szCs w:val="22"/>
              </w:rPr>
            </w:pPr>
            <w:r w:rsidRPr="0A87857F">
              <w:rPr>
                <w:rFonts w:ascii="Times New Roman" w:hAnsi="Times New Roman"/>
                <w:sz w:val="22"/>
                <w:szCs w:val="22"/>
              </w:rPr>
              <w:t>If the user's session is invalid, the system redirects them to the login page.</w:t>
            </w:r>
          </w:p>
        </w:tc>
      </w:tr>
      <w:tr w:rsidR="0A87857F" w14:paraId="7C35F57B"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76C6A24" w14:textId="2874B154"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DF13103" w14:textId="0A39A80F"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186594A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1939685" w14:textId="146DAB61"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BFE7F5E" w14:textId="0AB550FF"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1DB936F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3B2C9FA" w14:textId="3629971B"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8565C6F" w14:textId="2CA8C5A1"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4862BF9B"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57023DAB" w14:textId="21AECF6B"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4438D169" w14:textId="1E1FE39A"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741B3A45" w14:textId="1CBD1B03" w:rsidR="609B30DD" w:rsidRDefault="609B30DD">
      <w:r>
        <w:br w:type="page"/>
      </w:r>
    </w:p>
    <w:p w14:paraId="5173DC94" w14:textId="0B20DCE7" w:rsidR="0A87857F" w:rsidRDefault="0A87857F" w:rsidP="0A87857F">
      <w:pPr>
        <w:rPr>
          <w:rFonts w:eastAsia="Aptos"/>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419CB8D4"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99B2825" w14:textId="6590C6FC"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9B08121" w14:textId="710A4D09"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6.3</w:t>
            </w:r>
          </w:p>
        </w:tc>
      </w:tr>
      <w:tr w:rsidR="0A87857F" w14:paraId="7619ACA7"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CC08B45" w14:textId="4242C3D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CB36716" w14:textId="74110EB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EditComment</w:t>
            </w:r>
          </w:p>
        </w:tc>
      </w:tr>
      <w:tr w:rsidR="0A87857F" w14:paraId="6FAB4DB0"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6430EF8B" w14:textId="716CB05C"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067B5FA3" w14:textId="4916DFE3"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2AFF3EF6" w14:textId="340C08B6"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714A617D" w14:textId="1EA07B47"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6EF9A6EE"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507150A2" w14:textId="3B489649"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7D42ED3C" w14:textId="3B49DB7F"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9E01516" w14:textId="528F0BA1"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319BA215" w14:textId="0CBF95DB"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35DACDFE" w14:textId="4DE2F60C"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69576390"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93528B4" w14:textId="08BF5E80"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569C66E" w14:textId="2B88E0AC"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w:t>
            </w:r>
          </w:p>
        </w:tc>
      </w:tr>
      <w:tr w:rsidR="0A87857F" w14:paraId="11B7876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563148C" w14:textId="4129E919"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6419A1A" w14:textId="10CF4D73"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editing their existing comment in a forum discussion.</w:t>
            </w:r>
          </w:p>
        </w:tc>
      </w:tr>
      <w:tr w:rsidR="0A87857F" w14:paraId="32F5CE9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4FC0F34" w14:textId="23DB8A5A"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B9FB462" w14:textId="368B852B" w:rsidR="0A87857F" w:rsidRDefault="0A87857F" w:rsidP="00826867">
            <w:pPr>
              <w:pStyle w:val="ListParagraph"/>
              <w:numPr>
                <w:ilvl w:val="0"/>
                <w:numId w:val="17"/>
              </w:numPr>
              <w:rPr>
                <w:rFonts w:ascii="Times New Roman" w:hAnsi="Times New Roman"/>
                <w:sz w:val="22"/>
                <w:szCs w:val="22"/>
              </w:rPr>
            </w:pPr>
            <w:r w:rsidRPr="0A87857F">
              <w:rPr>
                <w:rFonts w:ascii="Times New Roman" w:hAnsi="Times New Roman"/>
                <w:sz w:val="22"/>
                <w:szCs w:val="22"/>
              </w:rPr>
              <w:t>The user must be logged in.</w:t>
            </w:r>
          </w:p>
          <w:p w14:paraId="48E1AC62" w14:textId="04D34678" w:rsidR="0A87857F" w:rsidRDefault="0A87857F" w:rsidP="00826867">
            <w:pPr>
              <w:pStyle w:val="ListParagraph"/>
              <w:numPr>
                <w:ilvl w:val="0"/>
                <w:numId w:val="17"/>
              </w:numPr>
              <w:rPr>
                <w:rFonts w:ascii="Times New Roman" w:hAnsi="Times New Roman"/>
                <w:sz w:val="22"/>
                <w:szCs w:val="22"/>
              </w:rPr>
            </w:pPr>
            <w:r w:rsidRPr="0A87857F">
              <w:rPr>
                <w:rFonts w:ascii="Times New Roman" w:hAnsi="Times New Roman"/>
                <w:sz w:val="22"/>
                <w:szCs w:val="22"/>
              </w:rPr>
              <w:t>The user must navigate to the forum discussion containing the comment they want to edit.</w:t>
            </w:r>
          </w:p>
          <w:p w14:paraId="2E28D303" w14:textId="21006A11" w:rsidR="0A87857F" w:rsidRDefault="0A87857F" w:rsidP="00826867">
            <w:pPr>
              <w:pStyle w:val="ListParagraph"/>
              <w:numPr>
                <w:ilvl w:val="0"/>
                <w:numId w:val="17"/>
              </w:numPr>
              <w:rPr>
                <w:rFonts w:ascii="Times New Roman" w:hAnsi="Times New Roman"/>
                <w:sz w:val="22"/>
                <w:szCs w:val="22"/>
              </w:rPr>
            </w:pPr>
            <w:r w:rsidRPr="0A87857F">
              <w:rPr>
                <w:rFonts w:ascii="Times New Roman" w:hAnsi="Times New Roman"/>
                <w:sz w:val="22"/>
                <w:szCs w:val="22"/>
              </w:rPr>
              <w:t>The user must have posted the comment they want to edit.</w:t>
            </w:r>
          </w:p>
        </w:tc>
      </w:tr>
      <w:tr w:rsidR="0A87857F" w14:paraId="418B83C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F843564" w14:textId="417A69B8"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D0A49F3" w14:textId="514DE31C" w:rsidR="0A87857F" w:rsidRDefault="0A87857F" w:rsidP="0A87857F">
            <w:pPr>
              <w:rPr>
                <w:rFonts w:ascii="Times New Roman" w:hAnsi="Times New Roman"/>
                <w:sz w:val="22"/>
                <w:szCs w:val="22"/>
              </w:rPr>
            </w:pPr>
            <w:r w:rsidRPr="0A87857F">
              <w:rPr>
                <w:rFonts w:ascii="Times New Roman" w:hAnsi="Times New Roman"/>
                <w:sz w:val="22"/>
                <w:szCs w:val="22"/>
              </w:rPr>
              <w:t>The comment text is updated in the database and displayed with the updated content in the forum discussion.</w:t>
            </w:r>
          </w:p>
        </w:tc>
      </w:tr>
      <w:tr w:rsidR="0A87857F" w14:paraId="258536A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101C89A" w14:textId="4759939F"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106B7CB1" w14:textId="55748C5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179601E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2EC3DD4" w14:textId="1BA19458"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049E264" w14:textId="5B979B37" w:rsidR="0A87857F" w:rsidRDefault="0A87857F" w:rsidP="0A87857F">
            <w:pPr>
              <w:rPr>
                <w:rFonts w:ascii="Times New Roman" w:hAnsi="Times New Roman"/>
                <w:sz w:val="22"/>
                <w:szCs w:val="22"/>
              </w:rPr>
            </w:pPr>
            <w:r w:rsidRPr="0A87857F">
              <w:rPr>
                <w:rFonts w:ascii="Times New Roman" w:hAnsi="Times New Roman"/>
                <w:sz w:val="22"/>
                <w:szCs w:val="22"/>
              </w:rPr>
              <w:t>Occasionally, when users need to correct or update their comments.</w:t>
            </w:r>
          </w:p>
        </w:tc>
      </w:tr>
      <w:tr w:rsidR="0A87857F" w14:paraId="30AF5B0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4B7221A" w14:textId="57465572"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290BE8A" w14:textId="1B1F2F9A" w:rsidR="0A87857F" w:rsidRDefault="0A87857F" w:rsidP="00826867">
            <w:pPr>
              <w:pStyle w:val="ListParagraph"/>
              <w:numPr>
                <w:ilvl w:val="0"/>
                <w:numId w:val="16"/>
              </w:numPr>
              <w:rPr>
                <w:rFonts w:ascii="Times New Roman" w:hAnsi="Times New Roman"/>
                <w:sz w:val="22"/>
                <w:szCs w:val="22"/>
              </w:rPr>
            </w:pPr>
            <w:r w:rsidRPr="0A87857F">
              <w:rPr>
                <w:rFonts w:ascii="Times New Roman" w:hAnsi="Times New Roman"/>
                <w:sz w:val="22"/>
                <w:szCs w:val="22"/>
              </w:rPr>
              <w:t>The user clicks the "Edit" button for a specific comment in the CommentsUI.</w:t>
            </w:r>
          </w:p>
          <w:p w14:paraId="344EE8CE" w14:textId="4EE11E27" w:rsidR="0A87857F" w:rsidRDefault="0A87857F" w:rsidP="00826867">
            <w:pPr>
              <w:pStyle w:val="ListParagraph"/>
              <w:numPr>
                <w:ilvl w:val="0"/>
                <w:numId w:val="16"/>
              </w:numPr>
              <w:rPr>
                <w:rFonts w:ascii="Times New Roman" w:hAnsi="Times New Roman"/>
                <w:sz w:val="22"/>
                <w:szCs w:val="22"/>
              </w:rPr>
            </w:pPr>
            <w:r w:rsidRPr="0A87857F">
              <w:rPr>
                <w:rFonts w:ascii="Times New Roman" w:hAnsi="Times New Roman"/>
                <w:sz w:val="22"/>
                <w:szCs w:val="22"/>
              </w:rPr>
              <w:t>CommentsUI displays a textbox with save and cancel buttons for the user to edit their comment.</w:t>
            </w:r>
          </w:p>
          <w:p w14:paraId="3DB84863" w14:textId="23DFCFC0" w:rsidR="0A87857F" w:rsidRDefault="0A87857F" w:rsidP="00826867">
            <w:pPr>
              <w:pStyle w:val="ListParagraph"/>
              <w:numPr>
                <w:ilvl w:val="0"/>
                <w:numId w:val="16"/>
              </w:numPr>
              <w:rPr>
                <w:rFonts w:ascii="Times New Roman" w:hAnsi="Times New Roman"/>
                <w:sz w:val="22"/>
                <w:szCs w:val="22"/>
              </w:rPr>
            </w:pPr>
            <w:r w:rsidRPr="0A87857F">
              <w:rPr>
                <w:rFonts w:ascii="Times New Roman" w:hAnsi="Times New Roman"/>
                <w:sz w:val="22"/>
                <w:szCs w:val="22"/>
              </w:rPr>
              <w:t>The user edits the comment text and clicks "Save".</w:t>
            </w:r>
          </w:p>
          <w:p w14:paraId="6045552D" w14:textId="24205660" w:rsidR="0A87857F" w:rsidRDefault="0A87857F" w:rsidP="00826867">
            <w:pPr>
              <w:pStyle w:val="ListParagraph"/>
              <w:numPr>
                <w:ilvl w:val="0"/>
                <w:numId w:val="16"/>
              </w:numPr>
              <w:rPr>
                <w:rFonts w:ascii="Times New Roman" w:hAnsi="Times New Roman"/>
                <w:sz w:val="22"/>
                <w:szCs w:val="22"/>
              </w:rPr>
            </w:pPr>
            <w:r w:rsidRPr="0A87857F">
              <w:rPr>
                <w:rFonts w:ascii="Times New Roman" w:hAnsi="Times New Roman"/>
                <w:sz w:val="22"/>
                <w:szCs w:val="22"/>
              </w:rPr>
              <w:t>CommentsUI displays the updated comment in the forum discussion.</w:t>
            </w:r>
          </w:p>
        </w:tc>
      </w:tr>
      <w:tr w:rsidR="0A87857F" w14:paraId="17810D6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87F06AD" w14:textId="0ED4E6E3"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2EEF854" w14:textId="48CB5195" w:rsidR="0A87857F" w:rsidRDefault="0A87857F" w:rsidP="0A87857F">
            <w:pPr>
              <w:rPr>
                <w:rFonts w:ascii="Times New Roman" w:hAnsi="Times New Roman"/>
                <w:sz w:val="22"/>
                <w:szCs w:val="22"/>
              </w:rPr>
            </w:pPr>
            <w:r w:rsidRPr="0A87857F">
              <w:rPr>
                <w:rFonts w:ascii="Times New Roman" w:hAnsi="Times New Roman"/>
                <w:sz w:val="22"/>
                <w:szCs w:val="22"/>
              </w:rPr>
              <w:t>User Cancels Edit:</w:t>
            </w:r>
          </w:p>
          <w:p w14:paraId="2F4A8685" w14:textId="571599EB" w:rsidR="0A87857F" w:rsidRDefault="0A87857F" w:rsidP="00826867">
            <w:pPr>
              <w:pStyle w:val="ListParagraph"/>
              <w:numPr>
                <w:ilvl w:val="0"/>
                <w:numId w:val="15"/>
              </w:numPr>
              <w:rPr>
                <w:rFonts w:ascii="Times New Roman" w:hAnsi="Times New Roman"/>
                <w:sz w:val="22"/>
                <w:szCs w:val="22"/>
              </w:rPr>
            </w:pPr>
            <w:r w:rsidRPr="0A87857F">
              <w:rPr>
                <w:rFonts w:ascii="Times New Roman" w:hAnsi="Times New Roman"/>
                <w:sz w:val="22"/>
                <w:szCs w:val="22"/>
              </w:rPr>
              <w:t>The user clicks "Cancel" instead of "Save".</w:t>
            </w:r>
          </w:p>
          <w:p w14:paraId="707DAD27" w14:textId="4A501E09" w:rsidR="0A87857F" w:rsidRDefault="0A87857F" w:rsidP="00826867">
            <w:pPr>
              <w:pStyle w:val="ListParagraph"/>
              <w:numPr>
                <w:ilvl w:val="0"/>
                <w:numId w:val="15"/>
              </w:numPr>
              <w:rPr>
                <w:rFonts w:ascii="Times New Roman" w:hAnsi="Times New Roman"/>
                <w:sz w:val="22"/>
                <w:szCs w:val="22"/>
              </w:rPr>
            </w:pPr>
            <w:r w:rsidRPr="0A87857F">
              <w:rPr>
                <w:rFonts w:ascii="Times New Roman" w:hAnsi="Times New Roman"/>
                <w:sz w:val="22"/>
                <w:szCs w:val="22"/>
              </w:rPr>
              <w:t>CommentsUI hides the edit input textbox without sending any data to the backend.</w:t>
            </w:r>
          </w:p>
        </w:tc>
      </w:tr>
      <w:tr w:rsidR="0A87857F" w14:paraId="7B3A88B8"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01A9207" w14:textId="76E57859"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F7C7C12" w14:textId="2C872B4D" w:rsidR="0A87857F" w:rsidRDefault="0A87857F" w:rsidP="00826867">
            <w:pPr>
              <w:pStyle w:val="ListParagraph"/>
              <w:numPr>
                <w:ilvl w:val="0"/>
                <w:numId w:val="14"/>
              </w:numPr>
              <w:rPr>
                <w:rFonts w:ascii="Times New Roman" w:hAnsi="Times New Roman"/>
                <w:sz w:val="22"/>
                <w:szCs w:val="22"/>
              </w:rPr>
            </w:pPr>
            <w:r w:rsidRPr="0A87857F">
              <w:rPr>
                <w:rFonts w:ascii="Times New Roman" w:hAnsi="Times New Roman"/>
                <w:sz w:val="22"/>
                <w:szCs w:val="22"/>
              </w:rPr>
              <w:t>If the server encounters an error while saving the edited comment, CommentController returns an error response, and CommentsUI displays an appropriate error message.</w:t>
            </w:r>
          </w:p>
        </w:tc>
      </w:tr>
      <w:tr w:rsidR="0A87857F" w14:paraId="4D7B0D43"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AE72815" w14:textId="623691CA"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ED5FB5D" w14:textId="16D0B446"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4ADB1EF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3CC5D87" w14:textId="2985169D"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7EC25C9" w14:textId="7B4C3906"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2107734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9F92FAE" w14:textId="01241C9F"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26FD5444" w14:textId="2003A86C" w:rsidR="0A87857F" w:rsidRDefault="0A87857F" w:rsidP="0A87857F">
            <w:pPr>
              <w:rPr>
                <w:rFonts w:ascii="Times New Roman" w:hAnsi="Times New Roman"/>
                <w:sz w:val="22"/>
                <w:szCs w:val="22"/>
              </w:rPr>
            </w:pPr>
            <w:r w:rsidRPr="0A87857F">
              <w:rPr>
                <w:rFonts w:ascii="Times New Roman" w:hAnsi="Times New Roman"/>
                <w:sz w:val="22"/>
                <w:szCs w:val="22"/>
              </w:rPr>
              <w:t>The user has sufficient permissions to edit their comment.</w:t>
            </w:r>
          </w:p>
        </w:tc>
      </w:tr>
      <w:tr w:rsidR="0A87857F" w14:paraId="36E1C1BB"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1243AE0F" w14:textId="2DA3C5E0"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79722094" w14:textId="330EDB18" w:rsidR="0A87857F" w:rsidRDefault="0A87857F" w:rsidP="0A87857F">
            <w:pPr>
              <w:rPr>
                <w:rFonts w:ascii="Times New Roman" w:hAnsi="Times New Roman"/>
                <w:sz w:val="22"/>
                <w:szCs w:val="22"/>
              </w:rPr>
            </w:pPr>
            <w:r w:rsidRPr="0A87857F">
              <w:rPr>
                <w:rFonts w:ascii="Times New Roman" w:hAnsi="Times New Roman"/>
                <w:sz w:val="22"/>
                <w:szCs w:val="22"/>
              </w:rPr>
              <w:t>-</w:t>
            </w:r>
          </w:p>
        </w:tc>
      </w:tr>
    </w:tbl>
    <w:p w14:paraId="48E5EBDA" w14:textId="1F0AF906" w:rsidR="5139E661" w:rsidRDefault="5139E661">
      <w:r>
        <w:br w:type="page"/>
      </w:r>
    </w:p>
    <w:p w14:paraId="7D612612" w14:textId="43670101"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0EFD8137"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5729E19" w14:textId="1AAC27D3"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DCE44FC" w14:textId="779BA121"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6.4</w:t>
            </w:r>
          </w:p>
        </w:tc>
      </w:tr>
      <w:tr w:rsidR="0A87857F" w14:paraId="5129845E"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8BCE8DA" w14:textId="35970191"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737467B" w14:textId="7FF49DE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DeleteComment</w:t>
            </w:r>
          </w:p>
        </w:tc>
      </w:tr>
      <w:tr w:rsidR="0A87857F" w14:paraId="69538B6D"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7104B2A2" w14:textId="14603E33"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61A81C55" w14:textId="0E5186FD"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161C8755" w14:textId="2FE7AE9B"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065FADA3" w14:textId="66422C1B"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678B4DC0"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3F167B9A" w14:textId="5865815E"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39A5B7DA" w14:textId="4BDB1A15"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1B959F6B" w14:textId="1337BF26"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76EC9AB8" w14:textId="26A804E9"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04307DC0" w14:textId="7A155D66"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01D01D6F"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551F0DF" w14:textId="14A414DD"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CC62331" w14:textId="31FED3C4"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 Admin</w:t>
            </w:r>
          </w:p>
        </w:tc>
      </w:tr>
      <w:tr w:rsidR="0A87857F" w14:paraId="66D65F3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D56A6E1" w14:textId="4CE28533"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9A7171D" w14:textId="0D297DA4"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deleting their comment in a forum discussion.</w:t>
            </w:r>
          </w:p>
        </w:tc>
      </w:tr>
      <w:tr w:rsidR="0A87857F" w14:paraId="3CA9E7B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6C3D6C1" w14:textId="757C3EB1"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2A06B3D" w14:textId="60F825EC" w:rsidR="0A87857F" w:rsidRDefault="0A87857F" w:rsidP="00826867">
            <w:pPr>
              <w:pStyle w:val="ListParagraph"/>
              <w:numPr>
                <w:ilvl w:val="0"/>
                <w:numId w:val="14"/>
              </w:numPr>
              <w:rPr>
                <w:rFonts w:ascii="Times New Roman" w:hAnsi="Times New Roman"/>
                <w:sz w:val="22"/>
                <w:szCs w:val="22"/>
              </w:rPr>
            </w:pPr>
            <w:r w:rsidRPr="0A87857F">
              <w:rPr>
                <w:rFonts w:ascii="Times New Roman" w:hAnsi="Times New Roman"/>
                <w:sz w:val="22"/>
                <w:szCs w:val="22"/>
              </w:rPr>
              <w:t>The user must be logged in.</w:t>
            </w:r>
          </w:p>
          <w:p w14:paraId="54E1BC37" w14:textId="4956C186" w:rsidR="0A87857F" w:rsidRDefault="0A87857F" w:rsidP="00826867">
            <w:pPr>
              <w:pStyle w:val="ListParagraph"/>
              <w:numPr>
                <w:ilvl w:val="0"/>
                <w:numId w:val="14"/>
              </w:numPr>
              <w:rPr>
                <w:rFonts w:ascii="Times New Roman" w:hAnsi="Times New Roman"/>
                <w:sz w:val="22"/>
                <w:szCs w:val="22"/>
              </w:rPr>
            </w:pPr>
            <w:r w:rsidRPr="0A87857F">
              <w:rPr>
                <w:rFonts w:ascii="Times New Roman" w:hAnsi="Times New Roman"/>
                <w:sz w:val="22"/>
                <w:szCs w:val="22"/>
              </w:rPr>
              <w:t>The user must navigate to the forum discussion containing the comment they want to delete.</w:t>
            </w:r>
          </w:p>
          <w:p w14:paraId="0EA8A3E3" w14:textId="2A152963" w:rsidR="0A87857F" w:rsidRDefault="0A87857F" w:rsidP="00826867">
            <w:pPr>
              <w:pStyle w:val="ListParagraph"/>
              <w:numPr>
                <w:ilvl w:val="0"/>
                <w:numId w:val="14"/>
              </w:numPr>
              <w:rPr>
                <w:rFonts w:ascii="Times New Roman" w:hAnsi="Times New Roman"/>
                <w:sz w:val="22"/>
                <w:szCs w:val="22"/>
              </w:rPr>
            </w:pPr>
            <w:r w:rsidRPr="0A87857F">
              <w:rPr>
                <w:rFonts w:ascii="Times New Roman" w:hAnsi="Times New Roman"/>
                <w:sz w:val="22"/>
                <w:szCs w:val="22"/>
              </w:rPr>
              <w:t>The user must have posted the comment they want to delete.</w:t>
            </w:r>
          </w:p>
        </w:tc>
      </w:tr>
      <w:tr w:rsidR="0A87857F" w14:paraId="1851328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62891AE" w14:textId="70BFE256"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608C673" w14:textId="3AC06603" w:rsidR="0A87857F" w:rsidRDefault="0A87857F" w:rsidP="0A87857F">
            <w:pPr>
              <w:rPr>
                <w:rFonts w:ascii="Times New Roman" w:hAnsi="Times New Roman"/>
                <w:sz w:val="22"/>
                <w:szCs w:val="22"/>
              </w:rPr>
            </w:pPr>
            <w:r w:rsidRPr="0A87857F">
              <w:rPr>
                <w:rFonts w:ascii="Times New Roman" w:hAnsi="Times New Roman"/>
                <w:sz w:val="22"/>
                <w:szCs w:val="22"/>
              </w:rPr>
              <w:t>The comment is marked as deleted in the database, and it is displayed as "[</w:t>
            </w:r>
            <w:r w:rsidRPr="0A87857F">
              <w:rPr>
                <w:rFonts w:ascii="Times New Roman" w:hAnsi="Times New Roman"/>
                <w:i/>
                <w:iCs/>
                <w:sz w:val="22"/>
                <w:szCs w:val="22"/>
              </w:rPr>
              <w:t>deleted</w:t>
            </w:r>
            <w:r w:rsidRPr="0A87857F">
              <w:rPr>
                <w:rFonts w:ascii="Times New Roman" w:hAnsi="Times New Roman"/>
                <w:sz w:val="22"/>
                <w:szCs w:val="22"/>
              </w:rPr>
              <w:t>]" in the forum discussion.</w:t>
            </w:r>
          </w:p>
        </w:tc>
      </w:tr>
      <w:tr w:rsidR="0A87857F" w14:paraId="26A4820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C034EDC" w14:textId="43D6B4C8"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1AE978E" w14:textId="2A3F31E0"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2E14C12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59F2578" w14:textId="3147B549"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9659289" w14:textId="48F00A72" w:rsidR="0A87857F" w:rsidRDefault="0A87857F" w:rsidP="0A87857F">
            <w:pPr>
              <w:rPr>
                <w:rFonts w:ascii="Times New Roman" w:hAnsi="Times New Roman"/>
                <w:sz w:val="22"/>
                <w:szCs w:val="22"/>
              </w:rPr>
            </w:pPr>
            <w:r w:rsidRPr="0A87857F">
              <w:rPr>
                <w:rFonts w:ascii="Times New Roman" w:hAnsi="Times New Roman"/>
                <w:sz w:val="22"/>
                <w:szCs w:val="22"/>
              </w:rPr>
              <w:t>Occasionally, when users want to remove their comments.</w:t>
            </w:r>
          </w:p>
        </w:tc>
      </w:tr>
      <w:tr w:rsidR="0A87857F" w14:paraId="3593E97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272EFAD" w14:textId="3E21FD9C"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A8E3CE8" w14:textId="6758E1D2" w:rsidR="0A87857F" w:rsidRDefault="0A87857F" w:rsidP="00826867">
            <w:pPr>
              <w:pStyle w:val="ListParagraph"/>
              <w:numPr>
                <w:ilvl w:val="0"/>
                <w:numId w:val="13"/>
              </w:numPr>
              <w:rPr>
                <w:rFonts w:ascii="Times New Roman" w:hAnsi="Times New Roman"/>
                <w:sz w:val="22"/>
                <w:szCs w:val="22"/>
              </w:rPr>
            </w:pPr>
            <w:r w:rsidRPr="0A87857F">
              <w:rPr>
                <w:rFonts w:ascii="Times New Roman" w:hAnsi="Times New Roman"/>
                <w:sz w:val="22"/>
                <w:szCs w:val="22"/>
              </w:rPr>
              <w:t>The user clicks the "Delete" button for a specific comment in the CommentsUI.</w:t>
            </w:r>
          </w:p>
          <w:p w14:paraId="3393743D" w14:textId="06A6FF4F" w:rsidR="0A87857F" w:rsidRDefault="0A87857F" w:rsidP="00826867">
            <w:pPr>
              <w:pStyle w:val="ListParagraph"/>
              <w:numPr>
                <w:ilvl w:val="0"/>
                <w:numId w:val="13"/>
              </w:numPr>
              <w:rPr>
                <w:rFonts w:ascii="Times New Roman" w:hAnsi="Times New Roman"/>
                <w:sz w:val="22"/>
                <w:szCs w:val="22"/>
              </w:rPr>
            </w:pPr>
            <w:r w:rsidRPr="0A87857F">
              <w:rPr>
                <w:rFonts w:ascii="Times New Roman" w:hAnsi="Times New Roman"/>
                <w:sz w:val="22"/>
                <w:szCs w:val="22"/>
              </w:rPr>
              <w:t>CommentsUI displays the comment as "[deleted]" in the forum discussion.</w:t>
            </w:r>
          </w:p>
        </w:tc>
      </w:tr>
      <w:tr w:rsidR="0A87857F" w14:paraId="078D9D3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14C09334" w14:textId="1FC5DB4D"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4369DE95" w14:textId="42E10992"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07DFFB6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D5D498E" w14:textId="6E7EA36F"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4F57402" w14:textId="29D3D96F" w:rsidR="0A87857F" w:rsidRDefault="0A87857F" w:rsidP="0A87857F">
            <w:pPr>
              <w:rPr>
                <w:rFonts w:ascii="Times New Roman" w:hAnsi="Times New Roman"/>
                <w:sz w:val="22"/>
                <w:szCs w:val="22"/>
              </w:rPr>
            </w:pPr>
            <w:r w:rsidRPr="0A87857F">
              <w:rPr>
                <w:rFonts w:ascii="Times New Roman" w:hAnsi="Times New Roman"/>
                <w:sz w:val="22"/>
                <w:szCs w:val="22"/>
              </w:rPr>
              <w:t>If the server encounters an error while processing the deletion, CommentController returns an error response, and CommentsUI displays an appropriate error message.</w:t>
            </w:r>
          </w:p>
        </w:tc>
      </w:tr>
      <w:tr w:rsidR="0A87857F" w14:paraId="2421C94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075889B" w14:textId="3EE868CF"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A85E7FA" w14:textId="5AAF833B"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782B76B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87F664B" w14:textId="4176B400"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D72E5B0" w14:textId="15D12685"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C3DFC6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F27521E" w14:textId="41B98B04"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C0DFE95" w14:textId="6421C063" w:rsidR="0A87857F" w:rsidRDefault="0A87857F" w:rsidP="0A87857F">
            <w:pPr>
              <w:rPr>
                <w:rFonts w:ascii="Times New Roman" w:hAnsi="Times New Roman"/>
                <w:sz w:val="22"/>
                <w:szCs w:val="22"/>
              </w:rPr>
            </w:pPr>
            <w:r w:rsidRPr="0A87857F">
              <w:rPr>
                <w:rFonts w:ascii="Times New Roman" w:hAnsi="Times New Roman"/>
                <w:sz w:val="22"/>
                <w:szCs w:val="22"/>
              </w:rPr>
              <w:t>The user has sufficient permissions to delete their comment.</w:t>
            </w:r>
          </w:p>
        </w:tc>
      </w:tr>
      <w:tr w:rsidR="0A87857F" w14:paraId="33E35650"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500477F3" w14:textId="0548E70C"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125F8481" w14:textId="7C20057A" w:rsidR="0A87857F" w:rsidRDefault="0A87857F" w:rsidP="0A87857F">
            <w:pPr>
              <w:rPr>
                <w:rFonts w:ascii="Times New Roman" w:hAnsi="Times New Roman"/>
                <w:sz w:val="22"/>
                <w:szCs w:val="22"/>
              </w:rPr>
            </w:pPr>
            <w:r w:rsidRPr="0A87857F">
              <w:rPr>
                <w:rFonts w:ascii="Times New Roman" w:hAnsi="Times New Roman"/>
                <w:sz w:val="22"/>
                <w:szCs w:val="22"/>
              </w:rPr>
              <w:t>Ensure that associated reports or replies linked to the comment are handled appropriately when a comment is marked as deleted.</w:t>
            </w:r>
          </w:p>
        </w:tc>
      </w:tr>
    </w:tbl>
    <w:p w14:paraId="1090ACCE" w14:textId="33B9F78F" w:rsidR="5139E661" w:rsidRDefault="5139E661">
      <w:r>
        <w:br w:type="page"/>
      </w:r>
    </w:p>
    <w:p w14:paraId="6FF2054B" w14:textId="295DDDF8"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4510C1C3"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560A8236" w14:textId="604BEC3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CF77331" w14:textId="531F9E41"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6.5</w:t>
            </w:r>
          </w:p>
        </w:tc>
      </w:tr>
      <w:tr w:rsidR="0A87857F" w14:paraId="300A693A"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5879E6E" w14:textId="0820B752"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75EC6E47" w14:textId="08893A06"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ReportComment</w:t>
            </w:r>
          </w:p>
        </w:tc>
      </w:tr>
      <w:tr w:rsidR="0A87857F" w14:paraId="4B84F17D"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4E180605" w14:textId="684C7C1C"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424F0C4A" w14:textId="782A9ED4"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2AFD01A8" w14:textId="7C2C82A1"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441A5C06" w14:textId="357168E7"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3622D59B"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1E3E23F5" w14:textId="2F73FFDD"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6C03857" w14:textId="5B0A3DC8"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D678A48" w14:textId="65FFF0F1"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1CB8198F" w14:textId="727335AA"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717D88F2" w14:textId="71A8A769"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5A6FE768"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49E17F8" w14:textId="670FB2B3"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8BB2E99" w14:textId="4B266608"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User, Shop</w:t>
            </w:r>
          </w:p>
        </w:tc>
      </w:tr>
      <w:tr w:rsidR="0A87857F" w14:paraId="10BCA87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F9DC279" w14:textId="07C1EA81"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FF9C600" w14:textId="2BDDE38D" w:rsidR="0A87857F" w:rsidRDefault="0A87857F" w:rsidP="0A87857F">
            <w:pPr>
              <w:rPr>
                <w:rFonts w:ascii="Times New Roman" w:hAnsi="Times New Roman"/>
                <w:sz w:val="22"/>
                <w:szCs w:val="22"/>
              </w:rPr>
            </w:pPr>
            <w:r w:rsidRPr="0A87857F">
              <w:rPr>
                <w:rFonts w:ascii="Times New Roman" w:hAnsi="Times New Roman"/>
                <w:sz w:val="22"/>
                <w:szCs w:val="22"/>
              </w:rPr>
              <w:t>This use case describes the process of a user reporting a comment for inappropriate or harmful content in a forum discussion.</w:t>
            </w:r>
          </w:p>
        </w:tc>
      </w:tr>
      <w:tr w:rsidR="0A87857F" w14:paraId="79E03F6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6986FD3F" w14:textId="7B7E6335"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0E86FFE" w14:textId="3073EB2D" w:rsidR="0A87857F" w:rsidRDefault="0A87857F" w:rsidP="00826867">
            <w:pPr>
              <w:pStyle w:val="ListParagraph"/>
              <w:numPr>
                <w:ilvl w:val="0"/>
                <w:numId w:val="12"/>
              </w:numPr>
              <w:rPr>
                <w:rFonts w:ascii="Times New Roman" w:hAnsi="Times New Roman"/>
                <w:sz w:val="22"/>
                <w:szCs w:val="22"/>
              </w:rPr>
            </w:pPr>
            <w:r w:rsidRPr="0A87857F">
              <w:rPr>
                <w:rFonts w:ascii="Times New Roman" w:hAnsi="Times New Roman"/>
                <w:sz w:val="22"/>
                <w:szCs w:val="22"/>
              </w:rPr>
              <w:t>The user must be logged in.</w:t>
            </w:r>
          </w:p>
          <w:p w14:paraId="019EDF37" w14:textId="7A674684" w:rsidR="0A87857F" w:rsidRDefault="0A87857F" w:rsidP="00826867">
            <w:pPr>
              <w:pStyle w:val="ListParagraph"/>
              <w:numPr>
                <w:ilvl w:val="0"/>
                <w:numId w:val="12"/>
              </w:numPr>
              <w:rPr>
                <w:rFonts w:ascii="Times New Roman" w:hAnsi="Times New Roman"/>
                <w:sz w:val="22"/>
                <w:szCs w:val="22"/>
              </w:rPr>
            </w:pPr>
            <w:r w:rsidRPr="0A87857F">
              <w:rPr>
                <w:rFonts w:ascii="Times New Roman" w:hAnsi="Times New Roman"/>
                <w:sz w:val="22"/>
                <w:szCs w:val="22"/>
              </w:rPr>
              <w:t>The user must navigate to the forum discussion containing the comment they want to report.</w:t>
            </w:r>
          </w:p>
        </w:tc>
      </w:tr>
      <w:tr w:rsidR="0A87857F" w14:paraId="138344F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8A32FA5" w14:textId="7B8981BE"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06D31C7" w14:textId="26C61D2D" w:rsidR="0A87857F" w:rsidRDefault="0A87857F" w:rsidP="00826867">
            <w:pPr>
              <w:pStyle w:val="ListParagraph"/>
              <w:numPr>
                <w:ilvl w:val="0"/>
                <w:numId w:val="11"/>
              </w:numPr>
              <w:rPr>
                <w:rFonts w:ascii="Times New Roman" w:hAnsi="Times New Roman"/>
                <w:sz w:val="22"/>
                <w:szCs w:val="22"/>
              </w:rPr>
            </w:pPr>
            <w:r w:rsidRPr="0A87857F">
              <w:rPr>
                <w:rFonts w:ascii="Times New Roman" w:hAnsi="Times New Roman"/>
                <w:sz w:val="22"/>
                <w:szCs w:val="22"/>
              </w:rPr>
              <w:t>The reported comment is logged in the database with the associated user and comment details.</w:t>
            </w:r>
          </w:p>
          <w:p w14:paraId="63770DEE" w14:textId="14B1E099" w:rsidR="0A87857F" w:rsidRDefault="0A87857F" w:rsidP="00826867">
            <w:pPr>
              <w:pStyle w:val="ListParagraph"/>
              <w:numPr>
                <w:ilvl w:val="0"/>
                <w:numId w:val="11"/>
              </w:numPr>
              <w:rPr>
                <w:rFonts w:ascii="Times New Roman" w:hAnsi="Times New Roman"/>
                <w:sz w:val="22"/>
                <w:szCs w:val="22"/>
              </w:rPr>
            </w:pPr>
            <w:r w:rsidRPr="0A87857F">
              <w:rPr>
                <w:rFonts w:ascii="Times New Roman" w:hAnsi="Times New Roman"/>
                <w:sz w:val="22"/>
                <w:szCs w:val="22"/>
              </w:rPr>
              <w:t>A success notification is displayed to the user.</w:t>
            </w:r>
          </w:p>
        </w:tc>
      </w:tr>
      <w:tr w:rsidR="0A87857F" w14:paraId="0592BDE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2A4EC9A" w14:textId="4E60986A"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82E685B" w14:textId="778D28EB"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Medium</w:t>
            </w:r>
          </w:p>
        </w:tc>
      </w:tr>
      <w:tr w:rsidR="0A87857F" w14:paraId="3400F944"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87869D8" w14:textId="14946566"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FDA1A0A" w14:textId="4C1C7927" w:rsidR="0A87857F" w:rsidRDefault="0A87857F" w:rsidP="0A87857F">
            <w:pPr>
              <w:rPr>
                <w:rFonts w:ascii="Times New Roman" w:hAnsi="Times New Roman"/>
                <w:sz w:val="22"/>
                <w:szCs w:val="22"/>
              </w:rPr>
            </w:pPr>
            <w:r w:rsidRPr="0A87857F">
              <w:rPr>
                <w:rFonts w:ascii="Times New Roman" w:hAnsi="Times New Roman"/>
                <w:sz w:val="22"/>
                <w:szCs w:val="22"/>
              </w:rPr>
              <w:t>Occasionally, when users encounter inappropriate or harmful content.</w:t>
            </w:r>
          </w:p>
        </w:tc>
      </w:tr>
      <w:tr w:rsidR="0A87857F" w14:paraId="7894EC92"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C5C7F31" w14:textId="1BEDD909"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3708B18" w14:textId="74E8ACFE" w:rsidR="0A87857F" w:rsidRDefault="0A87857F" w:rsidP="00826867">
            <w:pPr>
              <w:pStyle w:val="ListParagraph"/>
              <w:numPr>
                <w:ilvl w:val="0"/>
                <w:numId w:val="10"/>
              </w:numPr>
              <w:rPr>
                <w:rFonts w:ascii="Times New Roman" w:hAnsi="Times New Roman"/>
                <w:sz w:val="22"/>
                <w:szCs w:val="22"/>
              </w:rPr>
            </w:pPr>
            <w:r w:rsidRPr="0A87857F">
              <w:rPr>
                <w:rFonts w:ascii="Times New Roman" w:hAnsi="Times New Roman"/>
                <w:sz w:val="22"/>
                <w:szCs w:val="22"/>
              </w:rPr>
              <w:t>The user clicks the "Report" button for a specific comment in the CommentsUI..</w:t>
            </w:r>
          </w:p>
          <w:p w14:paraId="1AD410C5" w14:textId="62881170" w:rsidR="0A87857F" w:rsidRDefault="0A87857F" w:rsidP="00826867">
            <w:pPr>
              <w:pStyle w:val="ListParagraph"/>
              <w:numPr>
                <w:ilvl w:val="0"/>
                <w:numId w:val="10"/>
              </w:numPr>
              <w:rPr>
                <w:rFonts w:ascii="Times New Roman" w:hAnsi="Times New Roman"/>
                <w:sz w:val="22"/>
                <w:szCs w:val="22"/>
              </w:rPr>
            </w:pPr>
            <w:r w:rsidRPr="0A87857F">
              <w:rPr>
                <w:rFonts w:ascii="Times New Roman" w:hAnsi="Times New Roman"/>
                <w:sz w:val="22"/>
                <w:szCs w:val="22"/>
              </w:rPr>
              <w:t>CommentsUI displays a success notification to the user.</w:t>
            </w:r>
          </w:p>
        </w:tc>
      </w:tr>
      <w:tr w:rsidR="0A87857F" w14:paraId="03902C51"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688B0CA" w14:textId="723D2648"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206DCFDE" w14:textId="7DF40713"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51792B0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050D7B17" w14:textId="4A99E06A"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E86BA43" w14:textId="0E735286" w:rsidR="0A87857F" w:rsidRDefault="0A87857F" w:rsidP="0A87857F">
            <w:pPr>
              <w:rPr>
                <w:rFonts w:ascii="Times New Roman" w:hAnsi="Times New Roman"/>
                <w:sz w:val="22"/>
                <w:szCs w:val="22"/>
              </w:rPr>
            </w:pPr>
            <w:r w:rsidRPr="0A87857F">
              <w:rPr>
                <w:rFonts w:ascii="Times New Roman" w:hAnsi="Times New Roman"/>
                <w:sz w:val="22"/>
                <w:szCs w:val="22"/>
              </w:rPr>
              <w:t>If the server encounters an error while processing the report, ReportController returns an error response, and CommentsUI displays an appropriate error message.</w:t>
            </w:r>
          </w:p>
        </w:tc>
      </w:tr>
      <w:tr w:rsidR="0A87857F" w14:paraId="0CF250B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55702FED" w14:textId="16D72A71"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DA36957" w14:textId="42025DC9"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6E032167"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8E11F3A" w14:textId="040DCC02"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D8AA56B" w14:textId="453463B4" w:rsidR="0A87857F" w:rsidRDefault="0A87857F" w:rsidP="00826867">
            <w:pPr>
              <w:pStyle w:val="ListParagraph"/>
              <w:numPr>
                <w:ilvl w:val="0"/>
                <w:numId w:val="9"/>
              </w:numPr>
              <w:rPr>
                <w:rFonts w:ascii="Times New Roman" w:hAnsi="Times New Roman"/>
                <w:sz w:val="22"/>
                <w:szCs w:val="22"/>
              </w:rPr>
            </w:pPr>
            <w:r w:rsidRPr="0A87857F">
              <w:rPr>
                <w:rFonts w:ascii="Times New Roman" w:hAnsi="Times New Roman"/>
                <w:sz w:val="22"/>
                <w:szCs w:val="22"/>
              </w:rPr>
              <w:t>Reports should be reviewed by an admin for appropriate action.</w:t>
            </w:r>
          </w:p>
          <w:p w14:paraId="4E7CECC2" w14:textId="628D8BC6" w:rsidR="0A87857F" w:rsidRDefault="0A87857F" w:rsidP="00826867">
            <w:pPr>
              <w:pStyle w:val="ListParagraph"/>
              <w:numPr>
                <w:ilvl w:val="0"/>
                <w:numId w:val="9"/>
              </w:numPr>
              <w:rPr>
                <w:rFonts w:ascii="Times New Roman" w:hAnsi="Times New Roman"/>
                <w:sz w:val="22"/>
                <w:szCs w:val="22"/>
              </w:rPr>
            </w:pPr>
            <w:r w:rsidRPr="0A87857F">
              <w:rPr>
                <w:rFonts w:ascii="Times New Roman" w:hAnsi="Times New Roman"/>
                <w:sz w:val="22"/>
                <w:szCs w:val="22"/>
              </w:rPr>
              <w:t>Ensure the database efficiently handles multiple reports for the same comment.</w:t>
            </w:r>
          </w:p>
        </w:tc>
      </w:tr>
      <w:tr w:rsidR="0A87857F" w14:paraId="60806005"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200267E9" w14:textId="4F6265AF"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F6DE257" w14:textId="145C93EA" w:rsidR="0A87857F" w:rsidRDefault="0A87857F" w:rsidP="0A87857F">
            <w:pPr>
              <w:rPr>
                <w:rFonts w:ascii="Times New Roman" w:hAnsi="Times New Roman"/>
                <w:sz w:val="22"/>
                <w:szCs w:val="22"/>
              </w:rPr>
            </w:pPr>
            <w:r w:rsidRPr="0A87857F">
              <w:rPr>
                <w:rFonts w:ascii="Times New Roman" w:hAnsi="Times New Roman"/>
                <w:sz w:val="22"/>
                <w:szCs w:val="22"/>
              </w:rPr>
              <w:t>The user reports a comment in good faith and abides by the platform’s reporting guidelines.</w:t>
            </w:r>
          </w:p>
        </w:tc>
      </w:tr>
      <w:tr w:rsidR="0A87857F" w14:paraId="0FEE5003"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480A14B3" w14:textId="23332CA6"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7F5969F7" w14:textId="01DDA8B2" w:rsidR="0A87857F" w:rsidRDefault="0A87857F" w:rsidP="00826867">
            <w:pPr>
              <w:pStyle w:val="ListParagraph"/>
              <w:numPr>
                <w:ilvl w:val="0"/>
                <w:numId w:val="8"/>
              </w:numPr>
              <w:rPr>
                <w:rFonts w:ascii="Times New Roman" w:hAnsi="Times New Roman"/>
                <w:sz w:val="22"/>
                <w:szCs w:val="22"/>
              </w:rPr>
            </w:pPr>
            <w:r w:rsidRPr="0A87857F">
              <w:rPr>
                <w:rFonts w:ascii="Times New Roman" w:hAnsi="Times New Roman"/>
                <w:sz w:val="22"/>
                <w:szCs w:val="22"/>
              </w:rPr>
              <w:t>Provide clear feedback to the user regarding the next steps after reporting (e.g., "Your report has been submitted for review.").</w:t>
            </w:r>
          </w:p>
          <w:p w14:paraId="2CB547DC" w14:textId="40270499" w:rsidR="0A87857F" w:rsidRDefault="0A87857F" w:rsidP="00826867">
            <w:pPr>
              <w:pStyle w:val="ListParagraph"/>
              <w:numPr>
                <w:ilvl w:val="0"/>
                <w:numId w:val="8"/>
              </w:numPr>
              <w:rPr>
                <w:rFonts w:ascii="Times New Roman" w:hAnsi="Times New Roman"/>
                <w:sz w:val="22"/>
                <w:szCs w:val="22"/>
              </w:rPr>
            </w:pPr>
            <w:r w:rsidRPr="0A87857F">
              <w:rPr>
                <w:rFonts w:ascii="Times New Roman" w:hAnsi="Times New Roman"/>
                <w:sz w:val="22"/>
                <w:szCs w:val="22"/>
              </w:rPr>
              <w:t>Consider integrating AI tools for automated comment classification and flagging.</w:t>
            </w:r>
          </w:p>
        </w:tc>
      </w:tr>
    </w:tbl>
    <w:p w14:paraId="7DAB0761" w14:textId="5FB83BEC" w:rsidR="5139E661" w:rsidRDefault="5139E661">
      <w:r>
        <w:br w:type="page"/>
      </w:r>
    </w:p>
    <w:p w14:paraId="3D5448E1" w14:textId="0FBB6FAB" w:rsidR="0A87857F" w:rsidRDefault="0A87857F" w:rsidP="0A87857F">
      <w:pP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5"/>
        <w:gridCol w:w="2357"/>
        <w:gridCol w:w="2357"/>
        <w:gridCol w:w="2347"/>
      </w:tblGrid>
      <w:tr w:rsidR="0A87857F" w14:paraId="6F7EC1B3" w14:textId="77777777" w:rsidTr="0A87857F">
        <w:trPr>
          <w:trHeight w:val="300"/>
        </w:trPr>
        <w:tc>
          <w:tcPr>
            <w:tcW w:w="17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CC4B06D" w14:textId="6B63268C"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ID:</w:t>
            </w:r>
          </w:p>
        </w:tc>
        <w:tc>
          <w:tcPr>
            <w:tcW w:w="7061" w:type="dxa"/>
            <w:gridSpan w:val="3"/>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BE4D95B" w14:textId="3658313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7.1</w:t>
            </w:r>
          </w:p>
        </w:tc>
      </w:tr>
      <w:tr w:rsidR="0A87857F" w14:paraId="65CE2898"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2624F57D" w14:textId="22A3DDEC" w:rsidR="0A87857F" w:rsidRDefault="0A87857F" w:rsidP="0A87857F">
            <w:pPr>
              <w:jc w:val="right"/>
              <w:rPr>
                <w:rFonts w:ascii="Times New Roman" w:hAnsi="Times New Roman"/>
                <w:sz w:val="22"/>
                <w:szCs w:val="22"/>
              </w:rPr>
            </w:pPr>
            <w:r w:rsidRPr="0A87857F">
              <w:rPr>
                <w:rFonts w:ascii="Times New Roman" w:hAnsi="Times New Roman"/>
                <w:sz w:val="22"/>
                <w:szCs w:val="22"/>
              </w:rPr>
              <w:t>Use Case Name:</w:t>
            </w:r>
          </w:p>
        </w:tc>
        <w:tc>
          <w:tcPr>
            <w:tcW w:w="7061" w:type="dxa"/>
            <w:gridSpan w:val="3"/>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F51D45D" w14:textId="05715E5F"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GetReportedComments</w:t>
            </w:r>
          </w:p>
        </w:tc>
      </w:tr>
      <w:tr w:rsidR="0A87857F" w14:paraId="6543EBE0" w14:textId="77777777" w:rsidTr="0A87857F">
        <w:trPr>
          <w:trHeight w:val="300"/>
        </w:trPr>
        <w:tc>
          <w:tcPr>
            <w:tcW w:w="1725" w:type="dxa"/>
            <w:tcBorders>
              <w:top w:val="single" w:sz="6" w:space="0" w:color="auto"/>
              <w:left w:val="single" w:sz="12" w:space="0" w:color="auto"/>
              <w:bottom w:val="single" w:sz="6" w:space="0" w:color="auto"/>
              <w:right w:val="single" w:sz="6" w:space="0" w:color="auto"/>
            </w:tcBorders>
            <w:tcMar>
              <w:left w:w="105" w:type="dxa"/>
              <w:right w:w="105" w:type="dxa"/>
            </w:tcMar>
          </w:tcPr>
          <w:p w14:paraId="64B89060" w14:textId="6448C26D" w:rsidR="0A87857F" w:rsidRDefault="0A87857F" w:rsidP="0A87857F">
            <w:pPr>
              <w:jc w:val="right"/>
              <w:rPr>
                <w:rFonts w:ascii="Times New Roman" w:hAnsi="Times New Roman"/>
                <w:sz w:val="22"/>
                <w:szCs w:val="22"/>
              </w:rPr>
            </w:pPr>
            <w:r w:rsidRPr="0A87857F">
              <w:rPr>
                <w:rFonts w:ascii="Times New Roman" w:hAnsi="Times New Roman"/>
                <w:sz w:val="22"/>
                <w:szCs w:val="22"/>
              </w:rPr>
              <w:t>Created By:</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59D1CD99" w14:textId="6F99E65C"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c>
          <w:tcPr>
            <w:tcW w:w="2357" w:type="dxa"/>
            <w:tcBorders>
              <w:top w:val="single" w:sz="6" w:space="0" w:color="auto"/>
              <w:left w:val="single" w:sz="6" w:space="0" w:color="auto"/>
              <w:bottom w:val="single" w:sz="6" w:space="0" w:color="auto"/>
              <w:right w:val="single" w:sz="6" w:space="0" w:color="auto"/>
            </w:tcBorders>
            <w:tcMar>
              <w:left w:w="105" w:type="dxa"/>
              <w:right w:w="105" w:type="dxa"/>
            </w:tcMar>
          </w:tcPr>
          <w:p w14:paraId="2575F925" w14:textId="0B43C26C" w:rsidR="0A87857F" w:rsidRDefault="0A87857F" w:rsidP="0A87857F">
            <w:pPr>
              <w:jc w:val="right"/>
              <w:rPr>
                <w:rFonts w:ascii="Times New Roman" w:hAnsi="Times New Roman"/>
                <w:sz w:val="22"/>
                <w:szCs w:val="22"/>
              </w:rPr>
            </w:pPr>
            <w:r w:rsidRPr="0A87857F">
              <w:rPr>
                <w:rFonts w:ascii="Times New Roman" w:hAnsi="Times New Roman"/>
                <w:sz w:val="22"/>
                <w:szCs w:val="22"/>
              </w:rPr>
              <w:t>Last Updated By:</w:t>
            </w:r>
          </w:p>
        </w:tc>
        <w:tc>
          <w:tcPr>
            <w:tcW w:w="2347" w:type="dxa"/>
            <w:tcBorders>
              <w:top w:val="single" w:sz="6" w:space="0" w:color="auto"/>
              <w:left w:val="single" w:sz="6" w:space="0" w:color="auto"/>
              <w:bottom w:val="single" w:sz="6" w:space="0" w:color="auto"/>
              <w:right w:val="single" w:sz="12" w:space="0" w:color="auto"/>
            </w:tcBorders>
            <w:tcMar>
              <w:left w:w="105" w:type="dxa"/>
              <w:right w:w="105" w:type="dxa"/>
            </w:tcMar>
          </w:tcPr>
          <w:p w14:paraId="11C1C128" w14:textId="783FB090" w:rsidR="0A87857F" w:rsidRDefault="0A87857F" w:rsidP="0A87857F">
            <w:pPr>
              <w:rPr>
                <w:rFonts w:ascii="Times New Roman" w:hAnsi="Times New Roman"/>
                <w:sz w:val="22"/>
                <w:szCs w:val="22"/>
              </w:rPr>
            </w:pPr>
            <w:r w:rsidRPr="0A87857F">
              <w:rPr>
                <w:rFonts w:ascii="Times New Roman" w:hAnsi="Times New Roman"/>
                <w:sz w:val="22"/>
                <w:szCs w:val="22"/>
              </w:rPr>
              <w:t>Ali Mourtadha</w:t>
            </w:r>
          </w:p>
        </w:tc>
      </w:tr>
      <w:tr w:rsidR="0A87857F" w14:paraId="679A54CE" w14:textId="77777777" w:rsidTr="0A87857F">
        <w:trPr>
          <w:trHeight w:val="300"/>
        </w:trPr>
        <w:tc>
          <w:tcPr>
            <w:tcW w:w="1725" w:type="dxa"/>
            <w:tcBorders>
              <w:top w:val="single" w:sz="6" w:space="0" w:color="auto"/>
              <w:left w:val="single" w:sz="12" w:space="0" w:color="auto"/>
              <w:bottom w:val="single" w:sz="12" w:space="0" w:color="auto"/>
              <w:right w:val="single" w:sz="6" w:space="0" w:color="auto"/>
            </w:tcBorders>
            <w:tcMar>
              <w:left w:w="105" w:type="dxa"/>
              <w:right w:w="105" w:type="dxa"/>
            </w:tcMar>
          </w:tcPr>
          <w:p w14:paraId="6BCCB4FD" w14:textId="00857AC0" w:rsidR="0A87857F" w:rsidRDefault="0A87857F" w:rsidP="0A87857F">
            <w:pPr>
              <w:jc w:val="right"/>
              <w:rPr>
                <w:rFonts w:ascii="Times New Roman" w:hAnsi="Times New Roman"/>
                <w:sz w:val="22"/>
                <w:szCs w:val="22"/>
              </w:rPr>
            </w:pPr>
            <w:r w:rsidRPr="0A87857F">
              <w:rPr>
                <w:rFonts w:ascii="Times New Roman" w:hAnsi="Times New Roman"/>
                <w:sz w:val="22"/>
                <w:szCs w:val="22"/>
              </w:rPr>
              <w:t>Date Created:</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648C2153" w14:textId="5E56C8D7"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c>
          <w:tcPr>
            <w:tcW w:w="2357" w:type="dxa"/>
            <w:tcBorders>
              <w:top w:val="single" w:sz="6" w:space="0" w:color="auto"/>
              <w:left w:val="single" w:sz="6" w:space="0" w:color="auto"/>
              <w:bottom w:val="single" w:sz="12" w:space="0" w:color="auto"/>
              <w:right w:val="single" w:sz="6" w:space="0" w:color="auto"/>
            </w:tcBorders>
            <w:tcMar>
              <w:left w:w="105" w:type="dxa"/>
              <w:right w:w="105" w:type="dxa"/>
            </w:tcMar>
          </w:tcPr>
          <w:p w14:paraId="25D05F66" w14:textId="1ADF440A" w:rsidR="0A87857F" w:rsidRDefault="0A87857F" w:rsidP="0A87857F">
            <w:pPr>
              <w:jc w:val="right"/>
              <w:rPr>
                <w:rFonts w:ascii="Times New Roman" w:hAnsi="Times New Roman"/>
                <w:sz w:val="22"/>
                <w:szCs w:val="22"/>
              </w:rPr>
            </w:pPr>
            <w:r w:rsidRPr="0A87857F">
              <w:rPr>
                <w:rFonts w:ascii="Times New Roman" w:hAnsi="Times New Roman"/>
                <w:sz w:val="22"/>
                <w:szCs w:val="22"/>
              </w:rPr>
              <w:t>Date Last Updated:</w:t>
            </w:r>
          </w:p>
        </w:tc>
        <w:tc>
          <w:tcPr>
            <w:tcW w:w="2347" w:type="dxa"/>
            <w:tcBorders>
              <w:top w:val="single" w:sz="6" w:space="0" w:color="auto"/>
              <w:left w:val="single" w:sz="6" w:space="0" w:color="auto"/>
              <w:bottom w:val="single" w:sz="12" w:space="0" w:color="auto"/>
              <w:right w:val="single" w:sz="12" w:space="0" w:color="auto"/>
            </w:tcBorders>
            <w:tcMar>
              <w:left w:w="105" w:type="dxa"/>
              <w:right w:w="105" w:type="dxa"/>
            </w:tcMar>
          </w:tcPr>
          <w:p w14:paraId="0D85E6AB" w14:textId="7CB37660" w:rsidR="0A87857F" w:rsidRDefault="0A87857F" w:rsidP="0A87857F">
            <w:pPr>
              <w:rPr>
                <w:rFonts w:ascii="Times New Roman" w:hAnsi="Times New Roman"/>
                <w:sz w:val="22"/>
                <w:szCs w:val="22"/>
              </w:rPr>
            </w:pPr>
            <w:r w:rsidRPr="0A87857F">
              <w:rPr>
                <w:rFonts w:ascii="Times New Roman" w:hAnsi="Times New Roman"/>
                <w:sz w:val="22"/>
                <w:szCs w:val="22"/>
                <w:lang w:val="en-SG"/>
              </w:rPr>
              <w:t>16/11/2024</w:t>
            </w:r>
          </w:p>
        </w:tc>
      </w:tr>
    </w:tbl>
    <w:p w14:paraId="0A2D2A85" w14:textId="16D3864A" w:rsidR="0A87857F" w:rsidRDefault="0A87857F" w:rsidP="0A87857F">
      <w:pPr>
        <w:rPr>
          <w:rFonts w:ascii="Times New Roman" w:hAnsi="Times New Roman"/>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925"/>
        <w:gridCol w:w="6525"/>
      </w:tblGrid>
      <w:tr w:rsidR="0A87857F" w14:paraId="0979A412" w14:textId="77777777" w:rsidTr="0A87857F">
        <w:trPr>
          <w:trHeight w:val="300"/>
        </w:trPr>
        <w:tc>
          <w:tcPr>
            <w:tcW w:w="2925" w:type="dxa"/>
            <w:tcBorders>
              <w:top w:val="single" w:sz="12"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D459685" w14:textId="3CAF6BF4" w:rsidR="0A87857F" w:rsidRDefault="0A87857F" w:rsidP="0A87857F">
            <w:pPr>
              <w:jc w:val="right"/>
              <w:rPr>
                <w:rFonts w:ascii="Times New Roman" w:hAnsi="Times New Roman"/>
                <w:sz w:val="22"/>
                <w:szCs w:val="22"/>
              </w:rPr>
            </w:pPr>
            <w:r w:rsidRPr="0A87857F">
              <w:rPr>
                <w:rFonts w:ascii="Times New Roman" w:hAnsi="Times New Roman"/>
                <w:sz w:val="22"/>
                <w:szCs w:val="22"/>
              </w:rPr>
              <w:t>Actor:</w:t>
            </w:r>
          </w:p>
        </w:tc>
        <w:tc>
          <w:tcPr>
            <w:tcW w:w="6525" w:type="dxa"/>
            <w:tcBorders>
              <w:top w:val="single" w:sz="12"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13AFE5D4" w14:textId="7A08711E"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Admin</w:t>
            </w:r>
          </w:p>
        </w:tc>
      </w:tr>
      <w:tr w:rsidR="0A87857F" w14:paraId="41E827B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E3414F7" w14:textId="1A8B04AB" w:rsidR="0A87857F" w:rsidRDefault="0A87857F" w:rsidP="0A87857F">
            <w:pPr>
              <w:jc w:val="right"/>
              <w:rPr>
                <w:rFonts w:ascii="Times New Roman" w:hAnsi="Times New Roman"/>
                <w:sz w:val="22"/>
                <w:szCs w:val="22"/>
              </w:rPr>
            </w:pPr>
            <w:r w:rsidRPr="0A87857F">
              <w:rPr>
                <w:rFonts w:ascii="Times New Roman" w:hAnsi="Times New Roman"/>
                <w:sz w:val="22"/>
                <w:szCs w:val="22"/>
              </w:rPr>
              <w:t>Description:</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5B233D90" w14:textId="6E647894" w:rsidR="0A87857F" w:rsidRDefault="0A87857F" w:rsidP="0A87857F">
            <w:pPr>
              <w:rPr>
                <w:rFonts w:ascii="Times New Roman" w:hAnsi="Times New Roman"/>
                <w:sz w:val="22"/>
                <w:szCs w:val="22"/>
              </w:rPr>
            </w:pPr>
            <w:r w:rsidRPr="0A87857F">
              <w:rPr>
                <w:rFonts w:ascii="Times New Roman" w:hAnsi="Times New Roman"/>
                <w:sz w:val="22"/>
                <w:szCs w:val="22"/>
              </w:rPr>
              <w:t>This use case outlines the process for an admin to retrieve and review reported comments for potential action.</w:t>
            </w:r>
          </w:p>
        </w:tc>
      </w:tr>
      <w:tr w:rsidR="0A87857F" w14:paraId="1D71F0AC"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4D227A18" w14:textId="2EDC7633" w:rsidR="0A87857F" w:rsidRDefault="0A87857F" w:rsidP="0A87857F">
            <w:pPr>
              <w:jc w:val="right"/>
              <w:rPr>
                <w:rFonts w:ascii="Times New Roman" w:hAnsi="Times New Roman"/>
                <w:sz w:val="22"/>
                <w:szCs w:val="22"/>
              </w:rPr>
            </w:pPr>
            <w:r w:rsidRPr="0A87857F">
              <w:rPr>
                <w:rFonts w:ascii="Times New Roman" w:hAnsi="Times New Roman"/>
                <w:sz w:val="22"/>
                <w:szCs w:val="22"/>
              </w:rPr>
              <w:t>Preconditions: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8CDC68E" w14:textId="7808A0E9" w:rsidR="0A87857F" w:rsidRDefault="0A87857F" w:rsidP="00826867">
            <w:pPr>
              <w:pStyle w:val="ListParagraph"/>
              <w:numPr>
                <w:ilvl w:val="0"/>
                <w:numId w:val="7"/>
              </w:numPr>
              <w:rPr>
                <w:rFonts w:ascii="Times New Roman" w:hAnsi="Times New Roman"/>
                <w:sz w:val="22"/>
                <w:szCs w:val="22"/>
              </w:rPr>
            </w:pPr>
            <w:r w:rsidRPr="0A87857F">
              <w:rPr>
                <w:rFonts w:ascii="Times New Roman" w:hAnsi="Times New Roman"/>
                <w:sz w:val="22"/>
                <w:szCs w:val="22"/>
              </w:rPr>
              <w:t>The admin must be logged into the system.</w:t>
            </w:r>
          </w:p>
          <w:p w14:paraId="34D8C503" w14:textId="164122CB" w:rsidR="0A87857F" w:rsidRDefault="0A87857F" w:rsidP="00826867">
            <w:pPr>
              <w:pStyle w:val="ListParagraph"/>
              <w:numPr>
                <w:ilvl w:val="0"/>
                <w:numId w:val="7"/>
              </w:numPr>
              <w:rPr>
                <w:rFonts w:ascii="Times New Roman" w:hAnsi="Times New Roman"/>
                <w:sz w:val="22"/>
                <w:szCs w:val="22"/>
              </w:rPr>
            </w:pPr>
            <w:r w:rsidRPr="0A87857F">
              <w:rPr>
                <w:rFonts w:ascii="Times New Roman" w:hAnsi="Times New Roman"/>
                <w:sz w:val="22"/>
                <w:szCs w:val="22"/>
              </w:rPr>
              <w:t>The database contains reported comments.</w:t>
            </w:r>
          </w:p>
        </w:tc>
      </w:tr>
      <w:tr w:rsidR="0A87857F" w14:paraId="52504D1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7402F288" w14:textId="4D98FA9F" w:rsidR="0A87857F" w:rsidRDefault="0A87857F" w:rsidP="0A87857F">
            <w:pPr>
              <w:jc w:val="right"/>
              <w:rPr>
                <w:rFonts w:ascii="Times New Roman" w:hAnsi="Times New Roman"/>
                <w:sz w:val="22"/>
                <w:szCs w:val="22"/>
              </w:rPr>
            </w:pPr>
            <w:r w:rsidRPr="0A87857F">
              <w:rPr>
                <w:rFonts w:ascii="Times New Roman" w:hAnsi="Times New Roman"/>
                <w:sz w:val="22"/>
                <w:szCs w:val="22"/>
              </w:rPr>
              <w:t>Postconditions: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3D93787E" w14:textId="3F9BAA73" w:rsidR="0A87857F" w:rsidRDefault="0A87857F" w:rsidP="0A87857F">
            <w:pPr>
              <w:rPr>
                <w:rFonts w:ascii="Times New Roman" w:hAnsi="Times New Roman"/>
                <w:sz w:val="22"/>
                <w:szCs w:val="22"/>
              </w:rPr>
            </w:pPr>
            <w:r w:rsidRPr="0A87857F">
              <w:rPr>
                <w:rFonts w:ascii="Times New Roman" w:hAnsi="Times New Roman"/>
                <w:sz w:val="22"/>
                <w:szCs w:val="22"/>
              </w:rPr>
              <w:t>The reported comments are displayed to the admin in a table format, along with relevant metadata such as the number of reports, danger scores, and timestamps.</w:t>
            </w:r>
          </w:p>
        </w:tc>
      </w:tr>
      <w:tr w:rsidR="0A87857F" w14:paraId="495A9C0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168EA000" w14:textId="0CF209BE" w:rsidR="0A87857F" w:rsidRDefault="0A87857F" w:rsidP="0A87857F">
            <w:pPr>
              <w:jc w:val="right"/>
              <w:rPr>
                <w:rFonts w:ascii="Times New Roman" w:hAnsi="Times New Roman"/>
                <w:sz w:val="22"/>
                <w:szCs w:val="22"/>
              </w:rPr>
            </w:pPr>
            <w:r w:rsidRPr="0A87857F">
              <w:rPr>
                <w:rFonts w:ascii="Times New Roman" w:hAnsi="Times New Roman"/>
                <w:sz w:val="22"/>
                <w:szCs w:val="22"/>
              </w:rPr>
              <w:t>Priority:</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4C3500D4" w14:textId="35F06632" w:rsidR="0A87857F" w:rsidRDefault="0A87857F" w:rsidP="0A87857F">
            <w:pPr>
              <w:spacing w:line="259" w:lineRule="auto"/>
              <w:rPr>
                <w:rFonts w:ascii="Times New Roman" w:hAnsi="Times New Roman"/>
                <w:sz w:val="22"/>
                <w:szCs w:val="22"/>
              </w:rPr>
            </w:pPr>
            <w:r w:rsidRPr="0A87857F">
              <w:rPr>
                <w:rFonts w:ascii="Times New Roman" w:hAnsi="Times New Roman"/>
                <w:sz w:val="22"/>
                <w:szCs w:val="22"/>
              </w:rPr>
              <w:t>High</w:t>
            </w:r>
          </w:p>
        </w:tc>
      </w:tr>
      <w:tr w:rsidR="0A87857F" w14:paraId="6C9E9CEF"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6AD96C3A" w14:textId="6E6846FB" w:rsidR="0A87857F" w:rsidRDefault="0A87857F" w:rsidP="0A87857F">
            <w:pPr>
              <w:jc w:val="right"/>
              <w:rPr>
                <w:rFonts w:ascii="Times New Roman" w:hAnsi="Times New Roman"/>
                <w:sz w:val="22"/>
                <w:szCs w:val="22"/>
              </w:rPr>
            </w:pPr>
            <w:r w:rsidRPr="0A87857F">
              <w:rPr>
                <w:rFonts w:ascii="Times New Roman" w:hAnsi="Times New Roman"/>
                <w:sz w:val="22"/>
                <w:szCs w:val="22"/>
              </w:rPr>
              <w:t>Frequency of Use:</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6AFD50DE" w14:textId="7AB94CB7" w:rsidR="0A87857F" w:rsidRDefault="0A87857F" w:rsidP="0A87857F">
            <w:pPr>
              <w:rPr>
                <w:rFonts w:ascii="Times New Roman" w:hAnsi="Times New Roman"/>
                <w:sz w:val="22"/>
                <w:szCs w:val="22"/>
              </w:rPr>
            </w:pPr>
            <w:r w:rsidRPr="0A87857F">
              <w:rPr>
                <w:rFonts w:ascii="Times New Roman" w:hAnsi="Times New Roman"/>
                <w:sz w:val="22"/>
                <w:szCs w:val="22"/>
              </w:rPr>
              <w:t>Regularly, depending on the volume of reported comments.</w:t>
            </w:r>
          </w:p>
        </w:tc>
      </w:tr>
      <w:tr w:rsidR="0A87857F" w14:paraId="138EA16D"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3001A412" w14:textId="01B5A06C" w:rsidR="0A87857F" w:rsidRDefault="0A87857F" w:rsidP="0A87857F">
            <w:pPr>
              <w:jc w:val="right"/>
              <w:rPr>
                <w:rFonts w:ascii="Times New Roman" w:hAnsi="Times New Roman"/>
                <w:sz w:val="22"/>
                <w:szCs w:val="22"/>
              </w:rPr>
            </w:pPr>
            <w:r w:rsidRPr="0A87857F">
              <w:rPr>
                <w:rFonts w:ascii="Times New Roman" w:hAnsi="Times New Roman"/>
                <w:sz w:val="22"/>
                <w:szCs w:val="22"/>
              </w:rPr>
              <w:t>Flow of Events: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63ADFEA5" w14:textId="7CBD5A0B" w:rsidR="0A87857F" w:rsidRDefault="0A87857F" w:rsidP="00826867">
            <w:pPr>
              <w:pStyle w:val="ListParagraph"/>
              <w:numPr>
                <w:ilvl w:val="0"/>
                <w:numId w:val="6"/>
              </w:numPr>
              <w:rPr>
                <w:rFonts w:ascii="Times New Roman" w:hAnsi="Times New Roman"/>
                <w:sz w:val="22"/>
                <w:szCs w:val="22"/>
              </w:rPr>
            </w:pPr>
            <w:r w:rsidRPr="0A87857F">
              <w:rPr>
                <w:rFonts w:ascii="Times New Roman" w:hAnsi="Times New Roman"/>
                <w:sz w:val="22"/>
                <w:szCs w:val="22"/>
              </w:rPr>
              <w:t>Admin logs in:</w:t>
            </w:r>
          </w:p>
          <w:p w14:paraId="63C020EF" w14:textId="4152BA11" w:rsidR="0A87857F" w:rsidRDefault="0A87857F" w:rsidP="00826867">
            <w:pPr>
              <w:pStyle w:val="ListParagraph"/>
              <w:numPr>
                <w:ilvl w:val="0"/>
                <w:numId w:val="6"/>
              </w:numPr>
              <w:rPr>
                <w:rFonts w:ascii="Times New Roman" w:hAnsi="Times New Roman"/>
                <w:sz w:val="22"/>
                <w:szCs w:val="22"/>
              </w:rPr>
            </w:pPr>
            <w:r w:rsidRPr="0A87857F">
              <w:rPr>
                <w:rFonts w:ascii="Times New Roman" w:hAnsi="Times New Roman"/>
                <w:sz w:val="22"/>
                <w:szCs w:val="22"/>
              </w:rPr>
              <w:t>The admin accesses the ReportUI page.</w:t>
            </w:r>
          </w:p>
          <w:p w14:paraId="7C2144FA" w14:textId="3F291E28" w:rsidR="0A87857F" w:rsidRDefault="0A87857F" w:rsidP="00826867">
            <w:pPr>
              <w:pStyle w:val="ListParagraph"/>
              <w:numPr>
                <w:ilvl w:val="0"/>
                <w:numId w:val="6"/>
              </w:numPr>
              <w:rPr>
                <w:rFonts w:ascii="Times New Roman" w:hAnsi="Times New Roman"/>
                <w:sz w:val="22"/>
                <w:szCs w:val="22"/>
              </w:rPr>
            </w:pPr>
            <w:r w:rsidRPr="0A87857F">
              <w:rPr>
                <w:rFonts w:ascii="Times New Roman" w:hAnsi="Times New Roman"/>
                <w:sz w:val="22"/>
                <w:szCs w:val="22"/>
              </w:rPr>
              <w:t>ReportUI organizes the data into a table format and displays it to the admin.</w:t>
            </w:r>
          </w:p>
          <w:p w14:paraId="55D85AC0" w14:textId="6E2AD1E9" w:rsidR="0A87857F" w:rsidRDefault="0A87857F" w:rsidP="00826867">
            <w:pPr>
              <w:pStyle w:val="ListParagraph"/>
              <w:numPr>
                <w:ilvl w:val="0"/>
                <w:numId w:val="6"/>
              </w:numPr>
              <w:rPr>
                <w:rFonts w:ascii="Times New Roman" w:hAnsi="Times New Roman"/>
                <w:sz w:val="22"/>
                <w:szCs w:val="22"/>
              </w:rPr>
            </w:pPr>
            <w:r w:rsidRPr="0A87857F">
              <w:rPr>
                <w:rFonts w:ascii="Times New Roman" w:hAnsi="Times New Roman"/>
                <w:sz w:val="22"/>
                <w:szCs w:val="22"/>
              </w:rPr>
              <w:t>Each row includes a View Forum button to navigate to the associated forum for context.</w:t>
            </w:r>
          </w:p>
        </w:tc>
      </w:tr>
      <w:tr w:rsidR="0A87857F" w14:paraId="0A17E6EA"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shd w:val="clear" w:color="auto" w:fill="FFFFFF" w:themeFill="background1"/>
            <w:tcMar>
              <w:left w:w="105" w:type="dxa"/>
              <w:right w:w="105" w:type="dxa"/>
            </w:tcMar>
          </w:tcPr>
          <w:p w14:paraId="0457ECF3" w14:textId="0E65F411" w:rsidR="0A87857F" w:rsidRDefault="0A87857F" w:rsidP="0A87857F">
            <w:pPr>
              <w:jc w:val="right"/>
              <w:rPr>
                <w:rFonts w:ascii="Times New Roman" w:hAnsi="Times New Roman"/>
                <w:sz w:val="22"/>
                <w:szCs w:val="22"/>
              </w:rPr>
            </w:pPr>
            <w:r w:rsidRPr="0A87857F">
              <w:rPr>
                <w:rFonts w:ascii="Times New Roman" w:hAnsi="Times New Roman"/>
                <w:sz w:val="22"/>
                <w:szCs w:val="22"/>
              </w:rPr>
              <w:t>Alternative Flows:</w:t>
            </w:r>
          </w:p>
        </w:tc>
        <w:tc>
          <w:tcPr>
            <w:tcW w:w="6525" w:type="dxa"/>
            <w:tcBorders>
              <w:top w:val="single" w:sz="6" w:space="0" w:color="auto"/>
              <w:left w:val="single" w:sz="6" w:space="0" w:color="auto"/>
              <w:bottom w:val="single" w:sz="6" w:space="0" w:color="auto"/>
              <w:right w:val="single" w:sz="12" w:space="0" w:color="auto"/>
            </w:tcBorders>
            <w:shd w:val="clear" w:color="auto" w:fill="FFFFFF" w:themeFill="background1"/>
            <w:tcMar>
              <w:left w:w="105" w:type="dxa"/>
              <w:right w:w="105" w:type="dxa"/>
            </w:tcMar>
          </w:tcPr>
          <w:p w14:paraId="0CBA0C9B" w14:textId="0082AE78" w:rsidR="0A87857F" w:rsidRDefault="0A87857F" w:rsidP="0A87857F">
            <w:pPr>
              <w:rPr>
                <w:rFonts w:ascii="Times New Roman" w:hAnsi="Times New Roman"/>
                <w:sz w:val="22"/>
                <w:szCs w:val="22"/>
              </w:rPr>
            </w:pPr>
            <w:r w:rsidRPr="0A87857F">
              <w:rPr>
                <w:rFonts w:ascii="Times New Roman" w:hAnsi="Times New Roman"/>
                <w:sz w:val="22"/>
                <w:szCs w:val="22"/>
              </w:rPr>
              <w:t>No Reported Comments:</w:t>
            </w:r>
          </w:p>
          <w:p w14:paraId="6CB00EBF" w14:textId="5D2E5124" w:rsidR="0A87857F" w:rsidRDefault="0A87857F" w:rsidP="00826867">
            <w:pPr>
              <w:pStyle w:val="ListParagraph"/>
              <w:numPr>
                <w:ilvl w:val="0"/>
                <w:numId w:val="5"/>
              </w:numPr>
              <w:rPr>
                <w:rFonts w:ascii="Times New Roman" w:hAnsi="Times New Roman"/>
                <w:sz w:val="22"/>
                <w:szCs w:val="22"/>
              </w:rPr>
            </w:pPr>
            <w:r w:rsidRPr="0A87857F">
              <w:rPr>
                <w:rFonts w:ascii="Times New Roman" w:hAnsi="Times New Roman"/>
                <w:sz w:val="22"/>
                <w:szCs w:val="22"/>
              </w:rPr>
              <w:t>If no comments are reported, the system displays a message indicating no data is available.</w:t>
            </w:r>
          </w:p>
        </w:tc>
      </w:tr>
      <w:tr w:rsidR="0A87857F" w14:paraId="0DA07229"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7202DC7D" w14:textId="4E710480" w:rsidR="0A87857F" w:rsidRDefault="0A87857F" w:rsidP="0A87857F">
            <w:pPr>
              <w:jc w:val="right"/>
              <w:rPr>
                <w:rFonts w:ascii="Times New Roman" w:hAnsi="Times New Roman"/>
                <w:sz w:val="22"/>
                <w:szCs w:val="22"/>
              </w:rPr>
            </w:pPr>
            <w:r w:rsidRPr="0A87857F">
              <w:rPr>
                <w:rFonts w:ascii="Times New Roman" w:hAnsi="Times New Roman"/>
                <w:sz w:val="22"/>
                <w:szCs w:val="22"/>
              </w:rPr>
              <w:t>Exceptions: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09303D11" w14:textId="6B06CA4B" w:rsidR="0A87857F" w:rsidRDefault="0A87857F" w:rsidP="0A87857F">
            <w:pPr>
              <w:rPr>
                <w:rFonts w:ascii="Times New Roman" w:hAnsi="Times New Roman"/>
                <w:sz w:val="22"/>
                <w:szCs w:val="22"/>
              </w:rPr>
            </w:pPr>
            <w:r w:rsidRPr="0A87857F">
              <w:rPr>
                <w:rFonts w:ascii="Times New Roman" w:hAnsi="Times New Roman"/>
                <w:sz w:val="22"/>
                <w:szCs w:val="22"/>
              </w:rPr>
              <w:t>Unauthorized Access:</w:t>
            </w:r>
          </w:p>
          <w:p w14:paraId="5EA1081E" w14:textId="502BCAD9" w:rsidR="0A87857F" w:rsidRDefault="0A87857F" w:rsidP="00826867">
            <w:pPr>
              <w:pStyle w:val="ListParagraph"/>
              <w:numPr>
                <w:ilvl w:val="0"/>
                <w:numId w:val="5"/>
              </w:numPr>
              <w:rPr>
                <w:rFonts w:ascii="Times New Roman" w:hAnsi="Times New Roman"/>
                <w:sz w:val="22"/>
                <w:szCs w:val="22"/>
              </w:rPr>
            </w:pPr>
            <w:r w:rsidRPr="0A87857F">
              <w:rPr>
                <w:rFonts w:ascii="Times New Roman" w:hAnsi="Times New Roman"/>
                <w:sz w:val="22"/>
                <w:szCs w:val="22"/>
              </w:rPr>
              <w:t>If the user is not an admin, the system redirects them to the login page or denies access.</w:t>
            </w:r>
          </w:p>
        </w:tc>
      </w:tr>
      <w:tr w:rsidR="0A87857F" w14:paraId="3156E26E"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3FB703D" w14:textId="068F9C18" w:rsidR="0A87857F" w:rsidRDefault="0A87857F" w:rsidP="0A87857F">
            <w:pPr>
              <w:jc w:val="right"/>
              <w:rPr>
                <w:rFonts w:ascii="Times New Roman" w:hAnsi="Times New Roman"/>
                <w:sz w:val="22"/>
                <w:szCs w:val="22"/>
              </w:rPr>
            </w:pPr>
            <w:r w:rsidRPr="0A87857F">
              <w:rPr>
                <w:rFonts w:ascii="Times New Roman" w:hAnsi="Times New Roman"/>
                <w:sz w:val="22"/>
                <w:szCs w:val="22"/>
              </w:rPr>
              <w:t>Includes: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777A9815" w14:textId="3DD5FFCB" w:rsidR="0A87857F" w:rsidRDefault="0A87857F" w:rsidP="0A87857F">
            <w:pPr>
              <w:rPr>
                <w:rFonts w:ascii="Times New Roman" w:hAnsi="Times New Roman"/>
                <w:sz w:val="22"/>
                <w:szCs w:val="22"/>
              </w:rPr>
            </w:pPr>
            <w:r w:rsidRPr="0A87857F">
              <w:rPr>
                <w:rFonts w:ascii="Times New Roman" w:hAnsi="Times New Roman"/>
                <w:sz w:val="22"/>
                <w:szCs w:val="22"/>
              </w:rPr>
              <w:t>Login Use Case (Precondition).</w:t>
            </w:r>
          </w:p>
        </w:tc>
      </w:tr>
      <w:tr w:rsidR="0A87857F" w14:paraId="5CD6B2C0"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3CF6958C" w14:textId="54B9D1DB" w:rsidR="0A87857F" w:rsidRDefault="0A87857F" w:rsidP="0A87857F">
            <w:pPr>
              <w:jc w:val="right"/>
              <w:rPr>
                <w:rFonts w:ascii="Times New Roman" w:hAnsi="Times New Roman"/>
                <w:sz w:val="22"/>
                <w:szCs w:val="22"/>
              </w:rPr>
            </w:pPr>
            <w:r w:rsidRPr="0A87857F">
              <w:rPr>
                <w:rFonts w:ascii="Times New Roman" w:hAnsi="Times New Roman"/>
                <w:sz w:val="22"/>
                <w:szCs w:val="22"/>
              </w:rPr>
              <w:t>Special Requirements: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5635616E" w14:textId="1091CF2A" w:rsidR="0A87857F" w:rsidRDefault="0A87857F" w:rsidP="0A87857F">
            <w:pPr>
              <w:rPr>
                <w:rFonts w:ascii="Times New Roman" w:hAnsi="Times New Roman"/>
                <w:sz w:val="22"/>
                <w:szCs w:val="22"/>
              </w:rPr>
            </w:pPr>
            <w:r w:rsidRPr="0A87857F">
              <w:rPr>
                <w:rFonts w:ascii="Times New Roman" w:hAnsi="Times New Roman"/>
                <w:sz w:val="22"/>
                <w:szCs w:val="22"/>
              </w:rPr>
              <w:t>-</w:t>
            </w:r>
          </w:p>
        </w:tc>
      </w:tr>
      <w:tr w:rsidR="0A87857F" w14:paraId="6EB96706" w14:textId="77777777" w:rsidTr="0A87857F">
        <w:trPr>
          <w:trHeight w:val="300"/>
        </w:trPr>
        <w:tc>
          <w:tcPr>
            <w:tcW w:w="2925" w:type="dxa"/>
            <w:tcBorders>
              <w:top w:val="single" w:sz="6" w:space="0" w:color="auto"/>
              <w:left w:val="single" w:sz="12" w:space="0" w:color="auto"/>
              <w:bottom w:val="single" w:sz="6" w:space="0" w:color="auto"/>
              <w:right w:val="single" w:sz="6" w:space="0" w:color="auto"/>
            </w:tcBorders>
            <w:tcMar>
              <w:left w:w="105" w:type="dxa"/>
              <w:right w:w="105" w:type="dxa"/>
            </w:tcMar>
          </w:tcPr>
          <w:p w14:paraId="47FDFE30" w14:textId="0963EAFC" w:rsidR="0A87857F" w:rsidRDefault="0A87857F" w:rsidP="0A87857F">
            <w:pPr>
              <w:jc w:val="right"/>
              <w:rPr>
                <w:rFonts w:ascii="Times New Roman" w:hAnsi="Times New Roman"/>
                <w:sz w:val="22"/>
                <w:szCs w:val="22"/>
              </w:rPr>
            </w:pPr>
            <w:r w:rsidRPr="0A87857F">
              <w:rPr>
                <w:rFonts w:ascii="Times New Roman" w:hAnsi="Times New Roman"/>
                <w:sz w:val="22"/>
                <w:szCs w:val="22"/>
              </w:rPr>
              <w:t>Assumptions:</w:t>
            </w:r>
          </w:p>
        </w:tc>
        <w:tc>
          <w:tcPr>
            <w:tcW w:w="6525" w:type="dxa"/>
            <w:tcBorders>
              <w:top w:val="single" w:sz="6" w:space="0" w:color="auto"/>
              <w:left w:val="single" w:sz="6" w:space="0" w:color="auto"/>
              <w:bottom w:val="single" w:sz="6" w:space="0" w:color="auto"/>
              <w:right w:val="single" w:sz="12" w:space="0" w:color="auto"/>
            </w:tcBorders>
            <w:tcMar>
              <w:left w:w="105" w:type="dxa"/>
              <w:right w:w="105" w:type="dxa"/>
            </w:tcMar>
          </w:tcPr>
          <w:p w14:paraId="36C44E95" w14:textId="017EB479" w:rsidR="0A87857F" w:rsidRDefault="0A87857F" w:rsidP="0A87857F">
            <w:pPr>
              <w:rPr>
                <w:rFonts w:ascii="Times New Roman" w:hAnsi="Times New Roman"/>
                <w:sz w:val="22"/>
                <w:szCs w:val="22"/>
              </w:rPr>
            </w:pPr>
            <w:r w:rsidRPr="0A87857F">
              <w:rPr>
                <w:rFonts w:ascii="Times New Roman" w:hAnsi="Times New Roman"/>
                <w:sz w:val="22"/>
                <w:szCs w:val="22"/>
              </w:rPr>
              <w:t>Admins will regularly monitor reported comments to maintain community standards.</w:t>
            </w:r>
          </w:p>
        </w:tc>
      </w:tr>
      <w:tr w:rsidR="0A87857F" w14:paraId="3F75071A" w14:textId="77777777" w:rsidTr="0A87857F">
        <w:trPr>
          <w:trHeight w:val="300"/>
        </w:trPr>
        <w:tc>
          <w:tcPr>
            <w:tcW w:w="2925" w:type="dxa"/>
            <w:tcBorders>
              <w:top w:val="single" w:sz="6" w:space="0" w:color="auto"/>
              <w:left w:val="single" w:sz="12" w:space="0" w:color="auto"/>
              <w:bottom w:val="single" w:sz="12" w:space="0" w:color="auto"/>
              <w:right w:val="single" w:sz="6" w:space="0" w:color="auto"/>
            </w:tcBorders>
            <w:tcMar>
              <w:left w:w="105" w:type="dxa"/>
              <w:right w:w="105" w:type="dxa"/>
            </w:tcMar>
          </w:tcPr>
          <w:p w14:paraId="584AA122" w14:textId="24D5D195" w:rsidR="0A87857F" w:rsidRDefault="0A87857F" w:rsidP="0A87857F">
            <w:pPr>
              <w:jc w:val="right"/>
              <w:rPr>
                <w:rFonts w:ascii="Times New Roman" w:hAnsi="Times New Roman"/>
                <w:sz w:val="22"/>
                <w:szCs w:val="22"/>
              </w:rPr>
            </w:pPr>
            <w:r w:rsidRPr="0A87857F">
              <w:rPr>
                <w:rFonts w:ascii="Times New Roman" w:hAnsi="Times New Roman"/>
                <w:sz w:val="22"/>
                <w:szCs w:val="22"/>
              </w:rPr>
              <w:t>Notes and Issues:</w:t>
            </w:r>
          </w:p>
        </w:tc>
        <w:tc>
          <w:tcPr>
            <w:tcW w:w="6525" w:type="dxa"/>
            <w:tcBorders>
              <w:top w:val="single" w:sz="6" w:space="0" w:color="auto"/>
              <w:left w:val="single" w:sz="6" w:space="0" w:color="auto"/>
              <w:bottom w:val="single" w:sz="12" w:space="0" w:color="auto"/>
              <w:right w:val="single" w:sz="12" w:space="0" w:color="auto"/>
            </w:tcBorders>
            <w:tcMar>
              <w:left w:w="105" w:type="dxa"/>
              <w:right w:w="105" w:type="dxa"/>
            </w:tcMar>
          </w:tcPr>
          <w:p w14:paraId="27EBE81D" w14:textId="42B53581" w:rsidR="0A87857F" w:rsidRDefault="0A87857F" w:rsidP="00826867">
            <w:pPr>
              <w:pStyle w:val="ListParagraph"/>
              <w:numPr>
                <w:ilvl w:val="0"/>
                <w:numId w:val="5"/>
              </w:numPr>
              <w:rPr>
                <w:rFonts w:ascii="Times New Roman" w:hAnsi="Times New Roman"/>
                <w:sz w:val="22"/>
                <w:szCs w:val="22"/>
              </w:rPr>
            </w:pPr>
            <w:r w:rsidRPr="0A87857F">
              <w:rPr>
                <w:rFonts w:ascii="Times New Roman" w:hAnsi="Times New Roman"/>
                <w:sz w:val="22"/>
                <w:szCs w:val="22"/>
              </w:rPr>
              <w:t>Consider adding filtering options to allow admins to sort comments by danger score, number of reports, or timestamp.</w:t>
            </w:r>
          </w:p>
          <w:p w14:paraId="1BB16D7E" w14:textId="09145437" w:rsidR="0A87857F" w:rsidRDefault="0A87857F" w:rsidP="00826867">
            <w:pPr>
              <w:pStyle w:val="ListParagraph"/>
              <w:numPr>
                <w:ilvl w:val="0"/>
                <w:numId w:val="5"/>
              </w:numPr>
              <w:rPr>
                <w:rFonts w:ascii="Times New Roman" w:hAnsi="Times New Roman"/>
                <w:sz w:val="22"/>
                <w:szCs w:val="22"/>
              </w:rPr>
            </w:pPr>
            <w:r w:rsidRPr="0A87857F">
              <w:rPr>
                <w:rFonts w:ascii="Times New Roman" w:hAnsi="Times New Roman"/>
                <w:sz w:val="22"/>
                <w:szCs w:val="22"/>
              </w:rPr>
              <w:t>Future enhancements could include automated comment classification to prioritize review.</w:t>
            </w:r>
          </w:p>
        </w:tc>
      </w:tr>
    </w:tbl>
    <w:p w14:paraId="5EE35EE1" w14:textId="75BC4B7B" w:rsidR="0A87857F" w:rsidRDefault="0A87857F" w:rsidP="0A87857F">
      <w:pPr>
        <w:rPr>
          <w:rFonts w:ascii="Aptos" w:eastAsia="Aptos" w:hAnsi="Aptos" w:cs="Aptos"/>
          <w:color w:val="000000" w:themeColor="text1"/>
          <w:szCs w:val="24"/>
        </w:rPr>
      </w:pPr>
    </w:p>
    <w:p w14:paraId="7CBFFF6C" w14:textId="47B07CA1" w:rsidR="4E1A2D02" w:rsidRDefault="4E1A2D02" w:rsidP="4E1A2D02"/>
    <w:p w14:paraId="4F137B1B" w14:textId="5F87B516" w:rsidR="7DF5168F" w:rsidRDefault="09C3B80E" w:rsidP="56587EB6">
      <w:pPr>
        <w:pStyle w:val="Heading2"/>
        <w:numPr>
          <w:ilvl w:val="0"/>
          <w:numId w:val="0"/>
        </w:numPr>
      </w:pPr>
      <w:bookmarkStart w:id="57" w:name="_Toc182718087"/>
      <w:r>
        <w:t xml:space="preserve">6.4 </w:t>
      </w:r>
      <w:r w:rsidR="0FA7B8D3">
        <w:t>Key Boundary Classes &amp; Control Classes</w:t>
      </w:r>
      <w:bookmarkEnd w:id="57"/>
    </w:p>
    <w:p w14:paraId="62CC56EE" w14:textId="6080FF94" w:rsidR="0DFE6706" w:rsidRDefault="5357D61E" w:rsidP="0DFE6706">
      <w:r>
        <w:rPr>
          <w:noProof/>
        </w:rPr>
        <w:drawing>
          <wp:inline distT="0" distB="0" distL="0" distR="0" wp14:anchorId="78AAC8C9" wp14:editId="76388D7F">
            <wp:extent cx="6224058" cy="4308964"/>
            <wp:effectExtent l="0" t="0" r="0" b="0"/>
            <wp:docPr id="1302944206" name="Picture 130294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224058" cy="4308964"/>
                    </a:xfrm>
                    <a:prstGeom prst="rect">
                      <a:avLst/>
                    </a:prstGeom>
                  </pic:spPr>
                </pic:pic>
              </a:graphicData>
            </a:graphic>
          </wp:inline>
        </w:drawing>
      </w:r>
      <w:r>
        <w:br/>
      </w:r>
    </w:p>
    <w:p w14:paraId="240FE7F8" w14:textId="23F1CCF3" w:rsidR="0FA7B8D3" w:rsidRDefault="623F7B8A" w:rsidP="3E93F4C4">
      <w:pPr>
        <w:pStyle w:val="Heading2"/>
        <w:numPr>
          <w:ilvl w:val="0"/>
          <w:numId w:val="0"/>
        </w:numPr>
      </w:pPr>
      <w:bookmarkStart w:id="58" w:name="_Toc182718088"/>
      <w:r>
        <w:t xml:space="preserve">6.4 </w:t>
      </w:r>
      <w:r w:rsidR="0FA7B8D3">
        <w:t>Class Diagram</w:t>
      </w:r>
      <w:bookmarkEnd w:id="58"/>
    </w:p>
    <w:p w14:paraId="280888FF" w14:textId="52108592" w:rsidR="5C1F3587" w:rsidRDefault="5C1F3587" w:rsidP="5ED7280A">
      <w:r>
        <w:rPr>
          <w:noProof/>
        </w:rPr>
        <w:drawing>
          <wp:inline distT="0" distB="0" distL="0" distR="0" wp14:anchorId="3B757C20" wp14:editId="17567088">
            <wp:extent cx="5943600" cy="3105150"/>
            <wp:effectExtent l="0" t="0" r="0" b="0"/>
            <wp:docPr id="872048543" name="Picture 87204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r>
        <w:br/>
      </w:r>
    </w:p>
    <w:p w14:paraId="700FF831" w14:textId="4A320162" w:rsidR="0FA7B8D3" w:rsidRDefault="52DB815D" w:rsidP="3AD394E9">
      <w:pPr>
        <w:pStyle w:val="Heading2"/>
        <w:numPr>
          <w:ilvl w:val="0"/>
          <w:numId w:val="0"/>
        </w:numPr>
      </w:pPr>
      <w:bookmarkStart w:id="59" w:name="_Toc182718089"/>
      <w:r>
        <w:t xml:space="preserve">6.6 </w:t>
      </w:r>
      <w:r w:rsidR="0FA7B8D3">
        <w:t>Sequence Diagrams</w:t>
      </w:r>
      <w:bookmarkEnd w:id="59"/>
    </w:p>
    <w:p w14:paraId="68FBC394" w14:textId="04219E5E" w:rsidR="7D839924" w:rsidRDefault="7D839924" w:rsidP="7881D028">
      <w:pPr>
        <w:pStyle w:val="Heading3"/>
        <w:keepNext/>
        <w:keepLines/>
        <w:numPr>
          <w:ilvl w:val="0"/>
          <w:numId w:val="0"/>
        </w:numPr>
        <w:rPr>
          <w:rFonts w:ascii="Aptos Display" w:eastAsia="Aptos Display" w:hAnsi="Aptos Display" w:cs="Aptos Display"/>
          <w:b w:val="0"/>
          <w:color w:val="0F4761" w:themeColor="accent1" w:themeShade="BF"/>
          <w:sz w:val="32"/>
          <w:szCs w:val="32"/>
        </w:rPr>
      </w:pPr>
      <w:r w:rsidRPr="7881D028">
        <w:rPr>
          <w:rFonts w:eastAsia="Aptos Display"/>
        </w:rPr>
        <w:t>User Related</w:t>
      </w:r>
    </w:p>
    <w:p w14:paraId="36B7F40E" w14:textId="0D534EBD" w:rsidR="7D839924" w:rsidRDefault="7D839924" w:rsidP="27460AC4">
      <w:pPr>
        <w:rPr>
          <w:rFonts w:ascii="Aptos" w:eastAsia="Aptos" w:hAnsi="Aptos" w:cs="Aptos"/>
          <w:color w:val="000000" w:themeColor="text1"/>
          <w:szCs w:val="24"/>
        </w:rPr>
      </w:pPr>
      <w:r w:rsidRPr="27460AC4">
        <w:rPr>
          <w:rFonts w:ascii="Aptos" w:eastAsia="Aptos" w:hAnsi="Aptos" w:cs="Aptos"/>
          <w:color w:val="000000" w:themeColor="text1"/>
          <w:szCs w:val="24"/>
        </w:rPr>
        <w:t xml:space="preserve"> SignUp</w:t>
      </w:r>
    </w:p>
    <w:p w14:paraId="19C6D83C" w14:textId="7C2A3F15" w:rsidR="7D839924" w:rsidRDefault="7D839924" w:rsidP="27460AC4">
      <w:pPr>
        <w:rPr>
          <w:rFonts w:ascii="Aptos" w:eastAsia="Aptos" w:hAnsi="Aptos" w:cs="Aptos"/>
          <w:color w:val="000000" w:themeColor="text1"/>
          <w:szCs w:val="24"/>
        </w:rPr>
      </w:pPr>
      <w:r>
        <w:rPr>
          <w:noProof/>
        </w:rPr>
        <w:drawing>
          <wp:inline distT="0" distB="0" distL="0" distR="0" wp14:anchorId="6BB47EC1" wp14:editId="2F5AAC91">
            <wp:extent cx="4791076" cy="2905125"/>
            <wp:effectExtent l="0" t="0" r="0" b="0"/>
            <wp:docPr id="1470261364" name="Picture 147026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261364"/>
                    <pic:cNvPicPr/>
                  </pic:nvPicPr>
                  <pic:blipFill>
                    <a:blip r:embed="rId24">
                      <a:extLst>
                        <a:ext uri="{28A0092B-C50C-407E-A947-70E740481C1C}">
                          <a14:useLocalDpi xmlns:a14="http://schemas.microsoft.com/office/drawing/2010/main" val="0"/>
                        </a:ext>
                      </a:extLst>
                    </a:blip>
                    <a:stretch>
                      <a:fillRect/>
                    </a:stretch>
                  </pic:blipFill>
                  <pic:spPr>
                    <a:xfrm>
                      <a:off x="0" y="0"/>
                      <a:ext cx="4791076" cy="2905125"/>
                    </a:xfrm>
                    <a:prstGeom prst="rect">
                      <a:avLst/>
                    </a:prstGeom>
                  </pic:spPr>
                </pic:pic>
              </a:graphicData>
            </a:graphic>
          </wp:inline>
        </w:drawing>
      </w:r>
    </w:p>
    <w:p w14:paraId="470BC548" w14:textId="267AE0E8" w:rsidR="4F1DA423" w:rsidRDefault="4F1DA423">
      <w:r>
        <w:br w:type="page"/>
      </w:r>
    </w:p>
    <w:p w14:paraId="238F7885" w14:textId="5E8C7F3D" w:rsidR="7D839924" w:rsidRDefault="7D839924" w:rsidP="27460AC4">
      <w:pPr>
        <w:rPr>
          <w:rFonts w:ascii="Aptos" w:eastAsia="Aptos" w:hAnsi="Aptos" w:cs="Aptos"/>
          <w:color w:val="000000" w:themeColor="text1"/>
        </w:rPr>
      </w:pPr>
      <w:r w:rsidRPr="663D1A4C">
        <w:rPr>
          <w:rFonts w:ascii="Aptos" w:eastAsia="Aptos" w:hAnsi="Aptos" w:cs="Aptos"/>
          <w:color w:val="000000" w:themeColor="text1"/>
        </w:rPr>
        <w:t>Login</w:t>
      </w:r>
    </w:p>
    <w:p w14:paraId="3DC2B541" w14:textId="315A8986" w:rsidR="7D839924" w:rsidRDefault="7D839924" w:rsidP="27460AC4">
      <w:pPr>
        <w:rPr>
          <w:rFonts w:ascii="Aptos" w:eastAsia="Aptos" w:hAnsi="Aptos" w:cs="Aptos"/>
          <w:color w:val="000000" w:themeColor="text1"/>
          <w:szCs w:val="24"/>
        </w:rPr>
      </w:pPr>
      <w:r>
        <w:rPr>
          <w:noProof/>
        </w:rPr>
        <w:drawing>
          <wp:inline distT="0" distB="0" distL="0" distR="0" wp14:anchorId="18B0CBC0" wp14:editId="2CB16A46">
            <wp:extent cx="4819652" cy="3152775"/>
            <wp:effectExtent l="0" t="0" r="0" b="0"/>
            <wp:docPr id="99308567" name="Picture 9930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819652" cy="3152775"/>
                    </a:xfrm>
                    <a:prstGeom prst="rect">
                      <a:avLst/>
                    </a:prstGeom>
                  </pic:spPr>
                </pic:pic>
              </a:graphicData>
            </a:graphic>
          </wp:inline>
        </w:drawing>
      </w:r>
    </w:p>
    <w:p w14:paraId="32F014D2" w14:textId="34ADB8DF" w:rsidR="27460AC4" w:rsidRDefault="27460AC4" w:rsidP="27460AC4">
      <w:pPr>
        <w:rPr>
          <w:rFonts w:ascii="Aptos" w:eastAsia="Aptos" w:hAnsi="Aptos" w:cs="Aptos"/>
          <w:color w:val="000000" w:themeColor="text1"/>
          <w:szCs w:val="24"/>
        </w:rPr>
      </w:pPr>
    </w:p>
    <w:p w14:paraId="1FC2ED5E" w14:textId="5576C35E" w:rsidR="7D839924" w:rsidRDefault="7D839924" w:rsidP="6D08A297">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Checklist Management</w:t>
      </w:r>
    </w:p>
    <w:p w14:paraId="2D505321" w14:textId="41B71755" w:rsidR="7D839924" w:rsidRDefault="7D839924" w:rsidP="27460AC4">
      <w:pPr>
        <w:rPr>
          <w:rFonts w:ascii="Aptos" w:eastAsia="Aptos" w:hAnsi="Aptos" w:cs="Aptos"/>
          <w:color w:val="000000" w:themeColor="text1"/>
        </w:rPr>
      </w:pPr>
      <w:r w:rsidRPr="6D08A297">
        <w:rPr>
          <w:rFonts w:ascii="Aptos" w:eastAsia="Aptos" w:hAnsi="Aptos" w:cs="Aptos"/>
          <w:color w:val="000000" w:themeColor="text1"/>
        </w:rPr>
        <w:t>CreateChecklist</w:t>
      </w:r>
    </w:p>
    <w:p w14:paraId="22D7A0D3" w14:textId="4E88C621" w:rsidR="7D839924" w:rsidRDefault="7D839924" w:rsidP="76A679C8">
      <w:pPr>
        <w:rPr>
          <w:rFonts w:ascii="Aptos" w:eastAsia="Aptos" w:hAnsi="Aptos" w:cs="Aptos"/>
          <w:color w:val="000000" w:themeColor="text1"/>
        </w:rPr>
      </w:pPr>
      <w:r>
        <w:rPr>
          <w:noProof/>
        </w:rPr>
        <w:drawing>
          <wp:inline distT="0" distB="0" distL="0" distR="0" wp14:anchorId="665491AB" wp14:editId="09C50D2B">
            <wp:extent cx="5943600" cy="2657475"/>
            <wp:effectExtent l="0" t="0" r="0" b="0"/>
            <wp:docPr id="311816180" name="Picture 31181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16180"/>
                    <pic:cNvPicPr/>
                  </pic:nvPicPr>
                  <pic:blipFill>
                    <a:blip r:embed="rId26">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4860A8ED" w14:textId="083E762A" w:rsidR="7D839924" w:rsidRDefault="7D839924" w:rsidP="38E3ACE6">
      <w:r>
        <w:br w:type="page"/>
      </w:r>
    </w:p>
    <w:p w14:paraId="4020B404" w14:textId="2535E4A5" w:rsidR="7D839924" w:rsidRDefault="7D839924" w:rsidP="27460AC4">
      <w:pPr>
        <w:rPr>
          <w:rFonts w:ascii="Aptos" w:eastAsia="Aptos" w:hAnsi="Aptos" w:cs="Aptos"/>
          <w:color w:val="000000" w:themeColor="text1"/>
        </w:rPr>
      </w:pPr>
      <w:r w:rsidRPr="76A679C8">
        <w:rPr>
          <w:rFonts w:ascii="Aptos" w:eastAsia="Aptos" w:hAnsi="Aptos" w:cs="Aptos"/>
          <w:color w:val="000000" w:themeColor="text1"/>
        </w:rPr>
        <w:t>UpdateChecklist</w:t>
      </w:r>
    </w:p>
    <w:p w14:paraId="6E4F9140" w14:textId="63051E9E" w:rsidR="7D839924" w:rsidRDefault="7D839924" w:rsidP="27460AC4">
      <w:pPr>
        <w:rPr>
          <w:rFonts w:ascii="Aptos" w:eastAsia="Aptos" w:hAnsi="Aptos" w:cs="Aptos"/>
          <w:color w:val="000000" w:themeColor="text1"/>
          <w:szCs w:val="24"/>
        </w:rPr>
      </w:pPr>
      <w:r>
        <w:rPr>
          <w:noProof/>
        </w:rPr>
        <w:drawing>
          <wp:inline distT="0" distB="0" distL="0" distR="0" wp14:anchorId="521EEE29" wp14:editId="5D9EA598">
            <wp:extent cx="5581648" cy="3076575"/>
            <wp:effectExtent l="0" t="0" r="0" b="0"/>
            <wp:docPr id="1528681855" name="Picture 152868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581648" cy="3076575"/>
                    </a:xfrm>
                    <a:prstGeom prst="rect">
                      <a:avLst/>
                    </a:prstGeom>
                  </pic:spPr>
                </pic:pic>
              </a:graphicData>
            </a:graphic>
          </wp:inline>
        </w:drawing>
      </w:r>
    </w:p>
    <w:p w14:paraId="0840DA2A" w14:textId="18853B6E" w:rsidR="27460AC4" w:rsidRDefault="27460AC4" w:rsidP="27460AC4">
      <w:pPr>
        <w:rPr>
          <w:rFonts w:ascii="Aptos" w:eastAsia="Aptos" w:hAnsi="Aptos" w:cs="Aptos"/>
          <w:color w:val="000000" w:themeColor="text1"/>
          <w:szCs w:val="24"/>
        </w:rPr>
      </w:pPr>
    </w:p>
    <w:p w14:paraId="0F70286B" w14:textId="717C707E" w:rsidR="7D839924" w:rsidRDefault="7D839924" w:rsidP="169F1778">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Map/Location Features</w:t>
      </w:r>
    </w:p>
    <w:p w14:paraId="36B9DF2C" w14:textId="373A8532" w:rsidR="7D839924" w:rsidRDefault="7D839924" w:rsidP="27460AC4">
      <w:pPr>
        <w:rPr>
          <w:rFonts w:ascii="Aptos" w:eastAsia="Aptos" w:hAnsi="Aptos" w:cs="Aptos"/>
          <w:color w:val="000000" w:themeColor="text1"/>
        </w:rPr>
      </w:pPr>
      <w:r w:rsidRPr="169F1778">
        <w:rPr>
          <w:rFonts w:ascii="Aptos" w:eastAsia="Aptos" w:hAnsi="Aptos" w:cs="Aptos"/>
          <w:color w:val="000000" w:themeColor="text1"/>
        </w:rPr>
        <w:t>SelectWaste</w:t>
      </w:r>
    </w:p>
    <w:p w14:paraId="668A04B5" w14:textId="768339E6" w:rsidR="7D839924" w:rsidRDefault="7D839924" w:rsidP="27460AC4">
      <w:pPr>
        <w:rPr>
          <w:rFonts w:ascii="Aptos" w:eastAsia="Aptos" w:hAnsi="Aptos" w:cs="Aptos"/>
          <w:color w:val="000000" w:themeColor="text1"/>
          <w:szCs w:val="24"/>
        </w:rPr>
      </w:pPr>
      <w:r>
        <w:rPr>
          <w:noProof/>
        </w:rPr>
        <w:drawing>
          <wp:inline distT="0" distB="0" distL="0" distR="0" wp14:anchorId="4AE56C40" wp14:editId="2789BC56">
            <wp:extent cx="5695948" cy="3562350"/>
            <wp:effectExtent l="0" t="0" r="0" b="0"/>
            <wp:docPr id="1063995626" name="Picture 106399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995626"/>
                    <pic:cNvPicPr/>
                  </pic:nvPicPr>
                  <pic:blipFill>
                    <a:blip r:embed="rId28">
                      <a:extLst>
                        <a:ext uri="{28A0092B-C50C-407E-A947-70E740481C1C}">
                          <a14:useLocalDpi xmlns:a14="http://schemas.microsoft.com/office/drawing/2010/main" val="0"/>
                        </a:ext>
                      </a:extLst>
                    </a:blip>
                    <a:stretch>
                      <a:fillRect/>
                    </a:stretch>
                  </pic:blipFill>
                  <pic:spPr>
                    <a:xfrm>
                      <a:off x="0" y="0"/>
                      <a:ext cx="5695948" cy="3562350"/>
                    </a:xfrm>
                    <a:prstGeom prst="rect">
                      <a:avLst/>
                    </a:prstGeom>
                  </pic:spPr>
                </pic:pic>
              </a:graphicData>
            </a:graphic>
          </wp:inline>
        </w:drawing>
      </w:r>
    </w:p>
    <w:p w14:paraId="4864C698" w14:textId="7D320B63" w:rsidR="3E4DAE1A" w:rsidRDefault="3E4DAE1A">
      <w:r>
        <w:br w:type="page"/>
      </w:r>
    </w:p>
    <w:p w14:paraId="7C9C488A" w14:textId="3A7B6806" w:rsidR="7D839924" w:rsidRDefault="7D839924" w:rsidP="27460AC4">
      <w:pPr>
        <w:rPr>
          <w:rFonts w:ascii="Aptos" w:eastAsia="Aptos" w:hAnsi="Aptos" w:cs="Aptos"/>
          <w:color w:val="000000" w:themeColor="text1"/>
        </w:rPr>
      </w:pPr>
      <w:r w:rsidRPr="52790B7C">
        <w:rPr>
          <w:rFonts w:ascii="Aptos" w:eastAsia="Aptos" w:hAnsi="Aptos" w:cs="Aptos"/>
          <w:color w:val="000000" w:themeColor="text1"/>
        </w:rPr>
        <w:t>GetCurrentCoordinates</w:t>
      </w:r>
    </w:p>
    <w:p w14:paraId="7F25A0D0" w14:textId="51C95BB0" w:rsidR="7D839924" w:rsidRDefault="7D839924" w:rsidP="27460AC4">
      <w:pPr>
        <w:rPr>
          <w:rFonts w:ascii="Aptos" w:eastAsia="Aptos" w:hAnsi="Aptos" w:cs="Aptos"/>
          <w:color w:val="000000" w:themeColor="text1"/>
          <w:szCs w:val="24"/>
        </w:rPr>
      </w:pPr>
      <w:r>
        <w:rPr>
          <w:noProof/>
        </w:rPr>
        <w:drawing>
          <wp:inline distT="0" distB="0" distL="0" distR="0" wp14:anchorId="098F2EDB" wp14:editId="5B40F487">
            <wp:extent cx="5676902" cy="3295650"/>
            <wp:effectExtent l="0" t="0" r="0" b="0"/>
            <wp:docPr id="366926352" name="Picture 366926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26352"/>
                    <pic:cNvPicPr/>
                  </pic:nvPicPr>
                  <pic:blipFill>
                    <a:blip r:embed="rId29">
                      <a:extLst>
                        <a:ext uri="{28A0092B-C50C-407E-A947-70E740481C1C}">
                          <a14:useLocalDpi xmlns:a14="http://schemas.microsoft.com/office/drawing/2010/main" val="0"/>
                        </a:ext>
                      </a:extLst>
                    </a:blip>
                    <a:stretch>
                      <a:fillRect/>
                    </a:stretch>
                  </pic:blipFill>
                  <pic:spPr>
                    <a:xfrm>
                      <a:off x="0" y="0"/>
                      <a:ext cx="5676902" cy="3295650"/>
                    </a:xfrm>
                    <a:prstGeom prst="rect">
                      <a:avLst/>
                    </a:prstGeom>
                  </pic:spPr>
                </pic:pic>
              </a:graphicData>
            </a:graphic>
          </wp:inline>
        </w:drawing>
      </w:r>
    </w:p>
    <w:p w14:paraId="59265287" w14:textId="383638D7" w:rsidR="3E4DAE1A" w:rsidRDefault="3E4DAE1A" w:rsidP="3E4DAE1A">
      <w:pPr>
        <w:rPr>
          <w:rFonts w:ascii="Aptos" w:eastAsia="Aptos" w:hAnsi="Aptos" w:cs="Aptos"/>
          <w:color w:val="000000" w:themeColor="text1"/>
        </w:rPr>
      </w:pPr>
    </w:p>
    <w:p w14:paraId="33EEABC5" w14:textId="1DFCDACF" w:rsidR="7D839924" w:rsidRDefault="7D839924" w:rsidP="27460AC4">
      <w:pPr>
        <w:rPr>
          <w:rFonts w:ascii="Aptos" w:eastAsia="Aptos" w:hAnsi="Aptos" w:cs="Aptos"/>
          <w:color w:val="000000" w:themeColor="text1"/>
        </w:rPr>
      </w:pPr>
      <w:r w:rsidRPr="70C566C7">
        <w:rPr>
          <w:rFonts w:ascii="Aptos" w:eastAsia="Aptos" w:hAnsi="Aptos" w:cs="Aptos"/>
          <w:color w:val="000000" w:themeColor="text1"/>
        </w:rPr>
        <w:t>GetCoordinates</w:t>
      </w:r>
    </w:p>
    <w:p w14:paraId="35D8E3E2" w14:textId="3A9332DD" w:rsidR="7D839924" w:rsidRDefault="7D839924" w:rsidP="27460AC4">
      <w:pPr>
        <w:rPr>
          <w:rFonts w:ascii="Aptos" w:eastAsia="Aptos" w:hAnsi="Aptos" w:cs="Aptos"/>
          <w:color w:val="000000" w:themeColor="text1"/>
        </w:rPr>
      </w:pPr>
      <w:r>
        <w:rPr>
          <w:noProof/>
        </w:rPr>
        <w:drawing>
          <wp:inline distT="0" distB="0" distL="0" distR="0" wp14:anchorId="66C83322" wp14:editId="7BA95654">
            <wp:extent cx="5581648" cy="3381375"/>
            <wp:effectExtent l="0" t="0" r="0" b="0"/>
            <wp:docPr id="654660710" name="Picture 65466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660710"/>
                    <pic:cNvPicPr/>
                  </pic:nvPicPr>
                  <pic:blipFill>
                    <a:blip r:embed="rId30">
                      <a:extLst>
                        <a:ext uri="{28A0092B-C50C-407E-A947-70E740481C1C}">
                          <a14:useLocalDpi xmlns:a14="http://schemas.microsoft.com/office/drawing/2010/main" val="0"/>
                        </a:ext>
                      </a:extLst>
                    </a:blip>
                    <a:stretch>
                      <a:fillRect/>
                    </a:stretch>
                  </pic:blipFill>
                  <pic:spPr>
                    <a:xfrm>
                      <a:off x="0" y="0"/>
                      <a:ext cx="5581648" cy="3381375"/>
                    </a:xfrm>
                    <a:prstGeom prst="rect">
                      <a:avLst/>
                    </a:prstGeom>
                  </pic:spPr>
                </pic:pic>
              </a:graphicData>
            </a:graphic>
          </wp:inline>
        </w:drawing>
      </w:r>
    </w:p>
    <w:p w14:paraId="2046D6C3" w14:textId="466246AC" w:rsidR="1B3200AA" w:rsidRDefault="1B3200AA">
      <w:r>
        <w:br w:type="page"/>
      </w:r>
    </w:p>
    <w:p w14:paraId="5294A302" w14:textId="28E13399" w:rsidR="7D839924" w:rsidRDefault="7D839924" w:rsidP="27460AC4">
      <w:pPr>
        <w:rPr>
          <w:rFonts w:ascii="Aptos" w:eastAsia="Aptos" w:hAnsi="Aptos" w:cs="Aptos"/>
          <w:color w:val="000000" w:themeColor="text1"/>
        </w:rPr>
      </w:pPr>
      <w:r w:rsidRPr="1B3200AA">
        <w:rPr>
          <w:rFonts w:ascii="Aptos" w:eastAsia="Aptos" w:hAnsi="Aptos" w:cs="Aptos"/>
          <w:color w:val="000000" w:themeColor="text1"/>
        </w:rPr>
        <w:t>GetDirections</w:t>
      </w:r>
    </w:p>
    <w:p w14:paraId="0846977D" w14:textId="10CB784D" w:rsidR="7D839924" w:rsidRDefault="7D839924" w:rsidP="27460AC4">
      <w:pPr>
        <w:rPr>
          <w:rFonts w:ascii="Aptos" w:eastAsia="Aptos" w:hAnsi="Aptos" w:cs="Aptos"/>
          <w:color w:val="000000" w:themeColor="text1"/>
          <w:szCs w:val="24"/>
        </w:rPr>
      </w:pPr>
      <w:r>
        <w:rPr>
          <w:noProof/>
        </w:rPr>
        <w:drawing>
          <wp:inline distT="0" distB="0" distL="0" distR="0" wp14:anchorId="79E9B74B" wp14:editId="7800744D">
            <wp:extent cx="5562602" cy="2705100"/>
            <wp:effectExtent l="0" t="0" r="0" b="0"/>
            <wp:docPr id="1676412857" name="Picture 167641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562602" cy="2705100"/>
                    </a:xfrm>
                    <a:prstGeom prst="rect">
                      <a:avLst/>
                    </a:prstGeom>
                  </pic:spPr>
                </pic:pic>
              </a:graphicData>
            </a:graphic>
          </wp:inline>
        </w:drawing>
      </w:r>
    </w:p>
    <w:p w14:paraId="6779B271" w14:textId="5836F661" w:rsidR="27460AC4" w:rsidRDefault="27460AC4" w:rsidP="27460AC4">
      <w:pPr>
        <w:rPr>
          <w:rFonts w:ascii="Aptos" w:eastAsia="Aptos" w:hAnsi="Aptos" w:cs="Aptos"/>
          <w:color w:val="000000" w:themeColor="text1"/>
          <w:szCs w:val="24"/>
        </w:rPr>
      </w:pPr>
    </w:p>
    <w:p w14:paraId="6D32C43C" w14:textId="0580C9EE" w:rsidR="7D839924" w:rsidRDefault="7D839924" w:rsidP="27460AC4">
      <w:pPr>
        <w:rPr>
          <w:rFonts w:ascii="Aptos" w:eastAsia="Aptos" w:hAnsi="Aptos" w:cs="Aptos"/>
          <w:color w:val="000000" w:themeColor="text1"/>
        </w:rPr>
      </w:pPr>
      <w:r w:rsidRPr="0F5A4D78">
        <w:rPr>
          <w:rFonts w:ascii="Aptos" w:eastAsia="Aptos" w:hAnsi="Aptos" w:cs="Aptos"/>
          <w:color w:val="000000" w:themeColor="text1"/>
        </w:rPr>
        <w:t>ShowNearbyLocations</w:t>
      </w:r>
    </w:p>
    <w:p w14:paraId="7D8A761C" w14:textId="3BE068D1" w:rsidR="7D839924" w:rsidRDefault="7D839924" w:rsidP="27460AC4">
      <w:pPr>
        <w:rPr>
          <w:rFonts w:ascii="Aptos" w:eastAsia="Aptos" w:hAnsi="Aptos" w:cs="Aptos"/>
          <w:color w:val="000000" w:themeColor="text1"/>
          <w:szCs w:val="24"/>
        </w:rPr>
      </w:pPr>
      <w:r>
        <w:rPr>
          <w:noProof/>
        </w:rPr>
        <w:drawing>
          <wp:inline distT="0" distB="0" distL="0" distR="0" wp14:anchorId="698B2390" wp14:editId="24A69869">
            <wp:extent cx="5514975" cy="3000375"/>
            <wp:effectExtent l="0" t="0" r="0" b="0"/>
            <wp:docPr id="1984627119" name="Picture 198462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627119"/>
                    <pic:cNvPicPr/>
                  </pic:nvPicPr>
                  <pic:blipFill>
                    <a:blip r:embed="rId32">
                      <a:extLst>
                        <a:ext uri="{28A0092B-C50C-407E-A947-70E740481C1C}">
                          <a14:useLocalDpi xmlns:a14="http://schemas.microsoft.com/office/drawing/2010/main" val="0"/>
                        </a:ext>
                      </a:extLst>
                    </a:blip>
                    <a:stretch>
                      <a:fillRect/>
                    </a:stretch>
                  </pic:blipFill>
                  <pic:spPr>
                    <a:xfrm>
                      <a:off x="0" y="0"/>
                      <a:ext cx="5514975" cy="3000375"/>
                    </a:xfrm>
                    <a:prstGeom prst="rect">
                      <a:avLst/>
                    </a:prstGeom>
                  </pic:spPr>
                </pic:pic>
              </a:graphicData>
            </a:graphic>
          </wp:inline>
        </w:drawing>
      </w:r>
    </w:p>
    <w:p w14:paraId="281D8556" w14:textId="4C1FCE52" w:rsidR="2AE7B350" w:rsidRDefault="2AE7B350">
      <w:r>
        <w:br w:type="page"/>
      </w:r>
    </w:p>
    <w:p w14:paraId="70EC40E2" w14:textId="6AF387F0" w:rsidR="7D839924" w:rsidRDefault="7D839924" w:rsidP="27460AC4">
      <w:pPr>
        <w:rPr>
          <w:rFonts w:ascii="Aptos" w:eastAsia="Aptos" w:hAnsi="Aptos" w:cs="Aptos"/>
          <w:color w:val="000000" w:themeColor="text1"/>
        </w:rPr>
      </w:pPr>
      <w:r w:rsidRPr="2AE7B350">
        <w:rPr>
          <w:rFonts w:ascii="Aptos" w:eastAsia="Aptos" w:hAnsi="Aptos" w:cs="Aptos"/>
          <w:color w:val="000000" w:themeColor="text1"/>
        </w:rPr>
        <w:t>StoreLocationHistory</w:t>
      </w:r>
    </w:p>
    <w:p w14:paraId="00035587" w14:textId="16F6650D" w:rsidR="7D839924" w:rsidRDefault="7D839924" w:rsidP="27460AC4">
      <w:pPr>
        <w:rPr>
          <w:rFonts w:ascii="Aptos" w:eastAsia="Aptos" w:hAnsi="Aptos" w:cs="Aptos"/>
          <w:color w:val="000000" w:themeColor="text1"/>
          <w:szCs w:val="24"/>
        </w:rPr>
      </w:pPr>
      <w:r>
        <w:rPr>
          <w:noProof/>
        </w:rPr>
        <w:drawing>
          <wp:inline distT="0" distB="0" distL="0" distR="0" wp14:anchorId="7F9386CE" wp14:editId="62F3A3FA">
            <wp:extent cx="5657850" cy="3867150"/>
            <wp:effectExtent l="0" t="0" r="0" b="0"/>
            <wp:docPr id="1110550551" name="Picture 111055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657850" cy="3867150"/>
                    </a:xfrm>
                    <a:prstGeom prst="rect">
                      <a:avLst/>
                    </a:prstGeom>
                  </pic:spPr>
                </pic:pic>
              </a:graphicData>
            </a:graphic>
          </wp:inline>
        </w:drawing>
      </w:r>
    </w:p>
    <w:p w14:paraId="284D19A3" w14:textId="3D79A074" w:rsidR="27460AC4" w:rsidRDefault="27460AC4" w:rsidP="27460AC4">
      <w:pPr>
        <w:rPr>
          <w:rFonts w:ascii="Aptos" w:eastAsia="Aptos" w:hAnsi="Aptos" w:cs="Aptos"/>
          <w:color w:val="000000" w:themeColor="text1"/>
          <w:szCs w:val="24"/>
        </w:rPr>
      </w:pPr>
    </w:p>
    <w:p w14:paraId="3E0AF179" w14:textId="57231A5C" w:rsidR="7D839924" w:rsidRDefault="7D839924" w:rsidP="27460AC4">
      <w:pPr>
        <w:rPr>
          <w:rFonts w:ascii="Aptos" w:eastAsia="Aptos" w:hAnsi="Aptos" w:cs="Aptos"/>
          <w:color w:val="000000" w:themeColor="text1"/>
        </w:rPr>
      </w:pPr>
      <w:r w:rsidRPr="2AE7B350">
        <w:rPr>
          <w:rFonts w:ascii="Aptos" w:eastAsia="Aptos" w:hAnsi="Aptos" w:cs="Aptos"/>
          <w:color w:val="000000" w:themeColor="text1"/>
        </w:rPr>
        <w:t>ShowLocationDetails</w:t>
      </w:r>
    </w:p>
    <w:p w14:paraId="0CB85DE4" w14:textId="58DBADE5" w:rsidR="7D839924" w:rsidRDefault="7D839924" w:rsidP="27460AC4">
      <w:pPr>
        <w:rPr>
          <w:rFonts w:ascii="Aptos" w:eastAsia="Aptos" w:hAnsi="Aptos" w:cs="Aptos"/>
          <w:color w:val="000000" w:themeColor="text1"/>
          <w:szCs w:val="24"/>
        </w:rPr>
      </w:pPr>
      <w:r>
        <w:rPr>
          <w:noProof/>
        </w:rPr>
        <w:drawing>
          <wp:inline distT="0" distB="0" distL="0" distR="0" wp14:anchorId="6C6A8BC0" wp14:editId="30CBD927">
            <wp:extent cx="4514850" cy="2514600"/>
            <wp:effectExtent l="0" t="0" r="0" b="0"/>
            <wp:docPr id="982456739" name="Picture 98245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14850" cy="2514600"/>
                    </a:xfrm>
                    <a:prstGeom prst="rect">
                      <a:avLst/>
                    </a:prstGeom>
                  </pic:spPr>
                </pic:pic>
              </a:graphicData>
            </a:graphic>
          </wp:inline>
        </w:drawing>
      </w:r>
    </w:p>
    <w:p w14:paraId="6E348708" w14:textId="4DB44060" w:rsidR="7D839924" w:rsidRDefault="7D839924" w:rsidP="5E9ECFB3">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Shop Management</w:t>
      </w:r>
    </w:p>
    <w:p w14:paraId="635679A4" w14:textId="090CF1E7" w:rsidR="7D839924" w:rsidRDefault="7D839924" w:rsidP="27460AC4">
      <w:pPr>
        <w:rPr>
          <w:rFonts w:ascii="Aptos" w:eastAsia="Aptos" w:hAnsi="Aptos" w:cs="Aptos"/>
          <w:color w:val="000000" w:themeColor="text1"/>
        </w:rPr>
      </w:pPr>
      <w:r w:rsidRPr="22ADD0C9">
        <w:rPr>
          <w:rFonts w:ascii="Aptos" w:eastAsia="Aptos" w:hAnsi="Aptos" w:cs="Aptos"/>
          <w:color w:val="000000" w:themeColor="text1"/>
        </w:rPr>
        <w:t>AddShop</w:t>
      </w:r>
      <w:r>
        <w:br/>
      </w:r>
      <w:r>
        <w:rPr>
          <w:noProof/>
        </w:rPr>
        <w:drawing>
          <wp:inline distT="0" distB="0" distL="0" distR="0" wp14:anchorId="22E20CB7" wp14:editId="3ABA57F5">
            <wp:extent cx="3924300" cy="3838575"/>
            <wp:effectExtent l="0" t="0" r="0" b="0"/>
            <wp:docPr id="1828428026" name="Picture 182842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428026"/>
                    <pic:cNvPicPr/>
                  </pic:nvPicPr>
                  <pic:blipFill>
                    <a:blip r:embed="rId35">
                      <a:extLst>
                        <a:ext uri="{28A0092B-C50C-407E-A947-70E740481C1C}">
                          <a14:useLocalDpi xmlns:a14="http://schemas.microsoft.com/office/drawing/2010/main" val="0"/>
                        </a:ext>
                      </a:extLst>
                    </a:blip>
                    <a:stretch>
                      <a:fillRect/>
                    </a:stretch>
                  </pic:blipFill>
                  <pic:spPr>
                    <a:xfrm>
                      <a:off x="0" y="0"/>
                      <a:ext cx="3924300" cy="3838575"/>
                    </a:xfrm>
                    <a:prstGeom prst="rect">
                      <a:avLst/>
                    </a:prstGeom>
                  </pic:spPr>
                </pic:pic>
              </a:graphicData>
            </a:graphic>
          </wp:inline>
        </w:drawing>
      </w:r>
    </w:p>
    <w:p w14:paraId="0CAC0FD5" w14:textId="5730F85C" w:rsidR="2FCEC2AA" w:rsidRDefault="2FCEC2AA">
      <w:r>
        <w:br w:type="page"/>
      </w:r>
    </w:p>
    <w:p w14:paraId="70251B37" w14:textId="450ACE3F" w:rsidR="7D839924" w:rsidRDefault="7D839924" w:rsidP="27460AC4">
      <w:pPr>
        <w:rPr>
          <w:rFonts w:ascii="Aptos" w:eastAsia="Aptos" w:hAnsi="Aptos" w:cs="Aptos"/>
          <w:color w:val="000000" w:themeColor="text1"/>
        </w:rPr>
      </w:pPr>
      <w:r w:rsidRPr="2FCEC2AA">
        <w:rPr>
          <w:rFonts w:ascii="Aptos" w:eastAsia="Aptos" w:hAnsi="Aptos" w:cs="Aptos"/>
          <w:color w:val="000000" w:themeColor="text1"/>
        </w:rPr>
        <w:t>EditShop</w:t>
      </w:r>
    </w:p>
    <w:p w14:paraId="3B27A91B" w14:textId="04948125" w:rsidR="7D839924" w:rsidRDefault="7D839924" w:rsidP="27460AC4">
      <w:pPr>
        <w:rPr>
          <w:rFonts w:ascii="Aptos" w:eastAsia="Aptos" w:hAnsi="Aptos" w:cs="Aptos"/>
          <w:color w:val="000000" w:themeColor="text1"/>
          <w:szCs w:val="24"/>
        </w:rPr>
      </w:pPr>
      <w:r>
        <w:rPr>
          <w:noProof/>
        </w:rPr>
        <w:drawing>
          <wp:inline distT="0" distB="0" distL="0" distR="0" wp14:anchorId="67CA6FAB" wp14:editId="3C45AF75">
            <wp:extent cx="4133850" cy="4048125"/>
            <wp:effectExtent l="0" t="0" r="0" b="0"/>
            <wp:docPr id="1252692932" name="Picture 125269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692932"/>
                    <pic:cNvPicPr/>
                  </pic:nvPicPr>
                  <pic:blipFill>
                    <a:blip r:embed="rId36">
                      <a:extLst>
                        <a:ext uri="{28A0092B-C50C-407E-A947-70E740481C1C}">
                          <a14:useLocalDpi xmlns:a14="http://schemas.microsoft.com/office/drawing/2010/main" val="0"/>
                        </a:ext>
                      </a:extLst>
                    </a:blip>
                    <a:stretch>
                      <a:fillRect/>
                    </a:stretch>
                  </pic:blipFill>
                  <pic:spPr>
                    <a:xfrm>
                      <a:off x="0" y="0"/>
                      <a:ext cx="4133850" cy="4048125"/>
                    </a:xfrm>
                    <a:prstGeom prst="rect">
                      <a:avLst/>
                    </a:prstGeom>
                  </pic:spPr>
                </pic:pic>
              </a:graphicData>
            </a:graphic>
          </wp:inline>
        </w:drawing>
      </w:r>
    </w:p>
    <w:p w14:paraId="0B373C6A" w14:textId="72CC8E25" w:rsidR="2FCEC2AA" w:rsidRDefault="2FCEC2AA" w:rsidP="2FCEC2AA">
      <w:pPr>
        <w:rPr>
          <w:rFonts w:ascii="Aptos" w:eastAsia="Aptos" w:hAnsi="Aptos" w:cs="Aptos"/>
          <w:color w:val="000000" w:themeColor="text1"/>
        </w:rPr>
      </w:pPr>
    </w:p>
    <w:p w14:paraId="3048D98B" w14:textId="7F2E931C" w:rsidR="7D839924" w:rsidRDefault="7D839924" w:rsidP="27460AC4">
      <w:pPr>
        <w:rPr>
          <w:rFonts w:ascii="Aptos" w:eastAsia="Aptos" w:hAnsi="Aptos" w:cs="Aptos"/>
          <w:color w:val="000000" w:themeColor="text1"/>
        </w:rPr>
      </w:pPr>
      <w:r w:rsidRPr="2FCEC2AA">
        <w:rPr>
          <w:rFonts w:ascii="Aptos" w:eastAsia="Aptos" w:hAnsi="Aptos" w:cs="Aptos"/>
          <w:color w:val="000000" w:themeColor="text1"/>
        </w:rPr>
        <w:t>RemoveShop</w:t>
      </w:r>
    </w:p>
    <w:p w14:paraId="4D48C7A2" w14:textId="0A180711" w:rsidR="7D839924" w:rsidRDefault="7D839924" w:rsidP="27460AC4">
      <w:pPr>
        <w:rPr>
          <w:rFonts w:ascii="Aptos" w:eastAsia="Aptos" w:hAnsi="Aptos" w:cs="Aptos"/>
          <w:color w:val="000000" w:themeColor="text1"/>
          <w:szCs w:val="24"/>
        </w:rPr>
      </w:pPr>
      <w:r>
        <w:rPr>
          <w:noProof/>
        </w:rPr>
        <w:drawing>
          <wp:inline distT="0" distB="0" distL="0" distR="0" wp14:anchorId="1B74A307" wp14:editId="0E6F8357">
            <wp:extent cx="4476750" cy="3267075"/>
            <wp:effectExtent l="0" t="0" r="0" b="0"/>
            <wp:docPr id="748397517" name="Picture 74839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476750" cy="3267075"/>
                    </a:xfrm>
                    <a:prstGeom prst="rect">
                      <a:avLst/>
                    </a:prstGeom>
                  </pic:spPr>
                </pic:pic>
              </a:graphicData>
            </a:graphic>
          </wp:inline>
        </w:drawing>
      </w:r>
    </w:p>
    <w:p w14:paraId="26A0D66C" w14:textId="0A6C113E" w:rsidR="7D839924" w:rsidRDefault="7D839924" w:rsidP="01B39F35">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Forum Features</w:t>
      </w:r>
    </w:p>
    <w:p w14:paraId="0C8B9111" w14:textId="405F677F" w:rsidR="7D839924" w:rsidRDefault="7D839924" w:rsidP="27460AC4">
      <w:pPr>
        <w:spacing w:after="160" w:line="279" w:lineRule="auto"/>
        <w:rPr>
          <w:rFonts w:ascii="Aptos" w:eastAsia="Aptos" w:hAnsi="Aptos" w:cs="Aptos"/>
          <w:color w:val="000000" w:themeColor="text1"/>
        </w:rPr>
      </w:pPr>
      <w:r w:rsidRPr="766F09E3">
        <w:rPr>
          <w:rFonts w:ascii="Aptos" w:eastAsia="Aptos" w:hAnsi="Aptos" w:cs="Aptos"/>
          <w:color w:val="000000" w:themeColor="text1"/>
        </w:rPr>
        <w:t>ViewForum</w:t>
      </w:r>
    </w:p>
    <w:p w14:paraId="3FAD14C3" w14:textId="13E0FF6D" w:rsidR="7D839924" w:rsidRDefault="7D839924" w:rsidP="27460AC4">
      <w:pPr>
        <w:rPr>
          <w:rFonts w:ascii="Aptos" w:eastAsia="Aptos" w:hAnsi="Aptos" w:cs="Aptos"/>
          <w:color w:val="000000" w:themeColor="text1"/>
        </w:rPr>
      </w:pPr>
      <w:r>
        <w:rPr>
          <w:noProof/>
        </w:rPr>
        <w:drawing>
          <wp:inline distT="0" distB="0" distL="0" distR="0" wp14:anchorId="42C2BAE6" wp14:editId="0B471195">
            <wp:extent cx="5486400" cy="2390775"/>
            <wp:effectExtent l="0" t="0" r="0" b="0"/>
            <wp:docPr id="705303661" name="Picture 70530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303661"/>
                    <pic:cNvPicPr/>
                  </pic:nvPicPr>
                  <pic:blipFill>
                    <a:blip r:embed="rId38">
                      <a:extLst>
                        <a:ext uri="{28A0092B-C50C-407E-A947-70E740481C1C}">
                          <a14:useLocalDpi xmlns:a14="http://schemas.microsoft.com/office/drawing/2010/main" val="0"/>
                        </a:ext>
                      </a:extLst>
                    </a:blip>
                    <a:stretch>
                      <a:fillRect/>
                    </a:stretch>
                  </pic:blipFill>
                  <pic:spPr>
                    <a:xfrm>
                      <a:off x="0" y="0"/>
                      <a:ext cx="5486400" cy="2390775"/>
                    </a:xfrm>
                    <a:prstGeom prst="rect">
                      <a:avLst/>
                    </a:prstGeom>
                  </pic:spPr>
                </pic:pic>
              </a:graphicData>
            </a:graphic>
          </wp:inline>
        </w:drawing>
      </w:r>
    </w:p>
    <w:p w14:paraId="552CF18A" w14:textId="1A65DD61" w:rsidR="55950BFF" w:rsidRDefault="55950BFF">
      <w:pPr>
        <w:rPr>
          <w:rFonts w:ascii="Aptos" w:eastAsia="Aptos" w:hAnsi="Aptos" w:cs="Aptos"/>
          <w:color w:val="000000" w:themeColor="text1"/>
        </w:rPr>
      </w:pPr>
    </w:p>
    <w:p w14:paraId="01CAC085" w14:textId="3A8A4493" w:rsidR="7D839924" w:rsidRDefault="7D839924" w:rsidP="38E3ACE6">
      <w:r>
        <w:br w:type="page"/>
      </w:r>
    </w:p>
    <w:p w14:paraId="7C2BAE60" w14:textId="26CF49A6" w:rsidR="7D839924" w:rsidRDefault="7D839924" w:rsidP="27460AC4">
      <w:pPr>
        <w:rPr>
          <w:rFonts w:ascii="Aptos" w:eastAsia="Aptos" w:hAnsi="Aptos" w:cs="Aptos"/>
          <w:color w:val="000000" w:themeColor="text1"/>
        </w:rPr>
      </w:pPr>
      <w:r w:rsidRPr="55950BFF">
        <w:rPr>
          <w:rFonts w:ascii="Aptos" w:eastAsia="Aptos" w:hAnsi="Aptos" w:cs="Aptos"/>
          <w:color w:val="000000" w:themeColor="text1"/>
        </w:rPr>
        <w:t>AddForum</w:t>
      </w:r>
      <w:r>
        <w:rPr>
          <w:noProof/>
        </w:rPr>
        <w:drawing>
          <wp:inline distT="0" distB="0" distL="0" distR="0" wp14:anchorId="7344EA4C" wp14:editId="4F7E296F">
            <wp:extent cx="5648326" cy="3152775"/>
            <wp:effectExtent l="0" t="0" r="0" b="0"/>
            <wp:docPr id="501237020" name="Picture 50123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37020"/>
                    <pic:cNvPicPr/>
                  </pic:nvPicPr>
                  <pic:blipFill>
                    <a:blip r:embed="rId39">
                      <a:extLst>
                        <a:ext uri="{28A0092B-C50C-407E-A947-70E740481C1C}">
                          <a14:useLocalDpi xmlns:a14="http://schemas.microsoft.com/office/drawing/2010/main" val="0"/>
                        </a:ext>
                      </a:extLst>
                    </a:blip>
                    <a:stretch>
                      <a:fillRect/>
                    </a:stretch>
                  </pic:blipFill>
                  <pic:spPr>
                    <a:xfrm>
                      <a:off x="0" y="0"/>
                      <a:ext cx="5648326" cy="3152775"/>
                    </a:xfrm>
                    <a:prstGeom prst="rect">
                      <a:avLst/>
                    </a:prstGeom>
                  </pic:spPr>
                </pic:pic>
              </a:graphicData>
            </a:graphic>
          </wp:inline>
        </w:drawing>
      </w:r>
    </w:p>
    <w:p w14:paraId="733D9AC2" w14:textId="47050CC6" w:rsidR="27460AC4" w:rsidRDefault="27460AC4" w:rsidP="27460AC4">
      <w:pPr>
        <w:rPr>
          <w:rFonts w:ascii="Aptos" w:eastAsia="Aptos" w:hAnsi="Aptos" w:cs="Aptos"/>
          <w:color w:val="000000" w:themeColor="text1"/>
          <w:szCs w:val="24"/>
        </w:rPr>
      </w:pPr>
    </w:p>
    <w:p w14:paraId="057A63B7" w14:textId="3A622667" w:rsidR="7D839924" w:rsidRDefault="7D839924" w:rsidP="27460AC4">
      <w:pPr>
        <w:rPr>
          <w:rFonts w:ascii="Aptos" w:eastAsia="Aptos" w:hAnsi="Aptos" w:cs="Aptos"/>
          <w:color w:val="000000" w:themeColor="text1"/>
        </w:rPr>
      </w:pPr>
      <w:r w:rsidRPr="12093DD7">
        <w:rPr>
          <w:rFonts w:ascii="Aptos" w:eastAsia="Aptos" w:hAnsi="Aptos" w:cs="Aptos"/>
          <w:color w:val="000000" w:themeColor="text1"/>
        </w:rPr>
        <w:t>EditForum</w:t>
      </w:r>
    </w:p>
    <w:p w14:paraId="08F40151" w14:textId="4660F707" w:rsidR="7D839924" w:rsidRDefault="7D839924" w:rsidP="27460AC4">
      <w:pPr>
        <w:rPr>
          <w:rFonts w:ascii="Aptos" w:eastAsia="Aptos" w:hAnsi="Aptos" w:cs="Aptos"/>
          <w:color w:val="000000" w:themeColor="text1"/>
          <w:szCs w:val="24"/>
        </w:rPr>
      </w:pPr>
      <w:r>
        <w:rPr>
          <w:noProof/>
        </w:rPr>
        <w:drawing>
          <wp:inline distT="0" distB="0" distL="0" distR="0" wp14:anchorId="6DE68A28" wp14:editId="183AE12A">
            <wp:extent cx="5676902" cy="3228975"/>
            <wp:effectExtent l="0" t="0" r="0" b="0"/>
            <wp:docPr id="45771682" name="Picture 4577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1682"/>
                    <pic:cNvPicPr/>
                  </pic:nvPicPr>
                  <pic:blipFill>
                    <a:blip r:embed="rId40">
                      <a:extLst>
                        <a:ext uri="{28A0092B-C50C-407E-A947-70E740481C1C}">
                          <a14:useLocalDpi xmlns:a14="http://schemas.microsoft.com/office/drawing/2010/main" val="0"/>
                        </a:ext>
                      </a:extLst>
                    </a:blip>
                    <a:stretch>
                      <a:fillRect/>
                    </a:stretch>
                  </pic:blipFill>
                  <pic:spPr>
                    <a:xfrm>
                      <a:off x="0" y="0"/>
                      <a:ext cx="5676902" cy="3228975"/>
                    </a:xfrm>
                    <a:prstGeom prst="rect">
                      <a:avLst/>
                    </a:prstGeom>
                  </pic:spPr>
                </pic:pic>
              </a:graphicData>
            </a:graphic>
          </wp:inline>
        </w:drawing>
      </w:r>
    </w:p>
    <w:p w14:paraId="0E1FCA05" w14:textId="73FD6F10" w:rsidR="12093DD7" w:rsidRDefault="12093DD7">
      <w:r>
        <w:br w:type="page"/>
      </w:r>
    </w:p>
    <w:p w14:paraId="26207D91" w14:textId="154BC7D6" w:rsidR="7D839924" w:rsidRDefault="7D839924" w:rsidP="27460AC4">
      <w:pPr>
        <w:rPr>
          <w:rFonts w:ascii="Aptos" w:eastAsia="Aptos" w:hAnsi="Aptos" w:cs="Aptos"/>
          <w:color w:val="000000" w:themeColor="text1"/>
        </w:rPr>
      </w:pPr>
      <w:r w:rsidRPr="12093DD7">
        <w:rPr>
          <w:rFonts w:ascii="Aptos" w:eastAsia="Aptos" w:hAnsi="Aptos" w:cs="Aptos"/>
          <w:color w:val="000000" w:themeColor="text1"/>
        </w:rPr>
        <w:t>DeleteForum</w:t>
      </w:r>
    </w:p>
    <w:p w14:paraId="1FDFF8ED" w14:textId="179249FD" w:rsidR="7D839924" w:rsidRDefault="7D839924" w:rsidP="27460AC4">
      <w:pPr>
        <w:rPr>
          <w:rFonts w:ascii="Aptos" w:eastAsia="Aptos" w:hAnsi="Aptos" w:cs="Aptos"/>
          <w:color w:val="000000" w:themeColor="text1"/>
          <w:szCs w:val="24"/>
        </w:rPr>
      </w:pPr>
      <w:r>
        <w:rPr>
          <w:noProof/>
        </w:rPr>
        <w:drawing>
          <wp:inline distT="0" distB="0" distL="0" distR="0" wp14:anchorId="7B914E35" wp14:editId="4475AB46">
            <wp:extent cx="5648326" cy="3114675"/>
            <wp:effectExtent l="0" t="0" r="0" b="0"/>
            <wp:docPr id="1687279845" name="Picture 168727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648326" cy="3114675"/>
                    </a:xfrm>
                    <a:prstGeom prst="rect">
                      <a:avLst/>
                    </a:prstGeom>
                  </pic:spPr>
                </pic:pic>
              </a:graphicData>
            </a:graphic>
          </wp:inline>
        </w:drawing>
      </w:r>
    </w:p>
    <w:p w14:paraId="1F798135" w14:textId="23BE0018" w:rsidR="27460AC4" w:rsidRDefault="27460AC4" w:rsidP="27460AC4">
      <w:pPr>
        <w:rPr>
          <w:rFonts w:ascii="Aptos" w:eastAsia="Aptos" w:hAnsi="Aptos" w:cs="Aptos"/>
          <w:color w:val="000000" w:themeColor="text1"/>
          <w:szCs w:val="24"/>
        </w:rPr>
      </w:pPr>
    </w:p>
    <w:p w14:paraId="44E9E0E8" w14:textId="686FAE52" w:rsidR="7D839924" w:rsidRDefault="7D839924" w:rsidP="7EFAFA93">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Comment Features</w:t>
      </w:r>
    </w:p>
    <w:p w14:paraId="2F8D24C0" w14:textId="4D78C77C" w:rsidR="7D839924" w:rsidRDefault="7D839924" w:rsidP="27460AC4">
      <w:pPr>
        <w:rPr>
          <w:rFonts w:ascii="Aptos" w:eastAsia="Aptos" w:hAnsi="Aptos" w:cs="Aptos"/>
          <w:color w:val="000000" w:themeColor="text1"/>
        </w:rPr>
      </w:pPr>
      <w:r w:rsidRPr="17F1CA43">
        <w:rPr>
          <w:rFonts w:ascii="Aptos" w:eastAsia="Aptos" w:hAnsi="Aptos" w:cs="Aptos"/>
          <w:color w:val="000000" w:themeColor="text1"/>
        </w:rPr>
        <w:t>AddComment</w:t>
      </w:r>
    </w:p>
    <w:p w14:paraId="7E7919D8" w14:textId="14CFE911" w:rsidR="7D839924" w:rsidRDefault="7D839924" w:rsidP="27460AC4">
      <w:pPr>
        <w:rPr>
          <w:rFonts w:ascii="Aptos" w:eastAsia="Aptos" w:hAnsi="Aptos" w:cs="Aptos"/>
          <w:color w:val="000000" w:themeColor="text1"/>
          <w:szCs w:val="24"/>
        </w:rPr>
      </w:pPr>
      <w:r>
        <w:rPr>
          <w:noProof/>
        </w:rPr>
        <w:drawing>
          <wp:inline distT="0" distB="0" distL="0" distR="0" wp14:anchorId="401D7EFE" wp14:editId="3A0C9B9A">
            <wp:extent cx="5676902" cy="2724150"/>
            <wp:effectExtent l="0" t="0" r="0" b="0"/>
            <wp:docPr id="1320987650" name="Picture 132098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987650"/>
                    <pic:cNvPicPr/>
                  </pic:nvPicPr>
                  <pic:blipFill>
                    <a:blip r:embed="rId42">
                      <a:extLst>
                        <a:ext uri="{28A0092B-C50C-407E-A947-70E740481C1C}">
                          <a14:useLocalDpi xmlns:a14="http://schemas.microsoft.com/office/drawing/2010/main" val="0"/>
                        </a:ext>
                      </a:extLst>
                    </a:blip>
                    <a:stretch>
                      <a:fillRect/>
                    </a:stretch>
                  </pic:blipFill>
                  <pic:spPr>
                    <a:xfrm>
                      <a:off x="0" y="0"/>
                      <a:ext cx="5676902" cy="2724150"/>
                    </a:xfrm>
                    <a:prstGeom prst="rect">
                      <a:avLst/>
                    </a:prstGeom>
                  </pic:spPr>
                </pic:pic>
              </a:graphicData>
            </a:graphic>
          </wp:inline>
        </w:drawing>
      </w:r>
    </w:p>
    <w:p w14:paraId="3A4A6963" w14:textId="7D95CF16" w:rsidR="7F9BBCC4" w:rsidRDefault="7F9BBCC4">
      <w:r>
        <w:br w:type="page"/>
      </w:r>
    </w:p>
    <w:p w14:paraId="3D864BEC" w14:textId="7F2EC727" w:rsidR="7D839924" w:rsidRDefault="7D839924" w:rsidP="27460AC4">
      <w:pPr>
        <w:rPr>
          <w:rFonts w:ascii="Aptos" w:eastAsia="Aptos" w:hAnsi="Aptos" w:cs="Aptos"/>
          <w:color w:val="000000" w:themeColor="text1"/>
        </w:rPr>
      </w:pPr>
      <w:r w:rsidRPr="17F1CA43">
        <w:rPr>
          <w:rFonts w:ascii="Aptos" w:eastAsia="Aptos" w:hAnsi="Aptos" w:cs="Aptos"/>
          <w:color w:val="000000" w:themeColor="text1"/>
        </w:rPr>
        <w:t>ReplyToComment</w:t>
      </w:r>
    </w:p>
    <w:p w14:paraId="42BCC8D7" w14:textId="30AAC5EC" w:rsidR="7D839924" w:rsidRDefault="7D839924" w:rsidP="27460AC4">
      <w:pPr>
        <w:rPr>
          <w:rFonts w:ascii="Aptos" w:eastAsia="Aptos" w:hAnsi="Aptos" w:cs="Aptos"/>
          <w:color w:val="000000" w:themeColor="text1"/>
          <w:szCs w:val="24"/>
        </w:rPr>
      </w:pPr>
      <w:r>
        <w:rPr>
          <w:noProof/>
        </w:rPr>
        <w:drawing>
          <wp:inline distT="0" distB="0" distL="0" distR="0" wp14:anchorId="23B9E58D" wp14:editId="223201FA">
            <wp:extent cx="5667374" cy="3219450"/>
            <wp:effectExtent l="0" t="0" r="0" b="0"/>
            <wp:docPr id="878853509" name="Picture 87885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667374" cy="3219450"/>
                    </a:xfrm>
                    <a:prstGeom prst="rect">
                      <a:avLst/>
                    </a:prstGeom>
                  </pic:spPr>
                </pic:pic>
              </a:graphicData>
            </a:graphic>
          </wp:inline>
        </w:drawing>
      </w:r>
    </w:p>
    <w:p w14:paraId="2A0866F8" w14:textId="1844539C" w:rsidR="27460AC4" w:rsidRDefault="27460AC4" w:rsidP="27460AC4">
      <w:pPr>
        <w:rPr>
          <w:rFonts w:ascii="Aptos" w:eastAsia="Aptos" w:hAnsi="Aptos" w:cs="Aptos"/>
          <w:color w:val="000000" w:themeColor="text1"/>
          <w:szCs w:val="24"/>
        </w:rPr>
      </w:pPr>
    </w:p>
    <w:p w14:paraId="75FECA17" w14:textId="5B400285" w:rsidR="7D839924" w:rsidRDefault="7D839924" w:rsidP="27460AC4">
      <w:pPr>
        <w:rPr>
          <w:rFonts w:ascii="Aptos" w:eastAsia="Aptos" w:hAnsi="Aptos" w:cs="Aptos"/>
          <w:color w:val="000000" w:themeColor="text1"/>
        </w:rPr>
      </w:pPr>
      <w:r w:rsidRPr="0655241F">
        <w:rPr>
          <w:rFonts w:ascii="Aptos" w:eastAsia="Aptos" w:hAnsi="Aptos" w:cs="Aptos"/>
          <w:color w:val="000000" w:themeColor="text1"/>
        </w:rPr>
        <w:t>EditComment</w:t>
      </w:r>
    </w:p>
    <w:p w14:paraId="10AD6EEE" w14:textId="73E2DEA1" w:rsidR="7D839924" w:rsidRDefault="7D839924" w:rsidP="1B6DBCFC">
      <w:pPr>
        <w:rPr>
          <w:rFonts w:ascii="Aptos" w:eastAsia="Aptos" w:hAnsi="Aptos" w:cs="Aptos"/>
          <w:color w:val="000000" w:themeColor="text1"/>
        </w:rPr>
      </w:pPr>
      <w:r>
        <w:rPr>
          <w:noProof/>
        </w:rPr>
        <w:drawing>
          <wp:inline distT="0" distB="0" distL="0" distR="0" wp14:anchorId="09DFCD31" wp14:editId="1E9F8DC9">
            <wp:extent cx="5943600" cy="3371850"/>
            <wp:effectExtent l="0" t="0" r="0" b="0"/>
            <wp:docPr id="736405511" name="Picture 73640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405511"/>
                    <pic:cNvPicPr/>
                  </pic:nvPicPr>
                  <pic:blipFill>
                    <a:blip r:embed="rId44">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2559C68C" w14:textId="175D1FFB" w:rsidR="7D839924" w:rsidRDefault="7D839924" w:rsidP="38E3ACE6">
      <w:r>
        <w:br w:type="page"/>
      </w:r>
    </w:p>
    <w:p w14:paraId="186EBBB5" w14:textId="33D24318" w:rsidR="7D839924" w:rsidRDefault="7D839924" w:rsidP="27460AC4">
      <w:pPr>
        <w:rPr>
          <w:rFonts w:ascii="Aptos" w:eastAsia="Aptos" w:hAnsi="Aptos" w:cs="Aptos"/>
          <w:color w:val="000000" w:themeColor="text1"/>
        </w:rPr>
      </w:pPr>
      <w:r w:rsidRPr="1B6DBCFC">
        <w:rPr>
          <w:rFonts w:ascii="Aptos" w:eastAsia="Aptos" w:hAnsi="Aptos" w:cs="Aptos"/>
          <w:color w:val="000000" w:themeColor="text1"/>
        </w:rPr>
        <w:t>DeleteComment</w:t>
      </w:r>
    </w:p>
    <w:p w14:paraId="5DED8E10" w14:textId="158F6E11" w:rsidR="7D839924" w:rsidRDefault="7D839924" w:rsidP="27460AC4">
      <w:pPr>
        <w:rPr>
          <w:rFonts w:ascii="Aptos" w:eastAsia="Aptos" w:hAnsi="Aptos" w:cs="Aptos"/>
          <w:color w:val="000000" w:themeColor="text1"/>
          <w:szCs w:val="24"/>
        </w:rPr>
      </w:pPr>
      <w:r>
        <w:rPr>
          <w:noProof/>
        </w:rPr>
        <w:drawing>
          <wp:inline distT="0" distB="0" distL="0" distR="0" wp14:anchorId="6E34B35D" wp14:editId="6EDD08C9">
            <wp:extent cx="5943600" cy="3371850"/>
            <wp:effectExtent l="0" t="0" r="0" b="0"/>
            <wp:docPr id="969139290" name="Picture 9691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38B6D3BC" w14:textId="382F7439" w:rsidR="27460AC4" w:rsidRDefault="27460AC4" w:rsidP="27460AC4">
      <w:pPr>
        <w:rPr>
          <w:rFonts w:ascii="Aptos" w:eastAsia="Aptos" w:hAnsi="Aptos" w:cs="Aptos"/>
          <w:color w:val="000000" w:themeColor="text1"/>
        </w:rPr>
      </w:pPr>
    </w:p>
    <w:p w14:paraId="306548F0" w14:textId="697B71F9" w:rsidR="6BCF81AC" w:rsidRDefault="6BCF81AC">
      <w:r>
        <w:br w:type="page"/>
      </w:r>
    </w:p>
    <w:p w14:paraId="675751CA" w14:textId="6E52ADEA" w:rsidR="7D839924" w:rsidRDefault="7D839924" w:rsidP="27460AC4">
      <w:pPr>
        <w:rPr>
          <w:rFonts w:ascii="Aptos" w:eastAsia="Aptos" w:hAnsi="Aptos" w:cs="Aptos"/>
          <w:color w:val="000000" w:themeColor="text1"/>
        </w:rPr>
      </w:pPr>
      <w:r w:rsidRPr="6BCF81AC">
        <w:rPr>
          <w:rFonts w:ascii="Aptos" w:eastAsia="Aptos" w:hAnsi="Aptos" w:cs="Aptos"/>
          <w:color w:val="000000" w:themeColor="text1"/>
        </w:rPr>
        <w:t>ReportComment</w:t>
      </w:r>
    </w:p>
    <w:p w14:paraId="5D813208" w14:textId="64F3006D" w:rsidR="7D839924" w:rsidRDefault="7D839924" w:rsidP="27460AC4">
      <w:pPr>
        <w:keepNext/>
        <w:keepLines/>
        <w:spacing w:before="160" w:after="80"/>
        <w:rPr>
          <w:rFonts w:ascii="Aptos Display" w:eastAsia="Aptos Display" w:hAnsi="Aptos Display" w:cs="Aptos Display"/>
          <w:color w:val="0F4761" w:themeColor="accent1" w:themeShade="BF"/>
          <w:sz w:val="32"/>
          <w:szCs w:val="32"/>
        </w:rPr>
      </w:pPr>
      <w:r>
        <w:rPr>
          <w:noProof/>
        </w:rPr>
        <w:drawing>
          <wp:inline distT="0" distB="0" distL="0" distR="0" wp14:anchorId="35D7AB9B" wp14:editId="388A24C7">
            <wp:extent cx="5410198" cy="3400425"/>
            <wp:effectExtent l="0" t="0" r="0" b="0"/>
            <wp:docPr id="666992494" name="Picture 66699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992494"/>
                    <pic:cNvPicPr/>
                  </pic:nvPicPr>
                  <pic:blipFill>
                    <a:blip r:embed="rId46">
                      <a:extLst>
                        <a:ext uri="{28A0092B-C50C-407E-A947-70E740481C1C}">
                          <a14:useLocalDpi xmlns:a14="http://schemas.microsoft.com/office/drawing/2010/main" val="0"/>
                        </a:ext>
                      </a:extLst>
                    </a:blip>
                    <a:stretch>
                      <a:fillRect/>
                    </a:stretch>
                  </pic:blipFill>
                  <pic:spPr>
                    <a:xfrm>
                      <a:off x="0" y="0"/>
                      <a:ext cx="5410198" cy="3400425"/>
                    </a:xfrm>
                    <a:prstGeom prst="rect">
                      <a:avLst/>
                    </a:prstGeom>
                  </pic:spPr>
                </pic:pic>
              </a:graphicData>
            </a:graphic>
          </wp:inline>
        </w:drawing>
      </w:r>
    </w:p>
    <w:p w14:paraId="4DC2F210" w14:textId="2AFDB43A" w:rsidR="2E82ED00" w:rsidRDefault="2E82ED00" w:rsidP="2E82ED00">
      <w:pPr>
        <w:keepNext/>
        <w:keepLines/>
        <w:spacing w:before="160" w:after="80"/>
        <w:rPr>
          <w:rFonts w:ascii="Aptos Display" w:eastAsia="Aptos Display" w:hAnsi="Aptos Display" w:cs="Aptos Display"/>
          <w:color w:val="0F4761" w:themeColor="accent1" w:themeShade="BF"/>
          <w:sz w:val="32"/>
          <w:szCs w:val="32"/>
        </w:rPr>
      </w:pPr>
    </w:p>
    <w:p w14:paraId="4D91679D" w14:textId="372DF6F1" w:rsidR="7D839924" w:rsidRDefault="7D839924" w:rsidP="43205368">
      <w:pPr>
        <w:pStyle w:val="Heading3"/>
        <w:numPr>
          <w:ilvl w:val="0"/>
          <w:numId w:val="0"/>
        </w:numPr>
        <w:rPr>
          <w:rFonts w:ascii="Aptos Display" w:eastAsia="Aptos Display" w:hAnsi="Aptos Display" w:cs="Aptos Display"/>
          <w:b w:val="0"/>
          <w:color w:val="0F4761" w:themeColor="accent1" w:themeShade="BF"/>
          <w:sz w:val="32"/>
          <w:szCs w:val="32"/>
        </w:rPr>
      </w:pPr>
      <w:r>
        <w:rPr>
          <w:rFonts w:eastAsia="Aptos Display"/>
        </w:rPr>
        <w:t>Reporting Management</w:t>
      </w:r>
    </w:p>
    <w:p w14:paraId="120BF305" w14:textId="4AF2A96E" w:rsidR="7D839924" w:rsidRDefault="7D839924" w:rsidP="27460AC4">
      <w:pPr>
        <w:spacing w:after="160" w:line="279" w:lineRule="auto"/>
        <w:rPr>
          <w:rFonts w:ascii="Aptos" w:eastAsia="Aptos" w:hAnsi="Aptos" w:cs="Aptos"/>
          <w:color w:val="000000" w:themeColor="text1"/>
        </w:rPr>
      </w:pPr>
      <w:r w:rsidRPr="67C36C5F">
        <w:rPr>
          <w:rFonts w:ascii="Aptos" w:eastAsia="Aptos" w:hAnsi="Aptos" w:cs="Aptos"/>
          <w:color w:val="000000" w:themeColor="text1"/>
        </w:rPr>
        <w:t>GetReportedComments</w:t>
      </w:r>
      <w:r>
        <w:rPr>
          <w:noProof/>
        </w:rPr>
        <w:drawing>
          <wp:inline distT="0" distB="0" distL="0" distR="0" wp14:anchorId="5CABC416" wp14:editId="5B5A780B">
            <wp:extent cx="5943600" cy="3371850"/>
            <wp:effectExtent l="0" t="0" r="0" b="0"/>
            <wp:docPr id="57459948" name="Picture 5745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59948"/>
                    <pic:cNvPicPr/>
                  </pic:nvPicPr>
                  <pic:blipFill>
                    <a:blip r:embed="rId47">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14:paraId="274D7EA3" w14:textId="439D21D3" w:rsidR="27460AC4" w:rsidRDefault="27460AC4" w:rsidP="27460AC4"/>
    <w:p w14:paraId="32E1875A" w14:textId="374416A8" w:rsidR="4585688A" w:rsidRDefault="380CEE9B" w:rsidP="5BEEDAB3">
      <w:pPr>
        <w:pStyle w:val="Heading2"/>
        <w:numPr>
          <w:ilvl w:val="0"/>
          <w:numId w:val="0"/>
        </w:numPr>
      </w:pPr>
      <w:bookmarkStart w:id="60" w:name="_Toc182718090"/>
      <w:r>
        <w:t xml:space="preserve">6.7 </w:t>
      </w:r>
      <w:r w:rsidR="0FA7B8D3">
        <w:t>Dialogue Map</w:t>
      </w:r>
      <w:bookmarkEnd w:id="60"/>
    </w:p>
    <w:p w14:paraId="522CFAD7" w14:textId="3AB16E1D" w:rsidR="041AC608" w:rsidRDefault="041AC608" w:rsidP="0EA94A64">
      <w:r>
        <w:rPr>
          <w:noProof/>
        </w:rPr>
        <w:drawing>
          <wp:inline distT="0" distB="0" distL="0" distR="0" wp14:anchorId="2E796597" wp14:editId="7267D2C0">
            <wp:extent cx="5572126" cy="2781591"/>
            <wp:effectExtent l="0" t="0" r="0" b="0"/>
            <wp:docPr id="1517264266" name="Picture 151726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2126" cy="2781591"/>
                    </a:xfrm>
                    <a:prstGeom prst="rect">
                      <a:avLst/>
                    </a:prstGeom>
                  </pic:spPr>
                </pic:pic>
              </a:graphicData>
            </a:graphic>
          </wp:inline>
        </w:drawing>
      </w:r>
    </w:p>
    <w:p w14:paraId="2565B694" w14:textId="7CD36CEA" w:rsidR="26FEAE50" w:rsidRDefault="26FEAE50" w:rsidP="144D62AA">
      <w:pPr>
        <w:rPr>
          <w:rFonts w:eastAsia="Times" w:cs="Times"/>
          <w:szCs w:val="24"/>
        </w:rPr>
      </w:pPr>
      <w:r w:rsidRPr="144D62AA">
        <w:rPr>
          <w:rFonts w:ascii="Aptos" w:eastAsia="Aptos" w:hAnsi="Aptos" w:cs="Aptos"/>
          <w:color w:val="000000" w:themeColor="text1"/>
          <w:szCs w:val="24"/>
        </w:rPr>
        <w:t>A clearer and enlarged image of the dialogue map can be found in Initial Dialogue Map.png</w:t>
      </w:r>
    </w:p>
    <w:p w14:paraId="7BA36352" w14:textId="37585F1B" w:rsidR="041AC608" w:rsidRDefault="041AC608" w:rsidP="4B4FB6B7"/>
    <w:p w14:paraId="1687B7F6" w14:textId="3BEE880D" w:rsidR="0FA7B8D3" w:rsidRDefault="7A6682D3" w:rsidP="2757F141">
      <w:pPr>
        <w:pStyle w:val="Heading2"/>
        <w:numPr>
          <w:ilvl w:val="0"/>
          <w:numId w:val="0"/>
        </w:numPr>
      </w:pPr>
      <w:bookmarkStart w:id="61" w:name="_Toc182718091"/>
      <w:r>
        <w:t xml:space="preserve">6.8 </w:t>
      </w:r>
      <w:r w:rsidR="0FA7B8D3">
        <w:t>System Architecture</w:t>
      </w:r>
      <w:bookmarkEnd w:id="61"/>
    </w:p>
    <w:p w14:paraId="6FD86F4D" w14:textId="5F2A19B0" w:rsidR="140DA7E3" w:rsidRDefault="140DA7E3" w:rsidP="10E93EB6">
      <w:r>
        <w:rPr>
          <w:noProof/>
        </w:rPr>
        <w:drawing>
          <wp:inline distT="0" distB="0" distL="0" distR="0" wp14:anchorId="1BE61B7F" wp14:editId="1AADC381">
            <wp:extent cx="6082470" cy="4171950"/>
            <wp:effectExtent l="0" t="0" r="0" b="0"/>
            <wp:docPr id="805097772" name="Picture 80509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082470" cy="4171950"/>
                    </a:xfrm>
                    <a:prstGeom prst="rect">
                      <a:avLst/>
                    </a:prstGeom>
                  </pic:spPr>
                </pic:pic>
              </a:graphicData>
            </a:graphic>
          </wp:inline>
        </w:drawing>
      </w:r>
      <w:r>
        <w:br/>
      </w:r>
    </w:p>
    <w:p w14:paraId="36368D17" w14:textId="6CD5BCFB" w:rsidR="509F644D" w:rsidRDefault="175D8104" w:rsidP="1390B63E">
      <w:pPr>
        <w:pStyle w:val="Heading2"/>
        <w:numPr>
          <w:ilvl w:val="0"/>
          <w:numId w:val="0"/>
        </w:numPr>
      </w:pPr>
      <w:bookmarkStart w:id="62" w:name="_Toc182718092"/>
      <w:r>
        <w:t xml:space="preserve">6.9 </w:t>
      </w:r>
      <w:r w:rsidR="0FA7B8D3">
        <w:t>Testing</w:t>
      </w:r>
      <w:bookmarkEnd w:id="62"/>
    </w:p>
    <w:p w14:paraId="71B69855" w14:textId="609D9ED0" w:rsidR="43C91C0B" w:rsidRDefault="43C91C0B" w:rsidP="380CBE01">
      <w:pPr>
        <w:rPr>
          <w:rFonts w:ascii="Aptos" w:eastAsia="Aptos" w:hAnsi="Aptos" w:cs="Aptos"/>
          <w:color w:val="000000" w:themeColor="text1"/>
          <w:szCs w:val="24"/>
        </w:rPr>
      </w:pPr>
      <w:r w:rsidRPr="380CBE01">
        <w:rPr>
          <w:rFonts w:ascii="Aptos" w:eastAsia="Aptos" w:hAnsi="Aptos" w:cs="Aptos"/>
          <w:color w:val="000000" w:themeColor="text1"/>
          <w:szCs w:val="24"/>
        </w:rPr>
        <w:t>Our objective is to document the steps taken to test our system. The test cases below will be used to verify if our end-to-end system works properly. Both frontend and backend testing will be documented.</w:t>
      </w:r>
    </w:p>
    <w:p w14:paraId="62302570" w14:textId="516DFFA0" w:rsidR="380CBE01" w:rsidRDefault="380CBE01" w:rsidP="380CBE01">
      <w:pPr>
        <w:rPr>
          <w:rFonts w:ascii="Aptos" w:eastAsia="Aptos" w:hAnsi="Aptos" w:cs="Aptos"/>
          <w:color w:val="000000" w:themeColor="text1"/>
          <w:szCs w:val="24"/>
        </w:rPr>
      </w:pPr>
    </w:p>
    <w:p w14:paraId="75ABD242" w14:textId="74509E28" w:rsidR="43C91C0B" w:rsidRDefault="43C91C0B" w:rsidP="380CBE01">
      <w:pPr>
        <w:rPr>
          <w:rFonts w:ascii="Aptos" w:eastAsia="Aptos" w:hAnsi="Aptos" w:cs="Aptos"/>
          <w:color w:val="000000" w:themeColor="text1"/>
          <w:szCs w:val="24"/>
        </w:rPr>
      </w:pPr>
      <w:r w:rsidRPr="380CBE01">
        <w:rPr>
          <w:rFonts w:ascii="Aptos" w:eastAsia="Aptos" w:hAnsi="Aptos" w:cs="Aptos"/>
          <w:color w:val="000000" w:themeColor="text1"/>
          <w:szCs w:val="24"/>
        </w:rPr>
        <w:t>We have used both black box and white box testing based on the type of testing we wish to do. For the testing of integrations, we prioritised white box testing, as we wish to ensure that the different controllers interact properly. For the checking of interfaces, we prioritised black box testing, to ensure that from the user’s perspective, the given inputs results in the desired outputs, and all edge cases are handled appropriately.</w:t>
      </w:r>
    </w:p>
    <w:p w14:paraId="4A679B65" w14:textId="140509B2" w:rsidR="380CBE01" w:rsidRDefault="380CBE01" w:rsidP="380CBE01"/>
    <w:p w14:paraId="128B5F65" w14:textId="7F470A06" w:rsidR="127F123A" w:rsidRDefault="6BF947A1" w:rsidP="5860E430">
      <w:pPr>
        <w:pStyle w:val="Heading3"/>
        <w:numPr>
          <w:ilvl w:val="0"/>
          <w:numId w:val="0"/>
        </w:numPr>
      </w:pPr>
      <w:r>
        <w:t xml:space="preserve">6.9.1 </w:t>
      </w:r>
      <w:r w:rsidR="0FA7B8D3">
        <w:t>Black Box Testing</w:t>
      </w:r>
    </w:p>
    <w:p w14:paraId="4A9CC682" w14:textId="4D3D097E" w:rsidR="1F2633AC" w:rsidRDefault="1F2633AC" w:rsidP="15BE4761">
      <w:pPr>
        <w:pStyle w:val="Heading3"/>
        <w:keepLines/>
        <w:numPr>
          <w:ilvl w:val="0"/>
          <w:numId w:val="0"/>
        </w:numPr>
        <w:rPr>
          <w:rFonts w:ascii="Aptos Display" w:eastAsia="Aptos Display" w:hAnsi="Aptos Display" w:cs="Aptos Display"/>
          <w:b w:val="0"/>
          <w:color w:val="0F4761" w:themeColor="accent1" w:themeShade="BF"/>
          <w:sz w:val="32"/>
          <w:szCs w:val="32"/>
        </w:rPr>
      </w:pPr>
      <w:r>
        <w:rPr>
          <w:rFonts w:eastAsia="Aptos Display"/>
        </w:rPr>
        <w:t xml:space="preserve">Login </w:t>
      </w:r>
    </w:p>
    <w:p w14:paraId="1F31E7E5" w14:textId="11B32EEF" w:rsidR="1F2633AC" w:rsidRDefault="1F2633AC" w:rsidP="109378CE">
      <w:pPr>
        <w:rPr>
          <w:rFonts w:ascii="Aptos" w:eastAsia="Aptos" w:hAnsi="Aptos" w:cs="Aptos"/>
          <w:color w:val="000000" w:themeColor="text1"/>
          <w:szCs w:val="24"/>
        </w:rPr>
      </w:pPr>
      <w:r w:rsidRPr="1A28D5C4">
        <w:rPr>
          <w:rFonts w:ascii="Aptos" w:eastAsia="Aptos" w:hAnsi="Aptos" w:cs="Aptos"/>
          <w:color w:val="000000" w:themeColor="text1"/>
          <w:szCs w:val="24"/>
        </w:rPr>
        <w:t>Inputs: Username (string), Password (string)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45"/>
        <w:gridCol w:w="1545"/>
        <w:gridCol w:w="1545"/>
        <w:gridCol w:w="1545"/>
        <w:gridCol w:w="1545"/>
        <w:gridCol w:w="1545"/>
      </w:tblGrid>
      <w:tr w:rsidR="1A28D5C4" w14:paraId="4B81376F" w14:textId="77777777" w:rsidTr="1A28D5C4">
        <w:trPr>
          <w:trHeight w:val="300"/>
        </w:trPr>
        <w:tc>
          <w:tcPr>
            <w:tcW w:w="1545" w:type="dxa"/>
            <w:tcMar>
              <w:left w:w="105" w:type="dxa"/>
              <w:right w:w="105" w:type="dxa"/>
            </w:tcMar>
          </w:tcPr>
          <w:p w14:paraId="1F520471" w14:textId="25A18432" w:rsidR="1A28D5C4" w:rsidRDefault="1A28D5C4" w:rsidP="1A28D5C4">
            <w:pPr>
              <w:rPr>
                <w:rFonts w:ascii="Aptos" w:eastAsia="Aptos" w:hAnsi="Aptos" w:cs="Aptos"/>
                <w:szCs w:val="24"/>
              </w:rPr>
            </w:pPr>
            <w:r w:rsidRPr="1A28D5C4">
              <w:rPr>
                <w:rFonts w:ascii="Aptos" w:eastAsia="Aptos" w:hAnsi="Aptos" w:cs="Aptos"/>
                <w:szCs w:val="24"/>
              </w:rPr>
              <w:t>Test Case ID</w:t>
            </w:r>
          </w:p>
        </w:tc>
        <w:tc>
          <w:tcPr>
            <w:tcW w:w="1545" w:type="dxa"/>
            <w:tcMar>
              <w:left w:w="105" w:type="dxa"/>
              <w:right w:w="105" w:type="dxa"/>
            </w:tcMar>
          </w:tcPr>
          <w:p w14:paraId="3B0A6647" w14:textId="7FDC53C3" w:rsidR="1A28D5C4" w:rsidRDefault="1A28D5C4" w:rsidP="1A28D5C4">
            <w:pPr>
              <w:rPr>
                <w:rFonts w:ascii="Aptos" w:eastAsia="Aptos" w:hAnsi="Aptos" w:cs="Aptos"/>
                <w:szCs w:val="24"/>
              </w:rPr>
            </w:pPr>
            <w:r w:rsidRPr="1A28D5C4">
              <w:rPr>
                <w:rFonts w:ascii="Aptos" w:eastAsia="Aptos" w:hAnsi="Aptos" w:cs="Aptos"/>
                <w:szCs w:val="24"/>
              </w:rPr>
              <w:t>Test Scenario</w:t>
            </w:r>
          </w:p>
        </w:tc>
        <w:tc>
          <w:tcPr>
            <w:tcW w:w="1545" w:type="dxa"/>
            <w:tcMar>
              <w:left w:w="105" w:type="dxa"/>
              <w:right w:w="105" w:type="dxa"/>
            </w:tcMar>
          </w:tcPr>
          <w:p w14:paraId="2C96AA36" w14:textId="7972E696" w:rsidR="1A28D5C4" w:rsidRDefault="1A28D5C4" w:rsidP="1A28D5C4">
            <w:pPr>
              <w:rPr>
                <w:rFonts w:ascii="Aptos" w:eastAsia="Aptos" w:hAnsi="Aptos" w:cs="Aptos"/>
                <w:szCs w:val="24"/>
              </w:rPr>
            </w:pPr>
            <w:r w:rsidRPr="1A28D5C4">
              <w:rPr>
                <w:rFonts w:ascii="Aptos" w:eastAsia="Aptos" w:hAnsi="Aptos" w:cs="Aptos"/>
                <w:szCs w:val="24"/>
              </w:rPr>
              <w:t>Test Input</w:t>
            </w:r>
          </w:p>
        </w:tc>
        <w:tc>
          <w:tcPr>
            <w:tcW w:w="1545" w:type="dxa"/>
            <w:tcMar>
              <w:left w:w="105" w:type="dxa"/>
              <w:right w:w="105" w:type="dxa"/>
            </w:tcMar>
          </w:tcPr>
          <w:p w14:paraId="56A92C77" w14:textId="7DD02D21" w:rsidR="1A28D5C4" w:rsidRDefault="1A28D5C4" w:rsidP="1A28D5C4">
            <w:pPr>
              <w:rPr>
                <w:rFonts w:ascii="Aptos" w:eastAsia="Aptos" w:hAnsi="Aptos" w:cs="Aptos"/>
                <w:szCs w:val="24"/>
              </w:rPr>
            </w:pPr>
            <w:r w:rsidRPr="1A28D5C4">
              <w:rPr>
                <w:rFonts w:ascii="Aptos" w:eastAsia="Aptos" w:hAnsi="Aptos" w:cs="Aptos"/>
                <w:szCs w:val="24"/>
              </w:rPr>
              <w:t>Expected Output</w:t>
            </w:r>
          </w:p>
        </w:tc>
        <w:tc>
          <w:tcPr>
            <w:tcW w:w="1545" w:type="dxa"/>
            <w:tcMar>
              <w:left w:w="105" w:type="dxa"/>
              <w:right w:w="105" w:type="dxa"/>
            </w:tcMar>
          </w:tcPr>
          <w:p w14:paraId="36CFD579" w14:textId="1E3BB687" w:rsidR="1A28D5C4" w:rsidRDefault="1A28D5C4" w:rsidP="1A28D5C4">
            <w:pPr>
              <w:rPr>
                <w:rFonts w:ascii="Aptos" w:eastAsia="Aptos" w:hAnsi="Aptos" w:cs="Aptos"/>
                <w:szCs w:val="24"/>
              </w:rPr>
            </w:pPr>
            <w:r w:rsidRPr="1A28D5C4">
              <w:rPr>
                <w:rFonts w:ascii="Aptos" w:eastAsia="Aptos" w:hAnsi="Aptos" w:cs="Aptos"/>
                <w:szCs w:val="24"/>
              </w:rPr>
              <w:t>Actual Output</w:t>
            </w:r>
          </w:p>
        </w:tc>
        <w:tc>
          <w:tcPr>
            <w:tcW w:w="1545" w:type="dxa"/>
            <w:tcMar>
              <w:left w:w="105" w:type="dxa"/>
              <w:right w:w="105" w:type="dxa"/>
            </w:tcMar>
          </w:tcPr>
          <w:p w14:paraId="78D3C2E2" w14:textId="5AFB6D4F" w:rsidR="1A28D5C4" w:rsidRDefault="1A28D5C4" w:rsidP="1A28D5C4">
            <w:pPr>
              <w:rPr>
                <w:rFonts w:ascii="Aptos" w:eastAsia="Aptos" w:hAnsi="Aptos" w:cs="Aptos"/>
                <w:szCs w:val="24"/>
              </w:rPr>
            </w:pPr>
            <w:r w:rsidRPr="1A28D5C4">
              <w:rPr>
                <w:rFonts w:ascii="Aptos" w:eastAsia="Aptos" w:hAnsi="Aptos" w:cs="Aptos"/>
                <w:szCs w:val="24"/>
              </w:rPr>
              <w:t>Pass/Fail</w:t>
            </w:r>
          </w:p>
        </w:tc>
      </w:tr>
      <w:tr w:rsidR="1A28D5C4" w14:paraId="50E6D304" w14:textId="77777777" w:rsidTr="1A28D5C4">
        <w:trPr>
          <w:trHeight w:val="300"/>
        </w:trPr>
        <w:tc>
          <w:tcPr>
            <w:tcW w:w="1545" w:type="dxa"/>
            <w:tcMar>
              <w:left w:w="105" w:type="dxa"/>
              <w:right w:w="105" w:type="dxa"/>
            </w:tcMar>
          </w:tcPr>
          <w:p w14:paraId="751EB514" w14:textId="3EB0D8B0" w:rsidR="1A28D5C4" w:rsidRDefault="1A28D5C4" w:rsidP="1A28D5C4">
            <w:pPr>
              <w:rPr>
                <w:rFonts w:ascii="Aptos" w:eastAsia="Aptos" w:hAnsi="Aptos" w:cs="Aptos"/>
                <w:szCs w:val="24"/>
              </w:rPr>
            </w:pPr>
            <w:r w:rsidRPr="1A28D5C4">
              <w:rPr>
                <w:rFonts w:ascii="Aptos" w:eastAsia="Aptos" w:hAnsi="Aptos" w:cs="Aptos"/>
                <w:szCs w:val="24"/>
              </w:rPr>
              <w:t>TA001</w:t>
            </w:r>
          </w:p>
        </w:tc>
        <w:tc>
          <w:tcPr>
            <w:tcW w:w="1545" w:type="dxa"/>
            <w:shd w:val="clear" w:color="auto" w:fill="D9F2D0" w:themeFill="accent6" w:themeFillTint="33"/>
            <w:tcMar>
              <w:left w:w="105" w:type="dxa"/>
              <w:right w:w="105" w:type="dxa"/>
            </w:tcMar>
          </w:tcPr>
          <w:p w14:paraId="081B6231" w14:textId="67F06173" w:rsidR="1A28D5C4" w:rsidRDefault="1A28D5C4" w:rsidP="1A28D5C4">
            <w:pPr>
              <w:rPr>
                <w:rFonts w:ascii="Aptos" w:eastAsia="Aptos" w:hAnsi="Aptos" w:cs="Aptos"/>
                <w:szCs w:val="24"/>
              </w:rPr>
            </w:pPr>
            <w:r w:rsidRPr="1A28D5C4">
              <w:rPr>
                <w:rFonts w:ascii="Aptos" w:eastAsia="Aptos" w:hAnsi="Aptos" w:cs="Aptos"/>
                <w:szCs w:val="24"/>
              </w:rPr>
              <w:t>Valid username and password</w:t>
            </w:r>
          </w:p>
        </w:tc>
        <w:tc>
          <w:tcPr>
            <w:tcW w:w="1545" w:type="dxa"/>
            <w:tcMar>
              <w:left w:w="105" w:type="dxa"/>
              <w:right w:w="105" w:type="dxa"/>
            </w:tcMar>
          </w:tcPr>
          <w:p w14:paraId="5900AC67" w14:textId="70801356"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“test01”</w:t>
            </w:r>
          </w:p>
          <w:p w14:paraId="62E6455D" w14:textId="558B215E"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“Password”</w:t>
            </w:r>
          </w:p>
        </w:tc>
        <w:tc>
          <w:tcPr>
            <w:tcW w:w="1545" w:type="dxa"/>
            <w:tcMar>
              <w:left w:w="105" w:type="dxa"/>
              <w:right w:w="105" w:type="dxa"/>
            </w:tcMar>
          </w:tcPr>
          <w:p w14:paraId="43B285A9" w14:textId="770D95F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Successful login</w:t>
            </w:r>
          </w:p>
        </w:tc>
        <w:tc>
          <w:tcPr>
            <w:tcW w:w="1545" w:type="dxa"/>
            <w:tcMar>
              <w:left w:w="105" w:type="dxa"/>
              <w:right w:w="105" w:type="dxa"/>
            </w:tcMar>
          </w:tcPr>
          <w:p w14:paraId="1A44A75F" w14:textId="015B102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Successful login</w:t>
            </w:r>
          </w:p>
        </w:tc>
        <w:tc>
          <w:tcPr>
            <w:tcW w:w="1545" w:type="dxa"/>
            <w:tcMar>
              <w:left w:w="105" w:type="dxa"/>
              <w:right w:w="105" w:type="dxa"/>
            </w:tcMar>
          </w:tcPr>
          <w:p w14:paraId="12A58523" w14:textId="0A5D23A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2EEFDE6B" w14:textId="77777777" w:rsidTr="1A28D5C4">
        <w:trPr>
          <w:trHeight w:val="300"/>
        </w:trPr>
        <w:tc>
          <w:tcPr>
            <w:tcW w:w="1545" w:type="dxa"/>
            <w:tcMar>
              <w:left w:w="105" w:type="dxa"/>
              <w:right w:w="105" w:type="dxa"/>
            </w:tcMar>
          </w:tcPr>
          <w:p w14:paraId="62C59DA0" w14:textId="498759EB" w:rsidR="1A28D5C4" w:rsidRDefault="1A28D5C4" w:rsidP="1A28D5C4">
            <w:pPr>
              <w:rPr>
                <w:rFonts w:ascii="Aptos" w:eastAsia="Aptos" w:hAnsi="Aptos" w:cs="Aptos"/>
                <w:szCs w:val="24"/>
              </w:rPr>
            </w:pPr>
            <w:r w:rsidRPr="1A28D5C4">
              <w:rPr>
                <w:rFonts w:ascii="Aptos" w:eastAsia="Aptos" w:hAnsi="Aptos" w:cs="Aptos"/>
                <w:szCs w:val="24"/>
              </w:rPr>
              <w:t>TA002</w:t>
            </w:r>
          </w:p>
        </w:tc>
        <w:tc>
          <w:tcPr>
            <w:tcW w:w="1545" w:type="dxa"/>
            <w:shd w:val="clear" w:color="auto" w:fill="FAE2D5" w:themeFill="accent2" w:themeFillTint="33"/>
            <w:tcMar>
              <w:left w:w="105" w:type="dxa"/>
              <w:right w:w="105" w:type="dxa"/>
            </w:tcMar>
          </w:tcPr>
          <w:p w14:paraId="7F5884E1" w14:textId="6FF401D9" w:rsidR="1A28D5C4" w:rsidRDefault="1A28D5C4" w:rsidP="1A28D5C4">
            <w:pPr>
              <w:rPr>
                <w:rFonts w:ascii="Aptos" w:eastAsia="Aptos" w:hAnsi="Aptos" w:cs="Aptos"/>
                <w:szCs w:val="24"/>
              </w:rPr>
            </w:pPr>
            <w:r w:rsidRPr="1A28D5C4">
              <w:rPr>
                <w:rFonts w:ascii="Aptos" w:eastAsia="Aptos" w:hAnsi="Aptos" w:cs="Aptos"/>
                <w:szCs w:val="24"/>
              </w:rPr>
              <w:t>Valid username and empty password</w:t>
            </w:r>
          </w:p>
        </w:tc>
        <w:tc>
          <w:tcPr>
            <w:tcW w:w="1545" w:type="dxa"/>
            <w:tcMar>
              <w:left w:w="105" w:type="dxa"/>
              <w:right w:w="105" w:type="dxa"/>
            </w:tcMar>
          </w:tcPr>
          <w:p w14:paraId="3B6C8DB8" w14:textId="3179F850"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“test01”</w:t>
            </w:r>
          </w:p>
          <w:p w14:paraId="06F7176F" w14:textId="3FCF6C1D"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w:t>
            </w:r>
          </w:p>
        </w:tc>
        <w:tc>
          <w:tcPr>
            <w:tcW w:w="1545" w:type="dxa"/>
            <w:tcMar>
              <w:left w:w="105" w:type="dxa"/>
              <w:right w:w="105" w:type="dxa"/>
            </w:tcMar>
          </w:tcPr>
          <w:p w14:paraId="4385333C" w14:textId="0AF2815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“Please fill in password field”</w:t>
            </w:r>
          </w:p>
        </w:tc>
        <w:tc>
          <w:tcPr>
            <w:tcW w:w="1545" w:type="dxa"/>
            <w:tcMar>
              <w:left w:w="105" w:type="dxa"/>
              <w:right w:w="105" w:type="dxa"/>
            </w:tcMar>
          </w:tcPr>
          <w:p w14:paraId="675E76E0" w14:textId="1D00B12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“Please fill in password field”</w:t>
            </w:r>
          </w:p>
        </w:tc>
        <w:tc>
          <w:tcPr>
            <w:tcW w:w="1545" w:type="dxa"/>
            <w:tcMar>
              <w:left w:w="105" w:type="dxa"/>
              <w:right w:w="105" w:type="dxa"/>
            </w:tcMar>
          </w:tcPr>
          <w:p w14:paraId="300F3CB3" w14:textId="395BECA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66CA3F31" w14:textId="77777777" w:rsidTr="1A28D5C4">
        <w:trPr>
          <w:trHeight w:val="300"/>
        </w:trPr>
        <w:tc>
          <w:tcPr>
            <w:tcW w:w="1545" w:type="dxa"/>
            <w:tcMar>
              <w:left w:w="105" w:type="dxa"/>
              <w:right w:w="105" w:type="dxa"/>
            </w:tcMar>
          </w:tcPr>
          <w:p w14:paraId="286B27DE" w14:textId="0B401CD9" w:rsidR="1A28D5C4" w:rsidRDefault="1A28D5C4" w:rsidP="1A28D5C4">
            <w:pPr>
              <w:rPr>
                <w:rFonts w:ascii="Aptos" w:eastAsia="Aptos" w:hAnsi="Aptos" w:cs="Aptos"/>
                <w:szCs w:val="24"/>
              </w:rPr>
            </w:pPr>
            <w:r w:rsidRPr="1A28D5C4">
              <w:rPr>
                <w:rFonts w:ascii="Aptos" w:eastAsia="Aptos" w:hAnsi="Aptos" w:cs="Aptos"/>
                <w:szCs w:val="24"/>
              </w:rPr>
              <w:t>TA003</w:t>
            </w:r>
          </w:p>
        </w:tc>
        <w:tc>
          <w:tcPr>
            <w:tcW w:w="1545" w:type="dxa"/>
            <w:shd w:val="clear" w:color="auto" w:fill="FAE2D5" w:themeFill="accent2" w:themeFillTint="33"/>
            <w:tcMar>
              <w:left w:w="105" w:type="dxa"/>
              <w:right w:w="105" w:type="dxa"/>
            </w:tcMar>
          </w:tcPr>
          <w:p w14:paraId="151A6D33" w14:textId="6E6A2D11" w:rsidR="1A28D5C4" w:rsidRDefault="1A28D5C4" w:rsidP="1A28D5C4">
            <w:pPr>
              <w:rPr>
                <w:rFonts w:ascii="Aptos" w:eastAsia="Aptos" w:hAnsi="Aptos" w:cs="Aptos"/>
                <w:szCs w:val="24"/>
              </w:rPr>
            </w:pPr>
            <w:r w:rsidRPr="1A28D5C4">
              <w:rPr>
                <w:rFonts w:ascii="Aptos" w:eastAsia="Aptos" w:hAnsi="Aptos" w:cs="Aptos"/>
                <w:szCs w:val="24"/>
              </w:rPr>
              <w:t>Valid username and invalid password</w:t>
            </w:r>
          </w:p>
        </w:tc>
        <w:tc>
          <w:tcPr>
            <w:tcW w:w="1545" w:type="dxa"/>
            <w:tcMar>
              <w:left w:w="105" w:type="dxa"/>
              <w:right w:w="105" w:type="dxa"/>
            </w:tcMar>
          </w:tcPr>
          <w:p w14:paraId="7C04D01D" w14:textId="44D38360"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“test01”</w:t>
            </w:r>
          </w:p>
          <w:p w14:paraId="29AF562E" w14:textId="21EB475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“paword”</w:t>
            </w:r>
          </w:p>
        </w:tc>
        <w:tc>
          <w:tcPr>
            <w:tcW w:w="1545" w:type="dxa"/>
            <w:tcMar>
              <w:left w:w="105" w:type="dxa"/>
              <w:right w:w="105" w:type="dxa"/>
            </w:tcMar>
          </w:tcPr>
          <w:p w14:paraId="35866F45" w14:textId="15A2E590"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credentials. Please try again.”</w:t>
            </w:r>
          </w:p>
        </w:tc>
        <w:tc>
          <w:tcPr>
            <w:tcW w:w="1545" w:type="dxa"/>
            <w:tcMar>
              <w:left w:w="105" w:type="dxa"/>
              <w:right w:w="105" w:type="dxa"/>
            </w:tcMar>
          </w:tcPr>
          <w:p w14:paraId="6CA546C5" w14:textId="0EDFB29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credentials. Please try again.”</w:t>
            </w:r>
          </w:p>
        </w:tc>
        <w:tc>
          <w:tcPr>
            <w:tcW w:w="1545" w:type="dxa"/>
            <w:tcMar>
              <w:left w:w="105" w:type="dxa"/>
              <w:right w:w="105" w:type="dxa"/>
            </w:tcMar>
          </w:tcPr>
          <w:p w14:paraId="252F9636" w14:textId="6C0290F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50078C30" w14:textId="77777777" w:rsidTr="1A28D5C4">
        <w:trPr>
          <w:trHeight w:val="300"/>
        </w:trPr>
        <w:tc>
          <w:tcPr>
            <w:tcW w:w="1545" w:type="dxa"/>
            <w:tcMar>
              <w:left w:w="105" w:type="dxa"/>
              <w:right w:w="105" w:type="dxa"/>
            </w:tcMar>
          </w:tcPr>
          <w:p w14:paraId="352F109C" w14:textId="73E3EC99" w:rsidR="1A28D5C4" w:rsidRDefault="1A28D5C4" w:rsidP="1A28D5C4">
            <w:pPr>
              <w:rPr>
                <w:rFonts w:ascii="Aptos" w:eastAsia="Aptos" w:hAnsi="Aptos" w:cs="Aptos"/>
                <w:szCs w:val="24"/>
              </w:rPr>
            </w:pPr>
            <w:r w:rsidRPr="1A28D5C4">
              <w:rPr>
                <w:rFonts w:ascii="Aptos" w:eastAsia="Aptos" w:hAnsi="Aptos" w:cs="Aptos"/>
                <w:szCs w:val="24"/>
              </w:rPr>
              <w:t>TA004</w:t>
            </w:r>
          </w:p>
        </w:tc>
        <w:tc>
          <w:tcPr>
            <w:tcW w:w="1545" w:type="dxa"/>
            <w:shd w:val="clear" w:color="auto" w:fill="FAE2D5" w:themeFill="accent2" w:themeFillTint="33"/>
            <w:tcMar>
              <w:left w:w="105" w:type="dxa"/>
              <w:right w:w="105" w:type="dxa"/>
            </w:tcMar>
          </w:tcPr>
          <w:p w14:paraId="2278C566" w14:textId="7B180F52" w:rsidR="1A28D5C4" w:rsidRDefault="1A28D5C4" w:rsidP="1A28D5C4">
            <w:pPr>
              <w:rPr>
                <w:rFonts w:ascii="Aptos" w:eastAsia="Aptos" w:hAnsi="Aptos" w:cs="Aptos"/>
                <w:szCs w:val="24"/>
              </w:rPr>
            </w:pPr>
            <w:r w:rsidRPr="1A28D5C4">
              <w:rPr>
                <w:rFonts w:ascii="Aptos" w:eastAsia="Aptos" w:hAnsi="Aptos" w:cs="Aptos"/>
                <w:szCs w:val="24"/>
              </w:rPr>
              <w:t>Empty username and valid password</w:t>
            </w:r>
          </w:p>
        </w:tc>
        <w:tc>
          <w:tcPr>
            <w:tcW w:w="1545" w:type="dxa"/>
            <w:tcMar>
              <w:left w:w="105" w:type="dxa"/>
              <w:right w:w="105" w:type="dxa"/>
            </w:tcMar>
          </w:tcPr>
          <w:p w14:paraId="0FB167BE" w14:textId="6C7C6469"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w:t>
            </w:r>
          </w:p>
          <w:p w14:paraId="714419CB" w14:textId="38F960B7"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“Password”</w:t>
            </w:r>
          </w:p>
        </w:tc>
        <w:tc>
          <w:tcPr>
            <w:tcW w:w="1545" w:type="dxa"/>
            <w:tcMar>
              <w:left w:w="105" w:type="dxa"/>
              <w:right w:w="105" w:type="dxa"/>
            </w:tcMar>
          </w:tcPr>
          <w:p w14:paraId="527F0029" w14:textId="217A399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“Please fill in username field”</w:t>
            </w:r>
          </w:p>
        </w:tc>
        <w:tc>
          <w:tcPr>
            <w:tcW w:w="1545" w:type="dxa"/>
            <w:tcMar>
              <w:left w:w="105" w:type="dxa"/>
              <w:right w:w="105" w:type="dxa"/>
            </w:tcMar>
          </w:tcPr>
          <w:p w14:paraId="47872DD1" w14:textId="7944733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“Please fill in username field”</w:t>
            </w:r>
          </w:p>
        </w:tc>
        <w:tc>
          <w:tcPr>
            <w:tcW w:w="1545" w:type="dxa"/>
            <w:tcMar>
              <w:left w:w="105" w:type="dxa"/>
              <w:right w:w="105" w:type="dxa"/>
            </w:tcMar>
          </w:tcPr>
          <w:p w14:paraId="079C4085" w14:textId="63ACEED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3680E101" w14:textId="77777777" w:rsidTr="1A28D5C4">
        <w:trPr>
          <w:trHeight w:val="300"/>
        </w:trPr>
        <w:tc>
          <w:tcPr>
            <w:tcW w:w="1545" w:type="dxa"/>
            <w:tcMar>
              <w:left w:w="105" w:type="dxa"/>
              <w:right w:w="105" w:type="dxa"/>
            </w:tcMar>
          </w:tcPr>
          <w:p w14:paraId="3B3C13DD" w14:textId="4C12469D" w:rsidR="1A28D5C4" w:rsidRDefault="1A28D5C4" w:rsidP="1A28D5C4">
            <w:pPr>
              <w:rPr>
                <w:rFonts w:ascii="Aptos" w:eastAsia="Aptos" w:hAnsi="Aptos" w:cs="Aptos"/>
                <w:szCs w:val="24"/>
              </w:rPr>
            </w:pPr>
            <w:r w:rsidRPr="1A28D5C4">
              <w:rPr>
                <w:rFonts w:ascii="Aptos" w:eastAsia="Aptos" w:hAnsi="Aptos" w:cs="Aptos"/>
                <w:szCs w:val="24"/>
              </w:rPr>
              <w:t>TA005</w:t>
            </w:r>
          </w:p>
        </w:tc>
        <w:tc>
          <w:tcPr>
            <w:tcW w:w="1545" w:type="dxa"/>
            <w:shd w:val="clear" w:color="auto" w:fill="FAE2D5" w:themeFill="accent2" w:themeFillTint="33"/>
            <w:tcMar>
              <w:left w:w="105" w:type="dxa"/>
              <w:right w:w="105" w:type="dxa"/>
            </w:tcMar>
          </w:tcPr>
          <w:p w14:paraId="09B2533B" w14:textId="4C91A085" w:rsidR="1A28D5C4" w:rsidRDefault="1A28D5C4" w:rsidP="1A28D5C4">
            <w:pPr>
              <w:rPr>
                <w:rFonts w:ascii="Aptos" w:eastAsia="Aptos" w:hAnsi="Aptos" w:cs="Aptos"/>
                <w:szCs w:val="24"/>
              </w:rPr>
            </w:pPr>
            <w:r w:rsidRPr="1A28D5C4">
              <w:rPr>
                <w:rFonts w:ascii="Aptos" w:eastAsia="Aptos" w:hAnsi="Aptos" w:cs="Aptos"/>
                <w:szCs w:val="24"/>
              </w:rPr>
              <w:t>Invalid username and valid password</w:t>
            </w:r>
          </w:p>
        </w:tc>
        <w:tc>
          <w:tcPr>
            <w:tcW w:w="1545" w:type="dxa"/>
            <w:tcMar>
              <w:left w:w="105" w:type="dxa"/>
              <w:right w:w="105" w:type="dxa"/>
            </w:tcMar>
          </w:tcPr>
          <w:p w14:paraId="043EF59D" w14:textId="280B6557"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“test02”</w:t>
            </w:r>
          </w:p>
          <w:p w14:paraId="0C75C6AA" w14:textId="643480F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“Password”</w:t>
            </w:r>
          </w:p>
        </w:tc>
        <w:tc>
          <w:tcPr>
            <w:tcW w:w="1545" w:type="dxa"/>
            <w:tcMar>
              <w:left w:w="105" w:type="dxa"/>
              <w:right w:w="105" w:type="dxa"/>
            </w:tcMar>
          </w:tcPr>
          <w:p w14:paraId="5F8BF6C6" w14:textId="6BC5904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credentials. Please try again.”</w:t>
            </w:r>
          </w:p>
        </w:tc>
        <w:tc>
          <w:tcPr>
            <w:tcW w:w="1545" w:type="dxa"/>
            <w:tcMar>
              <w:left w:w="105" w:type="dxa"/>
              <w:right w:w="105" w:type="dxa"/>
            </w:tcMar>
          </w:tcPr>
          <w:p w14:paraId="7612FAA9" w14:textId="585DD74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credentials. Please try again.”</w:t>
            </w:r>
          </w:p>
        </w:tc>
        <w:tc>
          <w:tcPr>
            <w:tcW w:w="1545" w:type="dxa"/>
            <w:tcMar>
              <w:left w:w="105" w:type="dxa"/>
              <w:right w:w="105" w:type="dxa"/>
            </w:tcMar>
          </w:tcPr>
          <w:p w14:paraId="6174C137" w14:textId="385FC95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bl>
    <w:p w14:paraId="64A85786" w14:textId="1CEC83D0" w:rsidR="1F2633AC" w:rsidRDefault="1F2633AC" w:rsidP="15BE4761">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Sign Up</w:t>
      </w:r>
    </w:p>
    <w:p w14:paraId="2E7880E2" w14:textId="4F354002" w:rsidR="1F2633AC" w:rsidRDefault="1F2633AC" w:rsidP="1A28D5C4">
      <w:pPr>
        <w:rPr>
          <w:rFonts w:ascii="Aptos" w:eastAsia="Aptos" w:hAnsi="Aptos" w:cs="Aptos"/>
          <w:color w:val="000000" w:themeColor="text1"/>
          <w:szCs w:val="24"/>
        </w:rPr>
      </w:pPr>
      <w:r w:rsidRPr="1A28D5C4">
        <w:rPr>
          <w:rFonts w:ascii="Aptos" w:eastAsia="Aptos" w:hAnsi="Aptos" w:cs="Aptos"/>
          <w:color w:val="000000" w:themeColor="text1"/>
          <w:szCs w:val="24"/>
        </w:rPr>
        <w:t>Inputs: Username (string), Password (string)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45"/>
        <w:gridCol w:w="1545"/>
        <w:gridCol w:w="1560"/>
        <w:gridCol w:w="1545"/>
        <w:gridCol w:w="1545"/>
        <w:gridCol w:w="1545"/>
      </w:tblGrid>
      <w:tr w:rsidR="1A28D5C4" w14:paraId="6319E3A9" w14:textId="77777777" w:rsidTr="1A28D5C4">
        <w:trPr>
          <w:trHeight w:val="300"/>
        </w:trPr>
        <w:tc>
          <w:tcPr>
            <w:tcW w:w="1545" w:type="dxa"/>
            <w:tcMar>
              <w:left w:w="105" w:type="dxa"/>
              <w:right w:w="105" w:type="dxa"/>
            </w:tcMar>
          </w:tcPr>
          <w:p w14:paraId="19A27FA7" w14:textId="3A55C288" w:rsidR="1A28D5C4" w:rsidRDefault="1A28D5C4" w:rsidP="1A28D5C4">
            <w:pPr>
              <w:rPr>
                <w:rFonts w:ascii="Aptos" w:eastAsia="Aptos" w:hAnsi="Aptos" w:cs="Aptos"/>
                <w:szCs w:val="24"/>
              </w:rPr>
            </w:pPr>
            <w:r w:rsidRPr="1A28D5C4">
              <w:rPr>
                <w:rFonts w:ascii="Aptos" w:eastAsia="Aptos" w:hAnsi="Aptos" w:cs="Aptos"/>
                <w:szCs w:val="24"/>
              </w:rPr>
              <w:t>Test Case ID</w:t>
            </w:r>
          </w:p>
        </w:tc>
        <w:tc>
          <w:tcPr>
            <w:tcW w:w="1545" w:type="dxa"/>
            <w:tcMar>
              <w:left w:w="105" w:type="dxa"/>
              <w:right w:w="105" w:type="dxa"/>
            </w:tcMar>
          </w:tcPr>
          <w:p w14:paraId="1506846B" w14:textId="38E49111" w:rsidR="1A28D5C4" w:rsidRDefault="1A28D5C4" w:rsidP="1A28D5C4">
            <w:pPr>
              <w:rPr>
                <w:rFonts w:ascii="Aptos" w:eastAsia="Aptos" w:hAnsi="Aptos" w:cs="Aptos"/>
                <w:szCs w:val="24"/>
              </w:rPr>
            </w:pPr>
            <w:r w:rsidRPr="1A28D5C4">
              <w:rPr>
                <w:rFonts w:ascii="Aptos" w:eastAsia="Aptos" w:hAnsi="Aptos" w:cs="Aptos"/>
                <w:szCs w:val="24"/>
              </w:rPr>
              <w:t>Test Scenario</w:t>
            </w:r>
          </w:p>
        </w:tc>
        <w:tc>
          <w:tcPr>
            <w:tcW w:w="1560" w:type="dxa"/>
            <w:tcMar>
              <w:left w:w="105" w:type="dxa"/>
              <w:right w:w="105" w:type="dxa"/>
            </w:tcMar>
          </w:tcPr>
          <w:p w14:paraId="1F9460BD" w14:textId="441B52BD" w:rsidR="1A28D5C4" w:rsidRDefault="1A28D5C4" w:rsidP="1A28D5C4">
            <w:pPr>
              <w:rPr>
                <w:rFonts w:ascii="Aptos" w:eastAsia="Aptos" w:hAnsi="Aptos" w:cs="Aptos"/>
                <w:szCs w:val="24"/>
              </w:rPr>
            </w:pPr>
            <w:r w:rsidRPr="1A28D5C4">
              <w:rPr>
                <w:rFonts w:ascii="Aptos" w:eastAsia="Aptos" w:hAnsi="Aptos" w:cs="Aptos"/>
                <w:szCs w:val="24"/>
              </w:rPr>
              <w:t>Test Input</w:t>
            </w:r>
          </w:p>
        </w:tc>
        <w:tc>
          <w:tcPr>
            <w:tcW w:w="1545" w:type="dxa"/>
            <w:tcMar>
              <w:left w:w="105" w:type="dxa"/>
              <w:right w:w="105" w:type="dxa"/>
            </w:tcMar>
          </w:tcPr>
          <w:p w14:paraId="3070C79E" w14:textId="6A4383A2" w:rsidR="1A28D5C4" w:rsidRDefault="1A28D5C4" w:rsidP="1A28D5C4">
            <w:pPr>
              <w:rPr>
                <w:rFonts w:ascii="Aptos" w:eastAsia="Aptos" w:hAnsi="Aptos" w:cs="Aptos"/>
                <w:szCs w:val="24"/>
              </w:rPr>
            </w:pPr>
            <w:r w:rsidRPr="1A28D5C4">
              <w:rPr>
                <w:rFonts w:ascii="Aptos" w:eastAsia="Aptos" w:hAnsi="Aptos" w:cs="Aptos"/>
                <w:szCs w:val="24"/>
              </w:rPr>
              <w:t>Expected Output</w:t>
            </w:r>
          </w:p>
        </w:tc>
        <w:tc>
          <w:tcPr>
            <w:tcW w:w="1545" w:type="dxa"/>
            <w:tcMar>
              <w:left w:w="105" w:type="dxa"/>
              <w:right w:w="105" w:type="dxa"/>
            </w:tcMar>
          </w:tcPr>
          <w:p w14:paraId="79B298E8" w14:textId="6B156A6D" w:rsidR="1A28D5C4" w:rsidRDefault="1A28D5C4" w:rsidP="1A28D5C4">
            <w:pPr>
              <w:rPr>
                <w:rFonts w:ascii="Aptos" w:eastAsia="Aptos" w:hAnsi="Aptos" w:cs="Aptos"/>
                <w:szCs w:val="24"/>
              </w:rPr>
            </w:pPr>
            <w:r w:rsidRPr="1A28D5C4">
              <w:rPr>
                <w:rFonts w:ascii="Aptos" w:eastAsia="Aptos" w:hAnsi="Aptos" w:cs="Aptos"/>
                <w:szCs w:val="24"/>
              </w:rPr>
              <w:t>Actual Output</w:t>
            </w:r>
          </w:p>
        </w:tc>
        <w:tc>
          <w:tcPr>
            <w:tcW w:w="1545" w:type="dxa"/>
            <w:tcMar>
              <w:left w:w="105" w:type="dxa"/>
              <w:right w:w="105" w:type="dxa"/>
            </w:tcMar>
          </w:tcPr>
          <w:p w14:paraId="511EC429" w14:textId="72ED89C3" w:rsidR="1A28D5C4" w:rsidRDefault="1A28D5C4" w:rsidP="1A28D5C4">
            <w:pPr>
              <w:rPr>
                <w:rFonts w:ascii="Aptos" w:eastAsia="Aptos" w:hAnsi="Aptos" w:cs="Aptos"/>
                <w:szCs w:val="24"/>
              </w:rPr>
            </w:pPr>
            <w:r w:rsidRPr="1A28D5C4">
              <w:rPr>
                <w:rFonts w:ascii="Aptos" w:eastAsia="Aptos" w:hAnsi="Aptos" w:cs="Aptos"/>
                <w:szCs w:val="24"/>
              </w:rPr>
              <w:t>Pass/Fail</w:t>
            </w:r>
          </w:p>
        </w:tc>
      </w:tr>
      <w:tr w:rsidR="1A28D5C4" w14:paraId="2EA72831" w14:textId="77777777" w:rsidTr="1A28D5C4">
        <w:trPr>
          <w:trHeight w:val="300"/>
        </w:trPr>
        <w:tc>
          <w:tcPr>
            <w:tcW w:w="1545" w:type="dxa"/>
            <w:tcMar>
              <w:left w:w="105" w:type="dxa"/>
              <w:right w:w="105" w:type="dxa"/>
            </w:tcMar>
          </w:tcPr>
          <w:p w14:paraId="0C7B4197" w14:textId="5B4EB5D8" w:rsidR="1A28D5C4" w:rsidRDefault="1A28D5C4" w:rsidP="1A28D5C4">
            <w:pPr>
              <w:rPr>
                <w:rFonts w:ascii="Aptos" w:eastAsia="Aptos" w:hAnsi="Aptos" w:cs="Aptos"/>
                <w:szCs w:val="24"/>
              </w:rPr>
            </w:pPr>
            <w:r w:rsidRPr="1A28D5C4">
              <w:rPr>
                <w:rFonts w:ascii="Aptos" w:eastAsia="Aptos" w:hAnsi="Aptos" w:cs="Aptos"/>
                <w:szCs w:val="24"/>
              </w:rPr>
              <w:t>TB001</w:t>
            </w:r>
          </w:p>
        </w:tc>
        <w:tc>
          <w:tcPr>
            <w:tcW w:w="1545" w:type="dxa"/>
            <w:shd w:val="clear" w:color="auto" w:fill="D9F2D0" w:themeFill="accent6" w:themeFillTint="33"/>
            <w:tcMar>
              <w:left w:w="105" w:type="dxa"/>
              <w:right w:w="105" w:type="dxa"/>
            </w:tcMar>
          </w:tcPr>
          <w:p w14:paraId="1F545962" w14:textId="59E33898" w:rsidR="1A28D5C4" w:rsidRDefault="1A28D5C4" w:rsidP="1A28D5C4">
            <w:pPr>
              <w:rPr>
                <w:rFonts w:ascii="Aptos" w:eastAsia="Aptos" w:hAnsi="Aptos" w:cs="Aptos"/>
                <w:szCs w:val="24"/>
              </w:rPr>
            </w:pPr>
            <w:r w:rsidRPr="1A28D5C4">
              <w:rPr>
                <w:rFonts w:ascii="Aptos" w:eastAsia="Aptos" w:hAnsi="Aptos" w:cs="Aptos"/>
                <w:szCs w:val="24"/>
              </w:rPr>
              <w:t>Valid username and password</w:t>
            </w:r>
          </w:p>
        </w:tc>
        <w:tc>
          <w:tcPr>
            <w:tcW w:w="1560" w:type="dxa"/>
            <w:tcMar>
              <w:left w:w="105" w:type="dxa"/>
              <w:right w:w="105" w:type="dxa"/>
            </w:tcMar>
          </w:tcPr>
          <w:p w14:paraId="4C467E00" w14:textId="2D810227"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“test02”</w:t>
            </w:r>
          </w:p>
          <w:p w14:paraId="12F84ABF" w14:textId="244A66B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“Password01”</w:t>
            </w:r>
          </w:p>
        </w:tc>
        <w:tc>
          <w:tcPr>
            <w:tcW w:w="1545" w:type="dxa"/>
            <w:tcMar>
              <w:left w:w="105" w:type="dxa"/>
              <w:right w:w="105" w:type="dxa"/>
            </w:tcMar>
          </w:tcPr>
          <w:p w14:paraId="6EAF111B" w14:textId="7178EFA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“Registration successful! Redirecting to login page.”</w:t>
            </w:r>
          </w:p>
        </w:tc>
        <w:tc>
          <w:tcPr>
            <w:tcW w:w="1545" w:type="dxa"/>
            <w:tcMar>
              <w:left w:w="105" w:type="dxa"/>
              <w:right w:w="105" w:type="dxa"/>
            </w:tcMar>
          </w:tcPr>
          <w:p w14:paraId="54110BE4" w14:textId="6A061F2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“Registration successful! Redirecting to login page.”</w:t>
            </w:r>
          </w:p>
        </w:tc>
        <w:tc>
          <w:tcPr>
            <w:tcW w:w="1545" w:type="dxa"/>
            <w:tcMar>
              <w:left w:w="105" w:type="dxa"/>
              <w:right w:w="105" w:type="dxa"/>
            </w:tcMar>
          </w:tcPr>
          <w:p w14:paraId="57373F13" w14:textId="44FBFC6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4341811E" w14:textId="77777777" w:rsidTr="1A28D5C4">
        <w:trPr>
          <w:trHeight w:val="300"/>
        </w:trPr>
        <w:tc>
          <w:tcPr>
            <w:tcW w:w="1545" w:type="dxa"/>
            <w:tcMar>
              <w:left w:w="105" w:type="dxa"/>
              <w:right w:w="105" w:type="dxa"/>
            </w:tcMar>
          </w:tcPr>
          <w:p w14:paraId="5F7DB92B" w14:textId="4B2D2CB4" w:rsidR="1A28D5C4" w:rsidRDefault="1A28D5C4" w:rsidP="1A28D5C4">
            <w:pPr>
              <w:rPr>
                <w:rFonts w:ascii="Aptos" w:eastAsia="Aptos" w:hAnsi="Aptos" w:cs="Aptos"/>
                <w:szCs w:val="24"/>
              </w:rPr>
            </w:pPr>
            <w:r w:rsidRPr="1A28D5C4">
              <w:rPr>
                <w:rFonts w:ascii="Aptos" w:eastAsia="Aptos" w:hAnsi="Aptos" w:cs="Aptos"/>
                <w:szCs w:val="24"/>
              </w:rPr>
              <w:t>TA002</w:t>
            </w:r>
          </w:p>
        </w:tc>
        <w:tc>
          <w:tcPr>
            <w:tcW w:w="1545" w:type="dxa"/>
            <w:shd w:val="clear" w:color="auto" w:fill="FAE2D5" w:themeFill="accent2" w:themeFillTint="33"/>
            <w:tcMar>
              <w:left w:w="105" w:type="dxa"/>
              <w:right w:w="105" w:type="dxa"/>
            </w:tcMar>
          </w:tcPr>
          <w:p w14:paraId="71FA0050" w14:textId="6C954E97" w:rsidR="1A28D5C4" w:rsidRDefault="1A28D5C4" w:rsidP="1A28D5C4">
            <w:pPr>
              <w:rPr>
                <w:rFonts w:ascii="Aptos" w:eastAsia="Aptos" w:hAnsi="Aptos" w:cs="Aptos"/>
                <w:szCs w:val="24"/>
              </w:rPr>
            </w:pPr>
            <w:r w:rsidRPr="1A28D5C4">
              <w:rPr>
                <w:rFonts w:ascii="Aptos" w:eastAsia="Aptos" w:hAnsi="Aptos" w:cs="Aptos"/>
                <w:szCs w:val="24"/>
              </w:rPr>
              <w:t>Valid username and empty password</w:t>
            </w:r>
          </w:p>
        </w:tc>
        <w:tc>
          <w:tcPr>
            <w:tcW w:w="1560" w:type="dxa"/>
            <w:tcMar>
              <w:left w:w="105" w:type="dxa"/>
              <w:right w:w="105" w:type="dxa"/>
            </w:tcMar>
          </w:tcPr>
          <w:p w14:paraId="054E8B94" w14:textId="148270E4"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“test02”</w:t>
            </w:r>
          </w:p>
          <w:p w14:paraId="4AFEBAEE" w14:textId="3DEC455C"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lang w:val="en-SG"/>
              </w:rPr>
              <w:t xml:space="preserve">Password: </w:t>
            </w:r>
            <w:r w:rsidRPr="1A28D5C4">
              <w:rPr>
                <w:rFonts w:ascii="Arial" w:eastAsia="Arial" w:hAnsi="Arial" w:cs="Arial"/>
                <w:color w:val="000000" w:themeColor="text1"/>
                <w:sz w:val="22"/>
                <w:szCs w:val="22"/>
              </w:rPr>
              <w:t>“”</w:t>
            </w:r>
          </w:p>
          <w:p w14:paraId="52447F6B" w14:textId="65009804" w:rsidR="1A28D5C4" w:rsidRDefault="1A28D5C4" w:rsidP="1A28D5C4">
            <w:pPr>
              <w:rPr>
                <w:rFonts w:ascii="Aptos" w:eastAsia="Aptos" w:hAnsi="Aptos" w:cs="Aptos"/>
                <w:szCs w:val="24"/>
              </w:rPr>
            </w:pPr>
          </w:p>
        </w:tc>
        <w:tc>
          <w:tcPr>
            <w:tcW w:w="1545" w:type="dxa"/>
            <w:tcMar>
              <w:left w:w="105" w:type="dxa"/>
              <w:right w:w="105" w:type="dxa"/>
            </w:tcMar>
          </w:tcPr>
          <w:p w14:paraId="3C6A8A4A" w14:textId="54D5A468"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“Password cannot be empty.”</w:t>
            </w:r>
          </w:p>
        </w:tc>
        <w:tc>
          <w:tcPr>
            <w:tcW w:w="1545" w:type="dxa"/>
            <w:tcMar>
              <w:left w:w="105" w:type="dxa"/>
              <w:right w:w="105" w:type="dxa"/>
            </w:tcMar>
          </w:tcPr>
          <w:p w14:paraId="258D781A" w14:textId="7A5498E7"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“Password cannot be empty.”</w:t>
            </w:r>
          </w:p>
        </w:tc>
        <w:tc>
          <w:tcPr>
            <w:tcW w:w="1545" w:type="dxa"/>
            <w:tcMar>
              <w:left w:w="105" w:type="dxa"/>
              <w:right w:w="105" w:type="dxa"/>
            </w:tcMar>
          </w:tcPr>
          <w:p w14:paraId="144E31A4" w14:textId="501B6CE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10D79EFB" w14:textId="77777777" w:rsidTr="1A28D5C4">
        <w:trPr>
          <w:trHeight w:val="300"/>
        </w:trPr>
        <w:tc>
          <w:tcPr>
            <w:tcW w:w="1545" w:type="dxa"/>
            <w:tcMar>
              <w:left w:w="105" w:type="dxa"/>
              <w:right w:w="105" w:type="dxa"/>
            </w:tcMar>
          </w:tcPr>
          <w:p w14:paraId="2B08AE75" w14:textId="3841169C" w:rsidR="1A28D5C4" w:rsidRDefault="1A28D5C4" w:rsidP="1A28D5C4">
            <w:pPr>
              <w:rPr>
                <w:rFonts w:ascii="Aptos" w:eastAsia="Aptos" w:hAnsi="Aptos" w:cs="Aptos"/>
                <w:szCs w:val="24"/>
              </w:rPr>
            </w:pPr>
            <w:r w:rsidRPr="1A28D5C4">
              <w:rPr>
                <w:rFonts w:ascii="Aptos" w:eastAsia="Aptos" w:hAnsi="Aptos" w:cs="Aptos"/>
                <w:szCs w:val="24"/>
              </w:rPr>
              <w:t>TA003</w:t>
            </w:r>
          </w:p>
        </w:tc>
        <w:tc>
          <w:tcPr>
            <w:tcW w:w="1545" w:type="dxa"/>
            <w:shd w:val="clear" w:color="auto" w:fill="FAE2D5" w:themeFill="accent2" w:themeFillTint="33"/>
            <w:tcMar>
              <w:left w:w="105" w:type="dxa"/>
              <w:right w:w="105" w:type="dxa"/>
            </w:tcMar>
          </w:tcPr>
          <w:p w14:paraId="06308815" w14:textId="79668DB8" w:rsidR="1A28D5C4" w:rsidRDefault="1A28D5C4" w:rsidP="1A28D5C4">
            <w:pPr>
              <w:rPr>
                <w:rFonts w:ascii="Aptos" w:eastAsia="Aptos" w:hAnsi="Aptos" w:cs="Aptos"/>
                <w:szCs w:val="24"/>
              </w:rPr>
            </w:pPr>
            <w:r w:rsidRPr="1A28D5C4">
              <w:rPr>
                <w:rFonts w:ascii="Aptos" w:eastAsia="Aptos" w:hAnsi="Aptos" w:cs="Aptos"/>
                <w:szCs w:val="24"/>
              </w:rPr>
              <w:t>Empty username and valid password</w:t>
            </w:r>
          </w:p>
        </w:tc>
        <w:tc>
          <w:tcPr>
            <w:tcW w:w="1560" w:type="dxa"/>
            <w:tcMar>
              <w:left w:w="105" w:type="dxa"/>
              <w:right w:w="105" w:type="dxa"/>
            </w:tcMar>
          </w:tcPr>
          <w:p w14:paraId="3919FE9A" w14:textId="4A34E254"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Username: “”</w:t>
            </w:r>
          </w:p>
          <w:p w14:paraId="1163CD25" w14:textId="7FFFF3E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Password: “Password01”</w:t>
            </w:r>
          </w:p>
        </w:tc>
        <w:tc>
          <w:tcPr>
            <w:tcW w:w="1545" w:type="dxa"/>
            <w:tcMar>
              <w:left w:w="105" w:type="dxa"/>
              <w:right w:w="105" w:type="dxa"/>
            </w:tcMar>
          </w:tcPr>
          <w:p w14:paraId="6744DB93" w14:textId="5621A75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“Username cannot be empty.”</w:t>
            </w:r>
          </w:p>
        </w:tc>
        <w:tc>
          <w:tcPr>
            <w:tcW w:w="1545" w:type="dxa"/>
            <w:tcMar>
              <w:left w:w="105" w:type="dxa"/>
              <w:right w:w="105" w:type="dxa"/>
            </w:tcMar>
          </w:tcPr>
          <w:p w14:paraId="5C64D2A4" w14:textId="3E8F62A8"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“Username cannot be empty.”</w:t>
            </w:r>
          </w:p>
        </w:tc>
        <w:tc>
          <w:tcPr>
            <w:tcW w:w="1545" w:type="dxa"/>
            <w:tcMar>
              <w:left w:w="105" w:type="dxa"/>
              <w:right w:w="105" w:type="dxa"/>
            </w:tcMar>
          </w:tcPr>
          <w:p w14:paraId="7441917D" w14:textId="19BC1EF7"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bl>
    <w:p w14:paraId="5F910FCE" w14:textId="24558B9B" w:rsidR="1F2633AC" w:rsidRDefault="1F2633AC" w:rsidP="117BBBAB">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Location</w:t>
      </w:r>
    </w:p>
    <w:p w14:paraId="5F6D2452" w14:textId="1A89F230" w:rsidR="1F2633AC" w:rsidRDefault="1F2633AC" w:rsidP="1A28D5C4">
      <w:pPr>
        <w:rPr>
          <w:rFonts w:ascii="Aptos" w:eastAsia="Aptos" w:hAnsi="Aptos" w:cs="Aptos"/>
          <w:color w:val="000000" w:themeColor="text1"/>
          <w:szCs w:val="24"/>
        </w:rPr>
      </w:pPr>
      <w:r w:rsidRPr="1A28D5C4">
        <w:rPr>
          <w:rFonts w:ascii="Aptos" w:eastAsia="Aptos" w:hAnsi="Aptos" w:cs="Aptos"/>
          <w:color w:val="000000" w:themeColor="text1"/>
          <w:szCs w:val="24"/>
        </w:rPr>
        <w:t>Inputs: Address (words or postal code)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55"/>
        <w:gridCol w:w="1440"/>
        <w:gridCol w:w="2100"/>
        <w:gridCol w:w="1680"/>
        <w:gridCol w:w="1680"/>
        <w:gridCol w:w="1275"/>
      </w:tblGrid>
      <w:tr w:rsidR="1A28D5C4" w14:paraId="19620F9F" w14:textId="77777777" w:rsidTr="1A28D5C4">
        <w:trPr>
          <w:trHeight w:val="300"/>
        </w:trPr>
        <w:tc>
          <w:tcPr>
            <w:tcW w:w="1155" w:type="dxa"/>
            <w:tcMar>
              <w:left w:w="105" w:type="dxa"/>
              <w:right w:w="105" w:type="dxa"/>
            </w:tcMar>
          </w:tcPr>
          <w:p w14:paraId="292CC53C" w14:textId="4B02093A" w:rsidR="1A28D5C4" w:rsidRDefault="1A28D5C4" w:rsidP="1A28D5C4">
            <w:pPr>
              <w:rPr>
                <w:rFonts w:ascii="Aptos" w:eastAsia="Aptos" w:hAnsi="Aptos" w:cs="Aptos"/>
                <w:szCs w:val="24"/>
              </w:rPr>
            </w:pPr>
            <w:r w:rsidRPr="1A28D5C4">
              <w:rPr>
                <w:rFonts w:ascii="Aptos" w:eastAsia="Aptos" w:hAnsi="Aptos" w:cs="Aptos"/>
                <w:szCs w:val="24"/>
              </w:rPr>
              <w:t>Test Case ID</w:t>
            </w:r>
          </w:p>
        </w:tc>
        <w:tc>
          <w:tcPr>
            <w:tcW w:w="1440" w:type="dxa"/>
            <w:tcMar>
              <w:left w:w="105" w:type="dxa"/>
              <w:right w:w="105" w:type="dxa"/>
            </w:tcMar>
          </w:tcPr>
          <w:p w14:paraId="7BDAE36E" w14:textId="0BBB16E4" w:rsidR="1A28D5C4" w:rsidRDefault="1A28D5C4" w:rsidP="1A28D5C4">
            <w:pPr>
              <w:rPr>
                <w:rFonts w:ascii="Aptos" w:eastAsia="Aptos" w:hAnsi="Aptos" w:cs="Aptos"/>
                <w:szCs w:val="24"/>
              </w:rPr>
            </w:pPr>
            <w:r w:rsidRPr="1A28D5C4">
              <w:rPr>
                <w:rFonts w:ascii="Aptos" w:eastAsia="Aptos" w:hAnsi="Aptos" w:cs="Aptos"/>
                <w:szCs w:val="24"/>
              </w:rPr>
              <w:t>Test Scenario</w:t>
            </w:r>
          </w:p>
        </w:tc>
        <w:tc>
          <w:tcPr>
            <w:tcW w:w="2100" w:type="dxa"/>
            <w:tcMar>
              <w:left w:w="105" w:type="dxa"/>
              <w:right w:w="105" w:type="dxa"/>
            </w:tcMar>
          </w:tcPr>
          <w:p w14:paraId="0D0D15FB" w14:textId="42B2E7D0" w:rsidR="1A28D5C4" w:rsidRDefault="1A28D5C4" w:rsidP="1A28D5C4">
            <w:pPr>
              <w:rPr>
                <w:rFonts w:ascii="Aptos" w:eastAsia="Aptos" w:hAnsi="Aptos" w:cs="Aptos"/>
                <w:szCs w:val="24"/>
              </w:rPr>
            </w:pPr>
            <w:r w:rsidRPr="1A28D5C4">
              <w:rPr>
                <w:rFonts w:ascii="Aptos" w:eastAsia="Aptos" w:hAnsi="Aptos" w:cs="Aptos"/>
                <w:szCs w:val="24"/>
              </w:rPr>
              <w:t>Test Input</w:t>
            </w:r>
          </w:p>
        </w:tc>
        <w:tc>
          <w:tcPr>
            <w:tcW w:w="1680" w:type="dxa"/>
            <w:tcMar>
              <w:left w:w="105" w:type="dxa"/>
              <w:right w:w="105" w:type="dxa"/>
            </w:tcMar>
          </w:tcPr>
          <w:p w14:paraId="790C15E9" w14:textId="7B00357A" w:rsidR="1A28D5C4" w:rsidRDefault="1A28D5C4" w:rsidP="1A28D5C4">
            <w:pPr>
              <w:rPr>
                <w:rFonts w:ascii="Aptos" w:eastAsia="Aptos" w:hAnsi="Aptos" w:cs="Aptos"/>
                <w:szCs w:val="24"/>
              </w:rPr>
            </w:pPr>
            <w:r w:rsidRPr="1A28D5C4">
              <w:rPr>
                <w:rFonts w:ascii="Aptos" w:eastAsia="Aptos" w:hAnsi="Aptos" w:cs="Aptos"/>
                <w:szCs w:val="24"/>
              </w:rPr>
              <w:t>Expected Output</w:t>
            </w:r>
          </w:p>
        </w:tc>
        <w:tc>
          <w:tcPr>
            <w:tcW w:w="1680" w:type="dxa"/>
            <w:tcMar>
              <w:left w:w="105" w:type="dxa"/>
              <w:right w:w="105" w:type="dxa"/>
            </w:tcMar>
          </w:tcPr>
          <w:p w14:paraId="4277F36D" w14:textId="4831D082" w:rsidR="1A28D5C4" w:rsidRDefault="1A28D5C4" w:rsidP="1A28D5C4">
            <w:pPr>
              <w:rPr>
                <w:rFonts w:ascii="Aptos" w:eastAsia="Aptos" w:hAnsi="Aptos" w:cs="Aptos"/>
                <w:szCs w:val="24"/>
              </w:rPr>
            </w:pPr>
            <w:r w:rsidRPr="1A28D5C4">
              <w:rPr>
                <w:rFonts w:ascii="Aptos" w:eastAsia="Aptos" w:hAnsi="Aptos" w:cs="Aptos"/>
                <w:szCs w:val="24"/>
              </w:rPr>
              <w:t>Actual Output</w:t>
            </w:r>
          </w:p>
        </w:tc>
        <w:tc>
          <w:tcPr>
            <w:tcW w:w="1275" w:type="dxa"/>
            <w:tcMar>
              <w:left w:w="105" w:type="dxa"/>
              <w:right w:w="105" w:type="dxa"/>
            </w:tcMar>
          </w:tcPr>
          <w:p w14:paraId="72F9F1F2" w14:textId="51677BFB" w:rsidR="1A28D5C4" w:rsidRDefault="1A28D5C4" w:rsidP="1A28D5C4">
            <w:pPr>
              <w:rPr>
                <w:rFonts w:ascii="Aptos" w:eastAsia="Aptos" w:hAnsi="Aptos" w:cs="Aptos"/>
                <w:szCs w:val="24"/>
              </w:rPr>
            </w:pPr>
            <w:r w:rsidRPr="1A28D5C4">
              <w:rPr>
                <w:rFonts w:ascii="Aptos" w:eastAsia="Aptos" w:hAnsi="Aptos" w:cs="Aptos"/>
                <w:szCs w:val="24"/>
              </w:rPr>
              <w:t>Pass/Fail</w:t>
            </w:r>
          </w:p>
        </w:tc>
      </w:tr>
      <w:tr w:rsidR="1A28D5C4" w14:paraId="0D5E5CDE" w14:textId="77777777" w:rsidTr="1A28D5C4">
        <w:trPr>
          <w:trHeight w:val="300"/>
        </w:trPr>
        <w:tc>
          <w:tcPr>
            <w:tcW w:w="1155" w:type="dxa"/>
            <w:tcMar>
              <w:left w:w="105" w:type="dxa"/>
              <w:right w:w="105" w:type="dxa"/>
            </w:tcMar>
          </w:tcPr>
          <w:p w14:paraId="28EA7110" w14:textId="404BB72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TC001</w:t>
            </w:r>
          </w:p>
        </w:tc>
        <w:tc>
          <w:tcPr>
            <w:tcW w:w="1440" w:type="dxa"/>
            <w:shd w:val="clear" w:color="auto" w:fill="D9F2D0" w:themeFill="accent6" w:themeFillTint="33"/>
            <w:tcMar>
              <w:left w:w="105" w:type="dxa"/>
              <w:right w:w="105" w:type="dxa"/>
            </w:tcMar>
          </w:tcPr>
          <w:p w14:paraId="6E4B4A4D" w14:textId="2861A25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Valid address, complete wording</w:t>
            </w:r>
          </w:p>
        </w:tc>
        <w:tc>
          <w:tcPr>
            <w:tcW w:w="2100" w:type="dxa"/>
            <w:tcMar>
              <w:left w:w="105" w:type="dxa"/>
              <w:right w:w="105" w:type="dxa"/>
            </w:tcMar>
          </w:tcPr>
          <w:p w14:paraId="70B251C3" w14:textId="66151A2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”Nanyang Technological University”</w:t>
            </w:r>
          </w:p>
        </w:tc>
        <w:tc>
          <w:tcPr>
            <w:tcW w:w="1680" w:type="dxa"/>
            <w:tcMar>
              <w:left w:w="105" w:type="dxa"/>
              <w:right w:w="105" w:type="dxa"/>
            </w:tcMar>
          </w:tcPr>
          <w:p w14:paraId="26FF4100" w14:textId="56402D1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680" w:type="dxa"/>
            <w:tcMar>
              <w:left w:w="105" w:type="dxa"/>
              <w:right w:w="105" w:type="dxa"/>
            </w:tcMar>
          </w:tcPr>
          <w:p w14:paraId="3DED1863" w14:textId="491089B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275" w:type="dxa"/>
            <w:tcMar>
              <w:left w:w="105" w:type="dxa"/>
              <w:right w:w="105" w:type="dxa"/>
            </w:tcMar>
          </w:tcPr>
          <w:p w14:paraId="1F06959A" w14:textId="572128E0"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6404537F" w14:textId="77777777" w:rsidTr="1A28D5C4">
        <w:trPr>
          <w:trHeight w:val="300"/>
        </w:trPr>
        <w:tc>
          <w:tcPr>
            <w:tcW w:w="1155" w:type="dxa"/>
            <w:tcMar>
              <w:left w:w="105" w:type="dxa"/>
              <w:right w:w="105" w:type="dxa"/>
            </w:tcMar>
          </w:tcPr>
          <w:p w14:paraId="03C2B040" w14:textId="26D227A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TC002</w:t>
            </w:r>
          </w:p>
        </w:tc>
        <w:tc>
          <w:tcPr>
            <w:tcW w:w="1440" w:type="dxa"/>
            <w:shd w:val="clear" w:color="auto" w:fill="D9F2D0" w:themeFill="accent6" w:themeFillTint="33"/>
            <w:tcMar>
              <w:left w:w="105" w:type="dxa"/>
              <w:right w:w="105" w:type="dxa"/>
            </w:tcMar>
          </w:tcPr>
          <w:p w14:paraId="173F341F" w14:textId="0693813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Valid address, abbreviated wording</w:t>
            </w:r>
          </w:p>
        </w:tc>
        <w:tc>
          <w:tcPr>
            <w:tcW w:w="2100" w:type="dxa"/>
            <w:tcMar>
              <w:left w:w="105" w:type="dxa"/>
              <w:right w:w="105" w:type="dxa"/>
            </w:tcMar>
          </w:tcPr>
          <w:p w14:paraId="5DB1A75A" w14:textId="67F0BD2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“Nanyang tech u”</w:t>
            </w:r>
          </w:p>
        </w:tc>
        <w:tc>
          <w:tcPr>
            <w:tcW w:w="1680" w:type="dxa"/>
            <w:tcMar>
              <w:left w:w="105" w:type="dxa"/>
              <w:right w:w="105" w:type="dxa"/>
            </w:tcMar>
          </w:tcPr>
          <w:p w14:paraId="581344E4" w14:textId="024D22A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680" w:type="dxa"/>
            <w:tcMar>
              <w:left w:w="105" w:type="dxa"/>
              <w:right w:w="105" w:type="dxa"/>
            </w:tcMar>
          </w:tcPr>
          <w:p w14:paraId="61CEC56E" w14:textId="40C933A8"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275" w:type="dxa"/>
            <w:tcMar>
              <w:left w:w="105" w:type="dxa"/>
              <w:right w:w="105" w:type="dxa"/>
            </w:tcMar>
          </w:tcPr>
          <w:p w14:paraId="2D18BB66" w14:textId="670C862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08B541B4" w14:textId="77777777" w:rsidTr="1A28D5C4">
        <w:trPr>
          <w:trHeight w:val="300"/>
        </w:trPr>
        <w:tc>
          <w:tcPr>
            <w:tcW w:w="1155" w:type="dxa"/>
            <w:tcMar>
              <w:left w:w="105" w:type="dxa"/>
              <w:right w:w="105" w:type="dxa"/>
            </w:tcMar>
          </w:tcPr>
          <w:p w14:paraId="15FB7812" w14:textId="7387AA4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TC003</w:t>
            </w:r>
          </w:p>
        </w:tc>
        <w:tc>
          <w:tcPr>
            <w:tcW w:w="1440" w:type="dxa"/>
            <w:shd w:val="clear" w:color="auto" w:fill="D9F2D0" w:themeFill="accent6" w:themeFillTint="33"/>
            <w:tcMar>
              <w:left w:w="105" w:type="dxa"/>
              <w:right w:w="105" w:type="dxa"/>
            </w:tcMar>
          </w:tcPr>
          <w:p w14:paraId="16FD18D0" w14:textId="684FE2F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Valid postal code</w:t>
            </w:r>
          </w:p>
        </w:tc>
        <w:tc>
          <w:tcPr>
            <w:tcW w:w="2100" w:type="dxa"/>
            <w:tcMar>
              <w:left w:w="105" w:type="dxa"/>
              <w:right w:w="105" w:type="dxa"/>
            </w:tcMar>
          </w:tcPr>
          <w:p w14:paraId="43EB0D8E" w14:textId="4FC9728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”570290”</w:t>
            </w:r>
          </w:p>
        </w:tc>
        <w:tc>
          <w:tcPr>
            <w:tcW w:w="1680" w:type="dxa"/>
            <w:tcMar>
              <w:left w:w="105" w:type="dxa"/>
              <w:right w:w="105" w:type="dxa"/>
            </w:tcMar>
          </w:tcPr>
          <w:p w14:paraId="6AF6613E" w14:textId="2C3AE67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680" w:type="dxa"/>
            <w:tcMar>
              <w:left w:w="105" w:type="dxa"/>
              <w:right w:w="105" w:type="dxa"/>
            </w:tcMar>
          </w:tcPr>
          <w:p w14:paraId="2CA8E456" w14:textId="6586664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275" w:type="dxa"/>
            <w:tcMar>
              <w:left w:w="105" w:type="dxa"/>
              <w:right w:w="105" w:type="dxa"/>
            </w:tcMar>
          </w:tcPr>
          <w:p w14:paraId="4FB4434F" w14:textId="144D2BB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7C1E0721" w14:textId="77777777" w:rsidTr="1A28D5C4">
        <w:trPr>
          <w:trHeight w:val="300"/>
        </w:trPr>
        <w:tc>
          <w:tcPr>
            <w:tcW w:w="1155" w:type="dxa"/>
            <w:tcMar>
              <w:left w:w="105" w:type="dxa"/>
              <w:right w:w="105" w:type="dxa"/>
            </w:tcMar>
          </w:tcPr>
          <w:p w14:paraId="54D1194F" w14:textId="19335A0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TC004</w:t>
            </w:r>
          </w:p>
        </w:tc>
        <w:tc>
          <w:tcPr>
            <w:tcW w:w="1440" w:type="dxa"/>
            <w:shd w:val="clear" w:color="auto" w:fill="D9F2D0" w:themeFill="accent6" w:themeFillTint="33"/>
            <w:tcMar>
              <w:left w:w="105" w:type="dxa"/>
              <w:right w:w="105" w:type="dxa"/>
            </w:tcMar>
          </w:tcPr>
          <w:p w14:paraId="73D9B68C" w14:textId="748C860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Case sensitivity</w:t>
            </w:r>
          </w:p>
        </w:tc>
        <w:tc>
          <w:tcPr>
            <w:tcW w:w="2100" w:type="dxa"/>
            <w:tcMar>
              <w:left w:w="105" w:type="dxa"/>
              <w:right w:w="105" w:type="dxa"/>
            </w:tcMar>
          </w:tcPr>
          <w:p w14:paraId="082FBE50" w14:textId="5F181DB6"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”nAnYaNg TeChNoLoGiCaL uNiVeRsItY”</w:t>
            </w:r>
          </w:p>
        </w:tc>
        <w:tc>
          <w:tcPr>
            <w:tcW w:w="1680" w:type="dxa"/>
            <w:tcMar>
              <w:left w:w="105" w:type="dxa"/>
              <w:right w:w="105" w:type="dxa"/>
            </w:tcMar>
          </w:tcPr>
          <w:p w14:paraId="66BB8FDF" w14:textId="7B9E851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680" w:type="dxa"/>
            <w:tcMar>
              <w:left w:w="105" w:type="dxa"/>
              <w:right w:w="105" w:type="dxa"/>
            </w:tcMar>
          </w:tcPr>
          <w:p w14:paraId="3D68C843" w14:textId="76F678A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Shows location on map</w:t>
            </w:r>
          </w:p>
        </w:tc>
        <w:tc>
          <w:tcPr>
            <w:tcW w:w="1275" w:type="dxa"/>
            <w:tcMar>
              <w:left w:w="105" w:type="dxa"/>
              <w:right w:w="105" w:type="dxa"/>
            </w:tcMar>
          </w:tcPr>
          <w:p w14:paraId="2088C93C" w14:textId="24E3384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4D19FC73" w14:textId="77777777" w:rsidTr="1A28D5C4">
        <w:trPr>
          <w:trHeight w:val="300"/>
        </w:trPr>
        <w:tc>
          <w:tcPr>
            <w:tcW w:w="1155" w:type="dxa"/>
            <w:tcMar>
              <w:left w:w="105" w:type="dxa"/>
              <w:right w:w="105" w:type="dxa"/>
            </w:tcMar>
          </w:tcPr>
          <w:p w14:paraId="72443421" w14:textId="589D282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TC005</w:t>
            </w:r>
          </w:p>
        </w:tc>
        <w:tc>
          <w:tcPr>
            <w:tcW w:w="1440" w:type="dxa"/>
            <w:shd w:val="clear" w:color="auto" w:fill="FAE2D5" w:themeFill="accent2" w:themeFillTint="33"/>
            <w:tcMar>
              <w:left w:w="105" w:type="dxa"/>
              <w:right w:w="105" w:type="dxa"/>
            </w:tcMar>
          </w:tcPr>
          <w:p w14:paraId="5C16621B" w14:textId="17E8ED9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Invalid address wording</w:t>
            </w:r>
          </w:p>
        </w:tc>
        <w:tc>
          <w:tcPr>
            <w:tcW w:w="2100" w:type="dxa"/>
            <w:tcMar>
              <w:left w:w="105" w:type="dxa"/>
              <w:right w:w="105" w:type="dxa"/>
            </w:tcMar>
          </w:tcPr>
          <w:p w14:paraId="36DCFC1D" w14:textId="77D16DD5"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”Nanyang”</w:t>
            </w:r>
          </w:p>
        </w:tc>
        <w:tc>
          <w:tcPr>
            <w:tcW w:w="1680" w:type="dxa"/>
            <w:tcMar>
              <w:left w:w="105" w:type="dxa"/>
              <w:right w:w="105" w:type="dxa"/>
            </w:tcMar>
          </w:tcPr>
          <w:p w14:paraId="0B24F87D" w14:textId="685C659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Address”</w:t>
            </w:r>
          </w:p>
        </w:tc>
        <w:tc>
          <w:tcPr>
            <w:tcW w:w="1680" w:type="dxa"/>
            <w:tcMar>
              <w:left w:w="105" w:type="dxa"/>
              <w:right w:w="105" w:type="dxa"/>
            </w:tcMar>
          </w:tcPr>
          <w:p w14:paraId="71AFF82E" w14:textId="0DC26B4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Address”</w:t>
            </w:r>
          </w:p>
        </w:tc>
        <w:tc>
          <w:tcPr>
            <w:tcW w:w="1275" w:type="dxa"/>
            <w:tcMar>
              <w:left w:w="105" w:type="dxa"/>
              <w:right w:w="105" w:type="dxa"/>
            </w:tcMar>
          </w:tcPr>
          <w:p w14:paraId="56908967" w14:textId="17DB465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488A0FF3" w14:textId="77777777" w:rsidTr="1A28D5C4">
        <w:trPr>
          <w:trHeight w:val="300"/>
        </w:trPr>
        <w:tc>
          <w:tcPr>
            <w:tcW w:w="1155" w:type="dxa"/>
            <w:tcMar>
              <w:left w:w="105" w:type="dxa"/>
              <w:right w:w="105" w:type="dxa"/>
            </w:tcMar>
          </w:tcPr>
          <w:p w14:paraId="1B2A88E9" w14:textId="43F51E9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TC006</w:t>
            </w:r>
          </w:p>
        </w:tc>
        <w:tc>
          <w:tcPr>
            <w:tcW w:w="1440" w:type="dxa"/>
            <w:shd w:val="clear" w:color="auto" w:fill="FAE2D5" w:themeFill="accent2" w:themeFillTint="33"/>
            <w:tcMar>
              <w:left w:w="105" w:type="dxa"/>
              <w:right w:w="105" w:type="dxa"/>
            </w:tcMar>
          </w:tcPr>
          <w:p w14:paraId="06651C3B" w14:textId="179CD7BD"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Invalid postal code</w:t>
            </w:r>
          </w:p>
        </w:tc>
        <w:tc>
          <w:tcPr>
            <w:tcW w:w="2100" w:type="dxa"/>
            <w:tcMar>
              <w:left w:w="105" w:type="dxa"/>
              <w:right w:w="105" w:type="dxa"/>
            </w:tcMar>
          </w:tcPr>
          <w:p w14:paraId="00573C53" w14:textId="002FE7E2"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“570300”</w:t>
            </w:r>
          </w:p>
        </w:tc>
        <w:tc>
          <w:tcPr>
            <w:tcW w:w="1680" w:type="dxa"/>
            <w:tcMar>
              <w:left w:w="105" w:type="dxa"/>
              <w:right w:w="105" w:type="dxa"/>
            </w:tcMar>
          </w:tcPr>
          <w:p w14:paraId="0B4468C2" w14:textId="0448FF78"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Postal Code”</w:t>
            </w:r>
          </w:p>
        </w:tc>
        <w:tc>
          <w:tcPr>
            <w:tcW w:w="1680" w:type="dxa"/>
            <w:tcMar>
              <w:left w:w="105" w:type="dxa"/>
              <w:right w:w="105" w:type="dxa"/>
            </w:tcMar>
          </w:tcPr>
          <w:p w14:paraId="4F8F036F" w14:textId="66074CA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”Invalid Postal Code”</w:t>
            </w:r>
          </w:p>
        </w:tc>
        <w:tc>
          <w:tcPr>
            <w:tcW w:w="1275" w:type="dxa"/>
            <w:tcMar>
              <w:left w:w="105" w:type="dxa"/>
              <w:right w:w="105" w:type="dxa"/>
            </w:tcMar>
          </w:tcPr>
          <w:p w14:paraId="150421BA" w14:textId="6DF8BE6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6EA52AD6" w14:textId="77777777" w:rsidTr="1A28D5C4">
        <w:trPr>
          <w:trHeight w:val="300"/>
        </w:trPr>
        <w:tc>
          <w:tcPr>
            <w:tcW w:w="1155" w:type="dxa"/>
            <w:tcMar>
              <w:left w:w="105" w:type="dxa"/>
              <w:right w:w="105" w:type="dxa"/>
            </w:tcMar>
          </w:tcPr>
          <w:p w14:paraId="1582EC50" w14:textId="44BD5ABD"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TC007</w:t>
            </w:r>
          </w:p>
        </w:tc>
        <w:tc>
          <w:tcPr>
            <w:tcW w:w="1440" w:type="dxa"/>
            <w:shd w:val="clear" w:color="auto" w:fill="FAE2D5" w:themeFill="accent2" w:themeFillTint="33"/>
            <w:tcMar>
              <w:left w:w="105" w:type="dxa"/>
              <w:right w:w="105" w:type="dxa"/>
            </w:tcMar>
          </w:tcPr>
          <w:p w14:paraId="3DFAA697" w14:textId="70E2767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Empty address</w:t>
            </w:r>
          </w:p>
        </w:tc>
        <w:tc>
          <w:tcPr>
            <w:tcW w:w="2100" w:type="dxa"/>
            <w:tcMar>
              <w:left w:w="105" w:type="dxa"/>
              <w:right w:w="105" w:type="dxa"/>
            </w:tcMar>
          </w:tcPr>
          <w:p w14:paraId="3FC21A63" w14:textId="3C40FC02" w:rsidR="1A28D5C4" w:rsidRDefault="1A28D5C4" w:rsidP="1A28D5C4">
            <w:pPr>
              <w:spacing w:line="240" w:lineRule="auto"/>
              <w:rPr>
                <w:rFonts w:ascii="Arial" w:eastAsia="Arial" w:hAnsi="Arial" w:cs="Arial"/>
                <w:color w:val="000000" w:themeColor="text1"/>
                <w:sz w:val="22"/>
                <w:szCs w:val="22"/>
              </w:rPr>
            </w:pPr>
            <w:r w:rsidRPr="1A28D5C4">
              <w:rPr>
                <w:rFonts w:ascii="Arial" w:eastAsia="Arial" w:hAnsi="Arial" w:cs="Arial"/>
                <w:color w:val="000000" w:themeColor="text1"/>
                <w:sz w:val="22"/>
                <w:szCs w:val="22"/>
              </w:rPr>
              <w:t>Address: “”</w:t>
            </w:r>
          </w:p>
        </w:tc>
        <w:tc>
          <w:tcPr>
            <w:tcW w:w="1680" w:type="dxa"/>
            <w:tcMar>
              <w:left w:w="105" w:type="dxa"/>
              <w:right w:w="105" w:type="dxa"/>
            </w:tcMar>
          </w:tcPr>
          <w:p w14:paraId="4F05D04C" w14:textId="2CBCAFB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”Address cannot be empty”</w:t>
            </w:r>
          </w:p>
        </w:tc>
        <w:tc>
          <w:tcPr>
            <w:tcW w:w="1680" w:type="dxa"/>
            <w:tcMar>
              <w:left w:w="105" w:type="dxa"/>
              <w:right w:w="105" w:type="dxa"/>
            </w:tcMar>
          </w:tcPr>
          <w:p w14:paraId="21F1CFF4" w14:textId="07B69CD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”Address cannot be empty”</w:t>
            </w:r>
          </w:p>
        </w:tc>
        <w:tc>
          <w:tcPr>
            <w:tcW w:w="1275" w:type="dxa"/>
            <w:tcMar>
              <w:left w:w="105" w:type="dxa"/>
              <w:right w:w="105" w:type="dxa"/>
            </w:tcMar>
          </w:tcPr>
          <w:p w14:paraId="28A58D24" w14:textId="3FB02AA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bl>
    <w:p w14:paraId="5B814090" w14:textId="0FDCA464" w:rsidR="1A28D5C4" w:rsidRDefault="1A28D5C4" w:rsidP="1A28D5C4">
      <w:pPr>
        <w:rPr>
          <w:rFonts w:ascii="Aptos" w:eastAsia="Aptos" w:hAnsi="Aptos" w:cs="Aptos"/>
          <w:color w:val="000000" w:themeColor="text1"/>
          <w:szCs w:val="24"/>
        </w:rPr>
      </w:pPr>
    </w:p>
    <w:p w14:paraId="09793482" w14:textId="516A3F15" w:rsidR="1F2633AC" w:rsidRDefault="1F2633AC" w:rsidP="38538E71">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 xml:space="preserve">Forum Posting/Editing </w:t>
      </w:r>
    </w:p>
    <w:p w14:paraId="2A6BBEA6" w14:textId="42629AB3" w:rsidR="1F2633AC" w:rsidRDefault="1F2633AC" w:rsidP="1A28D5C4">
      <w:pPr>
        <w:rPr>
          <w:rFonts w:ascii="Aptos" w:eastAsia="Aptos" w:hAnsi="Aptos" w:cs="Aptos"/>
          <w:color w:val="000000" w:themeColor="text1"/>
          <w:szCs w:val="24"/>
        </w:rPr>
      </w:pPr>
      <w:r w:rsidRPr="1A28D5C4">
        <w:rPr>
          <w:rFonts w:ascii="Aptos" w:eastAsia="Aptos" w:hAnsi="Aptos" w:cs="Aptos"/>
          <w:color w:val="000000" w:themeColor="text1"/>
          <w:szCs w:val="24"/>
        </w:rPr>
        <w:t>Input: forum post (string)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5"/>
        <w:gridCol w:w="1425"/>
        <w:gridCol w:w="2100"/>
        <w:gridCol w:w="1680"/>
        <w:gridCol w:w="1680"/>
        <w:gridCol w:w="1305"/>
      </w:tblGrid>
      <w:tr w:rsidR="1A28D5C4" w14:paraId="289925B4" w14:textId="77777777" w:rsidTr="1A28D5C4">
        <w:trPr>
          <w:trHeight w:val="300"/>
        </w:trPr>
        <w:tc>
          <w:tcPr>
            <w:tcW w:w="1125" w:type="dxa"/>
            <w:tcMar>
              <w:left w:w="105" w:type="dxa"/>
              <w:right w:w="105" w:type="dxa"/>
            </w:tcMar>
          </w:tcPr>
          <w:p w14:paraId="5E21DB19" w14:textId="6F68A9A4" w:rsidR="1A28D5C4" w:rsidRDefault="1A28D5C4" w:rsidP="1A28D5C4">
            <w:pPr>
              <w:rPr>
                <w:rFonts w:ascii="Aptos" w:eastAsia="Aptos" w:hAnsi="Aptos" w:cs="Aptos"/>
                <w:szCs w:val="24"/>
              </w:rPr>
            </w:pPr>
            <w:r w:rsidRPr="1A28D5C4">
              <w:rPr>
                <w:rFonts w:ascii="Aptos" w:eastAsia="Aptos" w:hAnsi="Aptos" w:cs="Aptos"/>
                <w:szCs w:val="24"/>
              </w:rPr>
              <w:t>Test Case ID</w:t>
            </w:r>
          </w:p>
        </w:tc>
        <w:tc>
          <w:tcPr>
            <w:tcW w:w="1425" w:type="dxa"/>
            <w:tcMar>
              <w:left w:w="105" w:type="dxa"/>
              <w:right w:w="105" w:type="dxa"/>
            </w:tcMar>
          </w:tcPr>
          <w:p w14:paraId="28D5B141" w14:textId="02DA55F1" w:rsidR="1A28D5C4" w:rsidRDefault="1A28D5C4" w:rsidP="1A28D5C4">
            <w:pPr>
              <w:rPr>
                <w:rFonts w:ascii="Aptos" w:eastAsia="Aptos" w:hAnsi="Aptos" w:cs="Aptos"/>
                <w:szCs w:val="24"/>
              </w:rPr>
            </w:pPr>
            <w:r w:rsidRPr="1A28D5C4">
              <w:rPr>
                <w:rFonts w:ascii="Aptos" w:eastAsia="Aptos" w:hAnsi="Aptos" w:cs="Aptos"/>
                <w:szCs w:val="24"/>
              </w:rPr>
              <w:t>Test Scenario</w:t>
            </w:r>
          </w:p>
        </w:tc>
        <w:tc>
          <w:tcPr>
            <w:tcW w:w="2100" w:type="dxa"/>
            <w:tcMar>
              <w:left w:w="105" w:type="dxa"/>
              <w:right w:w="105" w:type="dxa"/>
            </w:tcMar>
          </w:tcPr>
          <w:p w14:paraId="2FF56A7E" w14:textId="72AB9F67" w:rsidR="1A28D5C4" w:rsidRDefault="1A28D5C4" w:rsidP="1A28D5C4">
            <w:pPr>
              <w:rPr>
                <w:rFonts w:ascii="Aptos" w:eastAsia="Aptos" w:hAnsi="Aptos" w:cs="Aptos"/>
                <w:szCs w:val="24"/>
              </w:rPr>
            </w:pPr>
            <w:r w:rsidRPr="1A28D5C4">
              <w:rPr>
                <w:rFonts w:ascii="Aptos" w:eastAsia="Aptos" w:hAnsi="Aptos" w:cs="Aptos"/>
                <w:szCs w:val="24"/>
              </w:rPr>
              <w:t>Test Input</w:t>
            </w:r>
          </w:p>
        </w:tc>
        <w:tc>
          <w:tcPr>
            <w:tcW w:w="1680" w:type="dxa"/>
            <w:tcMar>
              <w:left w:w="105" w:type="dxa"/>
              <w:right w:w="105" w:type="dxa"/>
            </w:tcMar>
          </w:tcPr>
          <w:p w14:paraId="6082CF5A" w14:textId="66D3130E" w:rsidR="1A28D5C4" w:rsidRDefault="1A28D5C4" w:rsidP="1A28D5C4">
            <w:pPr>
              <w:rPr>
                <w:rFonts w:ascii="Aptos" w:eastAsia="Aptos" w:hAnsi="Aptos" w:cs="Aptos"/>
                <w:szCs w:val="24"/>
              </w:rPr>
            </w:pPr>
            <w:r w:rsidRPr="1A28D5C4">
              <w:rPr>
                <w:rFonts w:ascii="Aptos" w:eastAsia="Aptos" w:hAnsi="Aptos" w:cs="Aptos"/>
                <w:szCs w:val="24"/>
              </w:rPr>
              <w:t>Expected Output</w:t>
            </w:r>
          </w:p>
        </w:tc>
        <w:tc>
          <w:tcPr>
            <w:tcW w:w="1680" w:type="dxa"/>
            <w:tcMar>
              <w:left w:w="105" w:type="dxa"/>
              <w:right w:w="105" w:type="dxa"/>
            </w:tcMar>
          </w:tcPr>
          <w:p w14:paraId="6E684DE8" w14:textId="3B52042A" w:rsidR="1A28D5C4" w:rsidRDefault="1A28D5C4" w:rsidP="1A28D5C4">
            <w:pPr>
              <w:rPr>
                <w:rFonts w:ascii="Aptos" w:eastAsia="Aptos" w:hAnsi="Aptos" w:cs="Aptos"/>
                <w:szCs w:val="24"/>
              </w:rPr>
            </w:pPr>
            <w:r w:rsidRPr="1A28D5C4">
              <w:rPr>
                <w:rFonts w:ascii="Aptos" w:eastAsia="Aptos" w:hAnsi="Aptos" w:cs="Aptos"/>
                <w:szCs w:val="24"/>
              </w:rPr>
              <w:t>Actual Output</w:t>
            </w:r>
          </w:p>
        </w:tc>
        <w:tc>
          <w:tcPr>
            <w:tcW w:w="1305" w:type="dxa"/>
            <w:tcMar>
              <w:left w:w="105" w:type="dxa"/>
              <w:right w:w="105" w:type="dxa"/>
            </w:tcMar>
          </w:tcPr>
          <w:p w14:paraId="695E3405" w14:textId="019C645C" w:rsidR="1A28D5C4" w:rsidRDefault="1A28D5C4" w:rsidP="1A28D5C4">
            <w:pPr>
              <w:rPr>
                <w:rFonts w:ascii="Aptos" w:eastAsia="Aptos" w:hAnsi="Aptos" w:cs="Aptos"/>
                <w:szCs w:val="24"/>
              </w:rPr>
            </w:pPr>
            <w:r w:rsidRPr="1A28D5C4">
              <w:rPr>
                <w:rFonts w:ascii="Aptos" w:eastAsia="Aptos" w:hAnsi="Aptos" w:cs="Aptos"/>
                <w:szCs w:val="24"/>
              </w:rPr>
              <w:t>Pass/Fail</w:t>
            </w:r>
          </w:p>
        </w:tc>
      </w:tr>
      <w:tr w:rsidR="1A28D5C4" w14:paraId="60F6D119" w14:textId="77777777" w:rsidTr="1A28D5C4">
        <w:trPr>
          <w:trHeight w:val="300"/>
        </w:trPr>
        <w:tc>
          <w:tcPr>
            <w:tcW w:w="1125" w:type="dxa"/>
            <w:tcMar>
              <w:left w:w="105" w:type="dxa"/>
              <w:right w:w="105" w:type="dxa"/>
            </w:tcMar>
          </w:tcPr>
          <w:p w14:paraId="3D4A79BC" w14:textId="37558CB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TD001</w:t>
            </w:r>
          </w:p>
        </w:tc>
        <w:tc>
          <w:tcPr>
            <w:tcW w:w="1425" w:type="dxa"/>
            <w:shd w:val="clear" w:color="auto" w:fill="D9F2D0" w:themeFill="accent6" w:themeFillTint="33"/>
            <w:tcMar>
              <w:left w:w="105" w:type="dxa"/>
              <w:right w:w="105" w:type="dxa"/>
            </w:tcMar>
          </w:tcPr>
          <w:p w14:paraId="3070C71A" w14:textId="59619E5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Valid input</w:t>
            </w:r>
          </w:p>
        </w:tc>
        <w:tc>
          <w:tcPr>
            <w:tcW w:w="2100" w:type="dxa"/>
            <w:tcMar>
              <w:left w:w="105" w:type="dxa"/>
              <w:right w:w="105" w:type="dxa"/>
            </w:tcMar>
          </w:tcPr>
          <w:p w14:paraId="5CFF867B" w14:textId="6DBF719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“Very amazing place, love it”</w:t>
            </w:r>
          </w:p>
        </w:tc>
        <w:tc>
          <w:tcPr>
            <w:tcW w:w="1680" w:type="dxa"/>
            <w:tcMar>
              <w:left w:w="105" w:type="dxa"/>
              <w:right w:w="105" w:type="dxa"/>
            </w:tcMar>
          </w:tcPr>
          <w:p w14:paraId="3EFB7249" w14:textId="34497D3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“Forum posted successfully.”</w:t>
            </w:r>
          </w:p>
        </w:tc>
        <w:tc>
          <w:tcPr>
            <w:tcW w:w="1680" w:type="dxa"/>
            <w:tcMar>
              <w:left w:w="105" w:type="dxa"/>
              <w:right w:w="105" w:type="dxa"/>
            </w:tcMar>
          </w:tcPr>
          <w:p w14:paraId="163CF7D4" w14:textId="14A290B5"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“Forum posted successfully.”</w:t>
            </w:r>
          </w:p>
        </w:tc>
        <w:tc>
          <w:tcPr>
            <w:tcW w:w="1305" w:type="dxa"/>
            <w:tcMar>
              <w:left w:w="105" w:type="dxa"/>
              <w:right w:w="105" w:type="dxa"/>
            </w:tcMar>
          </w:tcPr>
          <w:p w14:paraId="6D8D4593" w14:textId="5E4361B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1C64AEA8" w14:textId="77777777" w:rsidTr="1A28D5C4">
        <w:trPr>
          <w:trHeight w:val="300"/>
        </w:trPr>
        <w:tc>
          <w:tcPr>
            <w:tcW w:w="1125" w:type="dxa"/>
            <w:tcMar>
              <w:left w:w="105" w:type="dxa"/>
              <w:right w:w="105" w:type="dxa"/>
            </w:tcMar>
          </w:tcPr>
          <w:p w14:paraId="74A82D69" w14:textId="3AB410A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TD002</w:t>
            </w:r>
          </w:p>
        </w:tc>
        <w:tc>
          <w:tcPr>
            <w:tcW w:w="1425" w:type="dxa"/>
            <w:shd w:val="clear" w:color="auto" w:fill="FAE2D5" w:themeFill="accent2" w:themeFillTint="33"/>
            <w:tcMar>
              <w:left w:w="105" w:type="dxa"/>
              <w:right w:w="105" w:type="dxa"/>
            </w:tcMar>
          </w:tcPr>
          <w:p w14:paraId="2975AA79" w14:textId="6CF29048"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Empty input</w:t>
            </w:r>
          </w:p>
        </w:tc>
        <w:tc>
          <w:tcPr>
            <w:tcW w:w="2100" w:type="dxa"/>
            <w:tcMar>
              <w:left w:w="105" w:type="dxa"/>
              <w:right w:w="105" w:type="dxa"/>
            </w:tcMar>
          </w:tcPr>
          <w:p w14:paraId="3C94EF1B" w14:textId="7BE5E693"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w:t>
            </w:r>
          </w:p>
        </w:tc>
        <w:tc>
          <w:tcPr>
            <w:tcW w:w="1680" w:type="dxa"/>
            <w:tcMar>
              <w:left w:w="105" w:type="dxa"/>
              <w:right w:w="105" w:type="dxa"/>
            </w:tcMar>
          </w:tcPr>
          <w:p w14:paraId="3F8D06BA" w14:textId="5D2E8FEA"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text cannot be empty.”</w:t>
            </w:r>
          </w:p>
        </w:tc>
        <w:tc>
          <w:tcPr>
            <w:tcW w:w="1680" w:type="dxa"/>
            <w:tcMar>
              <w:left w:w="105" w:type="dxa"/>
              <w:right w:w="105" w:type="dxa"/>
            </w:tcMar>
          </w:tcPr>
          <w:p w14:paraId="3FE00FED" w14:textId="2ECC03D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text cannot be empty.”</w:t>
            </w:r>
          </w:p>
        </w:tc>
        <w:tc>
          <w:tcPr>
            <w:tcW w:w="1305" w:type="dxa"/>
            <w:tcMar>
              <w:left w:w="105" w:type="dxa"/>
              <w:right w:w="105" w:type="dxa"/>
            </w:tcMar>
          </w:tcPr>
          <w:p w14:paraId="3F0A1B33" w14:textId="7942F33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2C953FA0" w14:textId="77777777" w:rsidTr="1A28D5C4">
        <w:trPr>
          <w:trHeight w:val="300"/>
        </w:trPr>
        <w:tc>
          <w:tcPr>
            <w:tcW w:w="1125" w:type="dxa"/>
            <w:tcMar>
              <w:left w:w="105" w:type="dxa"/>
              <w:right w:w="105" w:type="dxa"/>
            </w:tcMar>
          </w:tcPr>
          <w:p w14:paraId="3E52E165" w14:textId="52A4F1CD"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TD003</w:t>
            </w:r>
          </w:p>
        </w:tc>
        <w:tc>
          <w:tcPr>
            <w:tcW w:w="1425" w:type="dxa"/>
            <w:shd w:val="clear" w:color="auto" w:fill="FAE2D5" w:themeFill="accent2" w:themeFillTint="33"/>
            <w:tcMar>
              <w:left w:w="105" w:type="dxa"/>
              <w:right w:w="105" w:type="dxa"/>
            </w:tcMar>
          </w:tcPr>
          <w:p w14:paraId="3B8685AD" w14:textId="027F2D8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Invalid input, less than 10 characters</w:t>
            </w:r>
          </w:p>
        </w:tc>
        <w:tc>
          <w:tcPr>
            <w:tcW w:w="2100" w:type="dxa"/>
            <w:tcMar>
              <w:left w:w="105" w:type="dxa"/>
              <w:right w:w="105" w:type="dxa"/>
            </w:tcMar>
          </w:tcPr>
          <w:p w14:paraId="4D4AA40A" w14:textId="6AC7BE2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“boo”</w:t>
            </w:r>
          </w:p>
        </w:tc>
        <w:tc>
          <w:tcPr>
            <w:tcW w:w="1680" w:type="dxa"/>
            <w:tcMar>
              <w:left w:w="105" w:type="dxa"/>
              <w:right w:w="105" w:type="dxa"/>
            </w:tcMar>
          </w:tcPr>
          <w:p w14:paraId="19188240" w14:textId="584F23D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must be at least 10 characters.”</w:t>
            </w:r>
          </w:p>
        </w:tc>
        <w:tc>
          <w:tcPr>
            <w:tcW w:w="1680" w:type="dxa"/>
            <w:tcMar>
              <w:left w:w="105" w:type="dxa"/>
              <w:right w:w="105" w:type="dxa"/>
            </w:tcMar>
          </w:tcPr>
          <w:p w14:paraId="738A630F" w14:textId="485E0FA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must be at least 10 characters.”</w:t>
            </w:r>
          </w:p>
        </w:tc>
        <w:tc>
          <w:tcPr>
            <w:tcW w:w="1305" w:type="dxa"/>
            <w:tcMar>
              <w:left w:w="105" w:type="dxa"/>
              <w:right w:w="105" w:type="dxa"/>
            </w:tcMar>
          </w:tcPr>
          <w:p w14:paraId="00AE5F25" w14:textId="5760909B" w:rsidR="1A28D5C4" w:rsidRDefault="1A28D5C4" w:rsidP="1A28D5C4">
            <w:pPr>
              <w:rPr>
                <w:rFonts w:ascii="Aptos" w:eastAsia="Aptos" w:hAnsi="Aptos" w:cs="Aptos"/>
                <w:szCs w:val="24"/>
              </w:rPr>
            </w:pPr>
            <w:r w:rsidRPr="1A28D5C4">
              <w:rPr>
                <w:rFonts w:ascii="Aptos" w:eastAsia="Aptos" w:hAnsi="Aptos" w:cs="Aptos"/>
                <w:szCs w:val="24"/>
              </w:rPr>
              <w:t>Pass</w:t>
            </w:r>
          </w:p>
        </w:tc>
      </w:tr>
    </w:tbl>
    <w:p w14:paraId="4B98F094" w14:textId="5B8BC5BF" w:rsidR="1F2633AC" w:rsidRDefault="1F2633AC" w:rsidP="6ABF0B86">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Comment Posting/Editing</w:t>
      </w:r>
    </w:p>
    <w:p w14:paraId="5600CD7E" w14:textId="668A5B49" w:rsidR="1F2633AC" w:rsidRDefault="1F2633AC" w:rsidP="1A28D5C4">
      <w:pPr>
        <w:ind w:left="720"/>
        <w:rPr>
          <w:rFonts w:ascii="Aptos" w:eastAsia="Aptos" w:hAnsi="Aptos" w:cs="Aptos"/>
          <w:color w:val="000000" w:themeColor="text1"/>
          <w:szCs w:val="24"/>
        </w:rPr>
      </w:pPr>
      <w:r w:rsidRPr="1A28D5C4">
        <w:rPr>
          <w:rFonts w:ascii="Aptos" w:eastAsia="Aptos" w:hAnsi="Aptos" w:cs="Aptos"/>
          <w:color w:val="000000" w:themeColor="text1"/>
          <w:szCs w:val="24"/>
        </w:rPr>
        <w:t>Input: comment post (string)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5"/>
        <w:gridCol w:w="1425"/>
        <w:gridCol w:w="2100"/>
        <w:gridCol w:w="1680"/>
        <w:gridCol w:w="1680"/>
        <w:gridCol w:w="1305"/>
      </w:tblGrid>
      <w:tr w:rsidR="1A28D5C4" w14:paraId="3B6DC5FB" w14:textId="77777777" w:rsidTr="1A28D5C4">
        <w:trPr>
          <w:trHeight w:val="300"/>
        </w:trPr>
        <w:tc>
          <w:tcPr>
            <w:tcW w:w="1125" w:type="dxa"/>
            <w:tcMar>
              <w:left w:w="105" w:type="dxa"/>
              <w:right w:w="105" w:type="dxa"/>
            </w:tcMar>
          </w:tcPr>
          <w:p w14:paraId="7F45F6E1" w14:textId="77E47CE2" w:rsidR="1A28D5C4" w:rsidRDefault="1A28D5C4" w:rsidP="1A28D5C4">
            <w:pPr>
              <w:rPr>
                <w:rFonts w:ascii="Aptos" w:eastAsia="Aptos" w:hAnsi="Aptos" w:cs="Aptos"/>
                <w:szCs w:val="24"/>
              </w:rPr>
            </w:pPr>
            <w:r w:rsidRPr="1A28D5C4">
              <w:rPr>
                <w:rFonts w:ascii="Aptos" w:eastAsia="Aptos" w:hAnsi="Aptos" w:cs="Aptos"/>
                <w:szCs w:val="24"/>
              </w:rPr>
              <w:t>Test Case ID</w:t>
            </w:r>
          </w:p>
        </w:tc>
        <w:tc>
          <w:tcPr>
            <w:tcW w:w="1425" w:type="dxa"/>
            <w:tcMar>
              <w:left w:w="105" w:type="dxa"/>
              <w:right w:w="105" w:type="dxa"/>
            </w:tcMar>
          </w:tcPr>
          <w:p w14:paraId="00812BE9" w14:textId="151F6697" w:rsidR="1A28D5C4" w:rsidRDefault="1A28D5C4" w:rsidP="1A28D5C4">
            <w:pPr>
              <w:rPr>
                <w:rFonts w:ascii="Aptos" w:eastAsia="Aptos" w:hAnsi="Aptos" w:cs="Aptos"/>
                <w:szCs w:val="24"/>
              </w:rPr>
            </w:pPr>
            <w:r w:rsidRPr="1A28D5C4">
              <w:rPr>
                <w:rFonts w:ascii="Aptos" w:eastAsia="Aptos" w:hAnsi="Aptos" w:cs="Aptos"/>
                <w:szCs w:val="24"/>
              </w:rPr>
              <w:t>Test Scenario</w:t>
            </w:r>
          </w:p>
        </w:tc>
        <w:tc>
          <w:tcPr>
            <w:tcW w:w="2100" w:type="dxa"/>
            <w:tcMar>
              <w:left w:w="105" w:type="dxa"/>
              <w:right w:w="105" w:type="dxa"/>
            </w:tcMar>
          </w:tcPr>
          <w:p w14:paraId="3E691CA3" w14:textId="3D7C250F" w:rsidR="1A28D5C4" w:rsidRDefault="1A28D5C4" w:rsidP="1A28D5C4">
            <w:pPr>
              <w:rPr>
                <w:rFonts w:ascii="Aptos" w:eastAsia="Aptos" w:hAnsi="Aptos" w:cs="Aptos"/>
                <w:szCs w:val="24"/>
              </w:rPr>
            </w:pPr>
            <w:r w:rsidRPr="1A28D5C4">
              <w:rPr>
                <w:rFonts w:ascii="Aptos" w:eastAsia="Aptos" w:hAnsi="Aptos" w:cs="Aptos"/>
                <w:szCs w:val="24"/>
              </w:rPr>
              <w:t>Test Input</w:t>
            </w:r>
          </w:p>
        </w:tc>
        <w:tc>
          <w:tcPr>
            <w:tcW w:w="1680" w:type="dxa"/>
            <w:tcMar>
              <w:left w:w="105" w:type="dxa"/>
              <w:right w:w="105" w:type="dxa"/>
            </w:tcMar>
          </w:tcPr>
          <w:p w14:paraId="64318032" w14:textId="6F4738CE" w:rsidR="1A28D5C4" w:rsidRDefault="1A28D5C4" w:rsidP="1A28D5C4">
            <w:pPr>
              <w:rPr>
                <w:rFonts w:ascii="Aptos" w:eastAsia="Aptos" w:hAnsi="Aptos" w:cs="Aptos"/>
                <w:szCs w:val="24"/>
              </w:rPr>
            </w:pPr>
            <w:r w:rsidRPr="1A28D5C4">
              <w:rPr>
                <w:rFonts w:ascii="Aptos" w:eastAsia="Aptos" w:hAnsi="Aptos" w:cs="Aptos"/>
                <w:szCs w:val="24"/>
              </w:rPr>
              <w:t>Expected Output</w:t>
            </w:r>
          </w:p>
        </w:tc>
        <w:tc>
          <w:tcPr>
            <w:tcW w:w="1680" w:type="dxa"/>
            <w:tcMar>
              <w:left w:w="105" w:type="dxa"/>
              <w:right w:w="105" w:type="dxa"/>
            </w:tcMar>
          </w:tcPr>
          <w:p w14:paraId="72170B03" w14:textId="17751635" w:rsidR="1A28D5C4" w:rsidRDefault="1A28D5C4" w:rsidP="1A28D5C4">
            <w:pPr>
              <w:rPr>
                <w:rFonts w:ascii="Aptos" w:eastAsia="Aptos" w:hAnsi="Aptos" w:cs="Aptos"/>
                <w:szCs w:val="24"/>
              </w:rPr>
            </w:pPr>
            <w:r w:rsidRPr="1A28D5C4">
              <w:rPr>
                <w:rFonts w:ascii="Aptos" w:eastAsia="Aptos" w:hAnsi="Aptos" w:cs="Aptos"/>
                <w:szCs w:val="24"/>
              </w:rPr>
              <w:t>Actual Output</w:t>
            </w:r>
          </w:p>
        </w:tc>
        <w:tc>
          <w:tcPr>
            <w:tcW w:w="1305" w:type="dxa"/>
            <w:tcMar>
              <w:left w:w="105" w:type="dxa"/>
              <w:right w:w="105" w:type="dxa"/>
            </w:tcMar>
          </w:tcPr>
          <w:p w14:paraId="498F85EE" w14:textId="4210AFA7" w:rsidR="1A28D5C4" w:rsidRDefault="1A28D5C4" w:rsidP="1A28D5C4">
            <w:pPr>
              <w:rPr>
                <w:rFonts w:ascii="Aptos" w:eastAsia="Aptos" w:hAnsi="Aptos" w:cs="Aptos"/>
                <w:szCs w:val="24"/>
              </w:rPr>
            </w:pPr>
            <w:r w:rsidRPr="1A28D5C4">
              <w:rPr>
                <w:rFonts w:ascii="Aptos" w:eastAsia="Aptos" w:hAnsi="Aptos" w:cs="Aptos"/>
                <w:szCs w:val="24"/>
              </w:rPr>
              <w:t>Pass/Fail</w:t>
            </w:r>
          </w:p>
        </w:tc>
      </w:tr>
      <w:tr w:rsidR="1A28D5C4" w14:paraId="0557E692" w14:textId="77777777" w:rsidTr="1A28D5C4">
        <w:trPr>
          <w:trHeight w:val="300"/>
        </w:trPr>
        <w:tc>
          <w:tcPr>
            <w:tcW w:w="1125" w:type="dxa"/>
            <w:tcMar>
              <w:left w:w="105" w:type="dxa"/>
              <w:right w:w="105" w:type="dxa"/>
            </w:tcMar>
          </w:tcPr>
          <w:p w14:paraId="66E7B685" w14:textId="7FDC1C6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TE001</w:t>
            </w:r>
          </w:p>
        </w:tc>
        <w:tc>
          <w:tcPr>
            <w:tcW w:w="1425" w:type="dxa"/>
            <w:shd w:val="clear" w:color="auto" w:fill="D9F2D0" w:themeFill="accent6" w:themeFillTint="33"/>
            <w:tcMar>
              <w:left w:w="105" w:type="dxa"/>
              <w:right w:w="105" w:type="dxa"/>
            </w:tcMar>
          </w:tcPr>
          <w:p w14:paraId="100873F5" w14:textId="0AAD3A2E"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Valid input</w:t>
            </w:r>
          </w:p>
        </w:tc>
        <w:tc>
          <w:tcPr>
            <w:tcW w:w="2100" w:type="dxa"/>
            <w:tcMar>
              <w:left w:w="105" w:type="dxa"/>
              <w:right w:w="105" w:type="dxa"/>
            </w:tcMar>
          </w:tcPr>
          <w:p w14:paraId="56160538" w14:textId="4AD571CD"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“Great place with very kind people”</w:t>
            </w:r>
          </w:p>
        </w:tc>
        <w:tc>
          <w:tcPr>
            <w:tcW w:w="1680" w:type="dxa"/>
            <w:tcMar>
              <w:left w:w="105" w:type="dxa"/>
              <w:right w:w="105" w:type="dxa"/>
            </w:tcMar>
          </w:tcPr>
          <w:p w14:paraId="5AF4131B" w14:textId="522EF58B"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“Forum posted successfully.”</w:t>
            </w:r>
          </w:p>
        </w:tc>
        <w:tc>
          <w:tcPr>
            <w:tcW w:w="1680" w:type="dxa"/>
            <w:tcMar>
              <w:left w:w="105" w:type="dxa"/>
              <w:right w:w="105" w:type="dxa"/>
            </w:tcMar>
          </w:tcPr>
          <w:p w14:paraId="080EAD5D" w14:textId="30C7CE8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“Forum posted successfully.”</w:t>
            </w:r>
          </w:p>
        </w:tc>
        <w:tc>
          <w:tcPr>
            <w:tcW w:w="1305" w:type="dxa"/>
            <w:tcMar>
              <w:left w:w="105" w:type="dxa"/>
              <w:right w:w="105" w:type="dxa"/>
            </w:tcMar>
          </w:tcPr>
          <w:p w14:paraId="612ADAC6" w14:textId="4D60C5E0"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1B154A4B" w14:textId="77777777" w:rsidTr="1A28D5C4">
        <w:trPr>
          <w:trHeight w:val="300"/>
        </w:trPr>
        <w:tc>
          <w:tcPr>
            <w:tcW w:w="1125" w:type="dxa"/>
            <w:tcMar>
              <w:left w:w="105" w:type="dxa"/>
              <w:right w:w="105" w:type="dxa"/>
            </w:tcMar>
          </w:tcPr>
          <w:p w14:paraId="314F84CC" w14:textId="2E07B64E"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TE002</w:t>
            </w:r>
          </w:p>
        </w:tc>
        <w:tc>
          <w:tcPr>
            <w:tcW w:w="1425" w:type="dxa"/>
            <w:shd w:val="clear" w:color="auto" w:fill="FAE2D5" w:themeFill="accent2" w:themeFillTint="33"/>
            <w:tcMar>
              <w:left w:w="105" w:type="dxa"/>
              <w:right w:w="105" w:type="dxa"/>
            </w:tcMar>
          </w:tcPr>
          <w:p w14:paraId="37F7FA24" w14:textId="6FA498A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Empty input</w:t>
            </w:r>
          </w:p>
        </w:tc>
        <w:tc>
          <w:tcPr>
            <w:tcW w:w="2100" w:type="dxa"/>
            <w:tcMar>
              <w:left w:w="105" w:type="dxa"/>
              <w:right w:w="105" w:type="dxa"/>
            </w:tcMar>
          </w:tcPr>
          <w:p w14:paraId="26BEBB0D" w14:textId="1F602E77"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w:t>
            </w:r>
          </w:p>
        </w:tc>
        <w:tc>
          <w:tcPr>
            <w:tcW w:w="1680" w:type="dxa"/>
            <w:tcMar>
              <w:left w:w="105" w:type="dxa"/>
              <w:right w:w="105" w:type="dxa"/>
            </w:tcMar>
          </w:tcPr>
          <w:p w14:paraId="0EF50304" w14:textId="0BA2647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text cannot be empty.”</w:t>
            </w:r>
          </w:p>
        </w:tc>
        <w:tc>
          <w:tcPr>
            <w:tcW w:w="1680" w:type="dxa"/>
            <w:tcMar>
              <w:left w:w="105" w:type="dxa"/>
              <w:right w:w="105" w:type="dxa"/>
            </w:tcMar>
          </w:tcPr>
          <w:p w14:paraId="7189B83E" w14:textId="0D71ED12"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text cannot be empty.”</w:t>
            </w:r>
          </w:p>
        </w:tc>
        <w:tc>
          <w:tcPr>
            <w:tcW w:w="1305" w:type="dxa"/>
            <w:tcMar>
              <w:left w:w="105" w:type="dxa"/>
              <w:right w:w="105" w:type="dxa"/>
            </w:tcMar>
          </w:tcPr>
          <w:p w14:paraId="2C2D1E93" w14:textId="2CB1CE4F"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Pass</w:t>
            </w:r>
          </w:p>
        </w:tc>
      </w:tr>
      <w:tr w:rsidR="1A28D5C4" w14:paraId="33D7595B" w14:textId="77777777" w:rsidTr="1A28D5C4">
        <w:trPr>
          <w:trHeight w:val="300"/>
        </w:trPr>
        <w:tc>
          <w:tcPr>
            <w:tcW w:w="1125" w:type="dxa"/>
            <w:tcMar>
              <w:left w:w="105" w:type="dxa"/>
              <w:right w:w="105" w:type="dxa"/>
            </w:tcMar>
          </w:tcPr>
          <w:p w14:paraId="779635F9" w14:textId="10B6BE81"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TE003</w:t>
            </w:r>
          </w:p>
        </w:tc>
        <w:tc>
          <w:tcPr>
            <w:tcW w:w="1425" w:type="dxa"/>
            <w:shd w:val="clear" w:color="auto" w:fill="FAE2D5" w:themeFill="accent2" w:themeFillTint="33"/>
            <w:tcMar>
              <w:left w:w="105" w:type="dxa"/>
              <w:right w:w="105" w:type="dxa"/>
            </w:tcMar>
          </w:tcPr>
          <w:p w14:paraId="3491454C" w14:textId="76DF3409"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Invalid input, less than 10 characters</w:t>
            </w:r>
          </w:p>
        </w:tc>
        <w:tc>
          <w:tcPr>
            <w:tcW w:w="2100" w:type="dxa"/>
            <w:tcMar>
              <w:left w:w="105" w:type="dxa"/>
              <w:right w:w="105" w:type="dxa"/>
            </w:tcMar>
          </w:tcPr>
          <w:p w14:paraId="1A43E01E" w14:textId="3E41F4A4"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“blah”</w:t>
            </w:r>
          </w:p>
        </w:tc>
        <w:tc>
          <w:tcPr>
            <w:tcW w:w="1680" w:type="dxa"/>
            <w:tcMar>
              <w:left w:w="105" w:type="dxa"/>
              <w:right w:w="105" w:type="dxa"/>
            </w:tcMar>
          </w:tcPr>
          <w:p w14:paraId="1D53353F" w14:textId="37304456"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must be at least 10 characters.”</w:t>
            </w:r>
          </w:p>
        </w:tc>
        <w:tc>
          <w:tcPr>
            <w:tcW w:w="1680" w:type="dxa"/>
            <w:tcMar>
              <w:left w:w="105" w:type="dxa"/>
              <w:right w:w="105" w:type="dxa"/>
            </w:tcMar>
          </w:tcPr>
          <w:p w14:paraId="3CE4B2EE" w14:textId="596806EC" w:rsidR="1A28D5C4" w:rsidRDefault="1A28D5C4" w:rsidP="1A28D5C4">
            <w:pPr>
              <w:rPr>
                <w:rFonts w:ascii="Arial" w:eastAsia="Arial" w:hAnsi="Arial" w:cs="Arial"/>
                <w:color w:val="000000" w:themeColor="text1"/>
                <w:sz w:val="22"/>
                <w:szCs w:val="22"/>
              </w:rPr>
            </w:pPr>
            <w:r w:rsidRPr="1A28D5C4">
              <w:rPr>
                <w:rFonts w:ascii="Arial" w:eastAsia="Arial" w:hAnsi="Arial" w:cs="Arial"/>
                <w:color w:val="000000" w:themeColor="text1"/>
                <w:sz w:val="22"/>
                <w:szCs w:val="22"/>
              </w:rPr>
              <w:t>System notify “Comment must be at least 10 characters.”</w:t>
            </w:r>
          </w:p>
        </w:tc>
        <w:tc>
          <w:tcPr>
            <w:tcW w:w="1305" w:type="dxa"/>
            <w:tcMar>
              <w:left w:w="105" w:type="dxa"/>
              <w:right w:w="105" w:type="dxa"/>
            </w:tcMar>
          </w:tcPr>
          <w:p w14:paraId="224134D2" w14:textId="5E0A0720" w:rsidR="1A28D5C4" w:rsidRDefault="1A28D5C4" w:rsidP="1A28D5C4">
            <w:pPr>
              <w:rPr>
                <w:rFonts w:ascii="Aptos" w:eastAsia="Aptos" w:hAnsi="Aptos" w:cs="Aptos"/>
                <w:szCs w:val="24"/>
              </w:rPr>
            </w:pPr>
            <w:r w:rsidRPr="1A28D5C4">
              <w:rPr>
                <w:rFonts w:ascii="Aptos" w:eastAsia="Aptos" w:hAnsi="Aptos" w:cs="Aptos"/>
                <w:szCs w:val="24"/>
              </w:rPr>
              <w:t>Pass</w:t>
            </w:r>
          </w:p>
        </w:tc>
      </w:tr>
    </w:tbl>
    <w:p w14:paraId="1295ED3D" w14:textId="446ADE6E" w:rsidR="1A28D5C4" w:rsidRDefault="1A28D5C4" w:rsidP="1A28D5C4">
      <w:pPr>
        <w:rPr>
          <w:rFonts w:ascii="Aptos" w:eastAsia="Aptos" w:hAnsi="Aptos" w:cs="Aptos"/>
          <w:color w:val="000000" w:themeColor="text1"/>
          <w:szCs w:val="24"/>
        </w:rPr>
      </w:pPr>
    </w:p>
    <w:p w14:paraId="20D249C0" w14:textId="6491DF91" w:rsidR="6A1FF357" w:rsidRDefault="6A1FF357" w:rsidP="6A1FF357">
      <w:pPr>
        <w:rPr>
          <w:rFonts w:ascii="Aptos" w:eastAsia="Aptos" w:hAnsi="Aptos" w:cs="Aptos"/>
          <w:color w:val="000000" w:themeColor="text1"/>
          <w:szCs w:val="24"/>
        </w:rPr>
      </w:pPr>
    </w:p>
    <w:p w14:paraId="01CBE242" w14:textId="64926152" w:rsidR="32BD77B9" w:rsidRDefault="2DEEFF62" w:rsidP="6ABF0B86">
      <w:pPr>
        <w:pStyle w:val="Heading3"/>
        <w:numPr>
          <w:ilvl w:val="0"/>
          <w:numId w:val="0"/>
        </w:numPr>
      </w:pPr>
      <w:r>
        <w:t xml:space="preserve">6.9.2 </w:t>
      </w:r>
      <w:r w:rsidR="0FA7B8D3">
        <w:t>White Box Testing</w:t>
      </w:r>
    </w:p>
    <w:p w14:paraId="38DA02A8" w14:textId="147A7B3E" w:rsidR="4EE6C334" w:rsidRDefault="4EE6C334" w:rsidP="38538E71">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Register Shop</w:t>
      </w:r>
    </w:p>
    <w:p w14:paraId="0B1AC51C" w14:textId="543CB25E" w:rsidR="4EE6C334" w:rsidRDefault="4EE6C334" w:rsidP="1CC667F5">
      <w:pPr>
        <w:keepNext/>
        <w:keepLines/>
        <w:rPr>
          <w:rFonts w:asciiTheme="minorHAnsi" w:eastAsiaTheme="minorEastAsia" w:hAnsiTheme="minorHAnsi" w:cstheme="minorBidi"/>
          <w:color w:val="0F4761" w:themeColor="accent1" w:themeShade="BF"/>
          <w:sz w:val="28"/>
          <w:szCs w:val="28"/>
        </w:rPr>
      </w:pPr>
      <w:r w:rsidRPr="641DA67A">
        <w:rPr>
          <w:rFonts w:asciiTheme="minorHAnsi" w:eastAsiaTheme="minorEastAsia" w:hAnsiTheme="minorHAnsi" w:cstheme="minorBidi"/>
        </w:rPr>
        <w:t>Control Flow Graph</w:t>
      </w:r>
    </w:p>
    <w:p w14:paraId="7838D11A" w14:textId="6EDA43EC" w:rsidR="4EE6C334" w:rsidRDefault="4EE6C334" w:rsidP="72ABD99D">
      <w:pPr>
        <w:jc w:val="center"/>
        <w:rPr>
          <w:rFonts w:ascii="Aptos" w:eastAsia="Aptos" w:hAnsi="Aptos" w:cs="Aptos"/>
          <w:color w:val="000000" w:themeColor="text1"/>
          <w:szCs w:val="24"/>
        </w:rPr>
      </w:pPr>
      <w:r>
        <w:rPr>
          <w:noProof/>
        </w:rPr>
        <w:drawing>
          <wp:inline distT="0" distB="0" distL="0" distR="0" wp14:anchorId="443EE777" wp14:editId="15814E8E">
            <wp:extent cx="5762626" cy="4143375"/>
            <wp:effectExtent l="0" t="0" r="0" b="0"/>
            <wp:docPr id="1306017128" name="Picture 130601712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762626" cy="4143375"/>
                    </a:xfrm>
                    <a:prstGeom prst="rect">
                      <a:avLst/>
                    </a:prstGeom>
                  </pic:spPr>
                </pic:pic>
              </a:graphicData>
            </a:graphic>
          </wp:inline>
        </w:drawing>
      </w:r>
    </w:p>
    <w:p w14:paraId="7E26C942" w14:textId="01596A61" w:rsidR="72ABD99D" w:rsidRDefault="72ABD99D" w:rsidP="72ABD99D">
      <w:pPr>
        <w:keepNext/>
        <w:keepLines/>
        <w:spacing w:before="160" w:after="80"/>
        <w:rPr>
          <w:rFonts w:ascii="Aptos" w:eastAsia="Aptos" w:hAnsi="Aptos" w:cs="Aptos"/>
          <w:color w:val="0F4761" w:themeColor="accent1" w:themeShade="BF"/>
          <w:sz w:val="28"/>
          <w:szCs w:val="28"/>
        </w:rPr>
      </w:pPr>
    </w:p>
    <w:p w14:paraId="6F838389" w14:textId="0EB07AAD" w:rsidR="72ABD99D" w:rsidRDefault="72ABD99D" w:rsidP="72ABD99D">
      <w:pPr>
        <w:rPr>
          <w:rFonts w:ascii="Aptos" w:eastAsia="Aptos" w:hAnsi="Aptos" w:cs="Aptos"/>
          <w:color w:val="000000" w:themeColor="text1"/>
          <w:szCs w:val="24"/>
        </w:rPr>
      </w:pPr>
    </w:p>
    <w:p w14:paraId="2A8D6BCA" w14:textId="546E0F68" w:rsidR="72ABD99D" w:rsidRDefault="72ABD99D" w:rsidP="72ABD99D">
      <w:pPr>
        <w:keepNext/>
        <w:keepLines/>
        <w:spacing w:before="160" w:after="80"/>
        <w:rPr>
          <w:rFonts w:ascii="Aptos" w:eastAsia="Aptos" w:hAnsi="Aptos" w:cs="Aptos"/>
          <w:color w:val="0F4761" w:themeColor="accent1" w:themeShade="BF"/>
          <w:sz w:val="28"/>
          <w:szCs w:val="28"/>
        </w:rPr>
      </w:pPr>
    </w:p>
    <w:p w14:paraId="2565CCA7" w14:textId="63E2AA7F" w:rsidR="4EE6C334" w:rsidRDefault="4EE6C334" w:rsidP="6EB63B61">
      <w:pPr>
        <w:keepNext/>
        <w:keepLines/>
        <w:rPr>
          <w:rFonts w:asciiTheme="minorHAnsi" w:eastAsiaTheme="minorEastAsia" w:hAnsiTheme="minorHAnsi" w:cstheme="minorBidi"/>
          <w:color w:val="0F4761" w:themeColor="accent1" w:themeShade="BF"/>
          <w:sz w:val="28"/>
          <w:szCs w:val="28"/>
        </w:rPr>
      </w:pPr>
      <w:r w:rsidRPr="725066D4">
        <w:rPr>
          <w:rFonts w:asciiTheme="minorHAnsi" w:eastAsiaTheme="minorEastAsia" w:hAnsiTheme="minorHAnsi" w:cstheme="minorBidi"/>
        </w:rPr>
        <w:t>Basis Path Testing</w:t>
      </w:r>
      <w:r w:rsidR="4FA1111F" w:rsidRPr="725066D4">
        <w:rPr>
          <w:rFonts w:asciiTheme="minorHAnsi" w:eastAsiaTheme="minorEastAsia" w:hAnsiTheme="minorHAnsi" w:cstheme="minorBidi"/>
        </w:rPr>
        <w:t>:</w:t>
      </w:r>
    </w:p>
    <w:p w14:paraId="3FFA4B5A" w14:textId="233B36E7" w:rsidR="7236A9E7" w:rsidRDefault="7236A9E7" w:rsidP="7236A9E7">
      <w:pPr>
        <w:keepNext/>
        <w:keepLines/>
      </w:pPr>
    </w:p>
    <w:p w14:paraId="52E802B7" w14:textId="6C8F1DA5" w:rsidR="4EE6C334" w:rsidRDefault="4EE6C334" w:rsidP="72ABD99D">
      <w:pPr>
        <w:rPr>
          <w:rFonts w:ascii="Aptos" w:eastAsia="Aptos" w:hAnsi="Aptos" w:cs="Aptos"/>
          <w:color w:val="000000" w:themeColor="text1"/>
          <w:szCs w:val="24"/>
        </w:rPr>
      </w:pPr>
      <w:r w:rsidRPr="72ABD99D">
        <w:rPr>
          <w:rFonts w:ascii="Aptos" w:eastAsia="Aptos" w:hAnsi="Aptos" w:cs="Aptos"/>
          <w:color w:val="000000" w:themeColor="text1"/>
          <w:szCs w:val="24"/>
          <w:u w:val="single"/>
        </w:rPr>
        <w:t>Cyclomatic Complexity</w:t>
      </w:r>
      <w:r w:rsidRPr="72ABD99D">
        <w:rPr>
          <w:rFonts w:ascii="Aptos" w:eastAsia="Aptos" w:hAnsi="Aptos" w:cs="Aptos"/>
          <w:color w:val="000000" w:themeColor="text1"/>
          <w:szCs w:val="24"/>
        </w:rPr>
        <w:t xml:space="preserve"> = |Decision Points| + 1 = 4 + 1 = 5</w:t>
      </w:r>
    </w:p>
    <w:p w14:paraId="44914178" w14:textId="1D8A305C" w:rsidR="4EE6C334" w:rsidRDefault="4EE6C334" w:rsidP="72ABD99D">
      <w:pPr>
        <w:rPr>
          <w:rFonts w:ascii="Aptos" w:eastAsia="Aptos" w:hAnsi="Aptos" w:cs="Aptos"/>
          <w:color w:val="000000" w:themeColor="text1"/>
          <w:szCs w:val="24"/>
        </w:rPr>
      </w:pPr>
      <w:r w:rsidRPr="72ABD99D">
        <w:rPr>
          <w:rFonts w:ascii="Aptos" w:eastAsia="Aptos" w:hAnsi="Aptos" w:cs="Aptos"/>
          <w:color w:val="000000" w:themeColor="text1"/>
          <w:szCs w:val="24"/>
          <w:u w:val="single"/>
        </w:rPr>
        <w:t>Basis Paths:</w:t>
      </w:r>
    </w:p>
    <w:p w14:paraId="5F82318B" w14:textId="7B4BEFC8" w:rsidR="4EE6C334" w:rsidRDefault="4EE6C334" w:rsidP="00826867">
      <w:pPr>
        <w:pStyle w:val="ListParagraph"/>
        <w:numPr>
          <w:ilvl w:val="0"/>
          <w:numId w:val="70"/>
        </w:numPr>
        <w:rPr>
          <w:rFonts w:ascii="Aptos" w:eastAsia="Aptos" w:hAnsi="Aptos" w:cs="Aptos"/>
          <w:color w:val="000000" w:themeColor="text1"/>
          <w:szCs w:val="24"/>
        </w:rPr>
      </w:pPr>
      <w:r w:rsidRPr="72ABD99D">
        <w:rPr>
          <w:rFonts w:ascii="Aptos" w:eastAsia="Aptos" w:hAnsi="Aptos" w:cs="Aptos"/>
          <w:color w:val="000000" w:themeColor="text1"/>
          <w:szCs w:val="24"/>
        </w:rPr>
        <w:t>Baseline Path:  1,2,3,4,5,7,9,11,13</w:t>
      </w:r>
    </w:p>
    <w:p w14:paraId="65C2876D" w14:textId="5C61E750" w:rsidR="4EE6C334" w:rsidRDefault="4EE6C334" w:rsidP="00826867">
      <w:pPr>
        <w:pStyle w:val="ListParagraph"/>
        <w:numPr>
          <w:ilvl w:val="0"/>
          <w:numId w:val="69"/>
        </w:numPr>
        <w:rPr>
          <w:rFonts w:ascii="Aptos" w:eastAsia="Aptos" w:hAnsi="Aptos" w:cs="Aptos"/>
          <w:color w:val="000000" w:themeColor="text1"/>
          <w:szCs w:val="24"/>
        </w:rPr>
      </w:pPr>
      <w:r w:rsidRPr="72ABD99D">
        <w:rPr>
          <w:rFonts w:ascii="Aptos" w:eastAsia="Aptos" w:hAnsi="Aptos" w:cs="Aptos"/>
          <w:color w:val="000000" w:themeColor="text1"/>
          <w:szCs w:val="24"/>
        </w:rPr>
        <w:t>Basis Path 2: 1,2,3,5,6</w:t>
      </w:r>
    </w:p>
    <w:p w14:paraId="7FF871B4" w14:textId="2D5F2130" w:rsidR="4EE6C334" w:rsidRDefault="4EE6C334" w:rsidP="00826867">
      <w:pPr>
        <w:pStyle w:val="ListParagraph"/>
        <w:numPr>
          <w:ilvl w:val="0"/>
          <w:numId w:val="68"/>
        </w:numPr>
        <w:rPr>
          <w:rFonts w:ascii="Aptos" w:eastAsia="Aptos" w:hAnsi="Aptos" w:cs="Aptos"/>
          <w:color w:val="000000" w:themeColor="text1"/>
          <w:szCs w:val="24"/>
        </w:rPr>
      </w:pPr>
      <w:r w:rsidRPr="72ABD99D">
        <w:rPr>
          <w:rFonts w:ascii="Aptos" w:eastAsia="Aptos" w:hAnsi="Aptos" w:cs="Aptos"/>
          <w:color w:val="000000" w:themeColor="text1"/>
          <w:szCs w:val="24"/>
        </w:rPr>
        <w:t>Basis Path 3: 1,2,3,5,7,8</w:t>
      </w:r>
    </w:p>
    <w:p w14:paraId="06DB171B" w14:textId="5AA1D367" w:rsidR="4EE6C334" w:rsidRDefault="4EE6C334" w:rsidP="00826867">
      <w:pPr>
        <w:pStyle w:val="ListParagraph"/>
        <w:numPr>
          <w:ilvl w:val="0"/>
          <w:numId w:val="68"/>
        </w:numPr>
        <w:rPr>
          <w:rFonts w:ascii="Aptos" w:eastAsia="Aptos" w:hAnsi="Aptos" w:cs="Aptos"/>
          <w:color w:val="000000" w:themeColor="text1"/>
          <w:szCs w:val="24"/>
        </w:rPr>
      </w:pPr>
      <w:r w:rsidRPr="72ABD99D">
        <w:rPr>
          <w:rFonts w:ascii="Aptos" w:eastAsia="Aptos" w:hAnsi="Aptos" w:cs="Aptos"/>
          <w:color w:val="000000" w:themeColor="text1"/>
          <w:szCs w:val="24"/>
        </w:rPr>
        <w:t>Basis Path 4: 1,2,3,4,5,7,9,10</w:t>
      </w:r>
    </w:p>
    <w:p w14:paraId="0CB7CE73" w14:textId="736C8088" w:rsidR="4EE6C334" w:rsidRDefault="4EE6C334" w:rsidP="00826867">
      <w:pPr>
        <w:pStyle w:val="ListParagraph"/>
        <w:numPr>
          <w:ilvl w:val="0"/>
          <w:numId w:val="68"/>
        </w:numPr>
        <w:rPr>
          <w:rFonts w:ascii="Aptos" w:eastAsia="Aptos" w:hAnsi="Aptos" w:cs="Aptos"/>
          <w:color w:val="000000" w:themeColor="text1"/>
          <w:szCs w:val="24"/>
        </w:rPr>
      </w:pPr>
      <w:r w:rsidRPr="72ABD99D">
        <w:rPr>
          <w:rFonts w:ascii="Aptos" w:eastAsia="Aptos" w:hAnsi="Aptos" w:cs="Aptos"/>
          <w:color w:val="000000" w:themeColor="text1"/>
          <w:szCs w:val="24"/>
        </w:rPr>
        <w:t>Basis Path 5: 1,2,3,4,5,7,9,11,12</w:t>
      </w:r>
    </w:p>
    <w:p w14:paraId="62445697" w14:textId="3665B5EB" w:rsidR="2D617CAF" w:rsidRDefault="2D617CAF" w:rsidP="157C1CD7">
      <w:pPr>
        <w:rPr>
          <w:rFonts w:ascii="Aptos" w:eastAsia="Aptos" w:hAnsi="Aptos" w:cs="Aptos"/>
          <w:color w:val="000000" w:themeColor="text1"/>
          <w:szCs w:val="24"/>
        </w:rPr>
      </w:pPr>
    </w:p>
    <w:p w14:paraId="3184F6D6" w14:textId="01917DF1" w:rsidR="4EE6C334" w:rsidRDefault="4EE6C334" w:rsidP="6E4256FA">
      <w:pPr>
        <w:keepNext/>
        <w:keepLines/>
        <w:rPr>
          <w:rFonts w:asciiTheme="minorHAnsi" w:eastAsiaTheme="minorEastAsia" w:hAnsiTheme="minorHAnsi" w:cstheme="minorBidi"/>
          <w:u w:val="single"/>
        </w:rPr>
      </w:pPr>
      <w:r w:rsidRPr="0427B7F9">
        <w:rPr>
          <w:rFonts w:asciiTheme="minorHAnsi" w:eastAsiaTheme="minorEastAsia" w:hAnsiTheme="minorHAnsi" w:cstheme="minorBidi"/>
          <w:u w:val="single"/>
        </w:rPr>
        <w:t>Test Cases &amp; Results</w:t>
      </w:r>
    </w:p>
    <w:p w14:paraId="70205809" w14:textId="04D313DD" w:rsidR="1F27CAF4" w:rsidRDefault="1F27CAF4" w:rsidP="1F27CAF4">
      <w:pPr>
        <w:keepNext/>
        <w:keepLines/>
        <w:rPr>
          <w:rFonts w:asciiTheme="minorHAnsi" w:eastAsiaTheme="minorEastAsia" w:hAnsiTheme="minorHAnsi" w:cstheme="minorBidi"/>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559DFD96" w14:textId="77777777" w:rsidTr="72ABD99D">
        <w:trPr>
          <w:trHeight w:val="300"/>
        </w:trPr>
        <w:tc>
          <w:tcPr>
            <w:tcW w:w="2115" w:type="dxa"/>
            <w:tcMar>
              <w:left w:w="105" w:type="dxa"/>
              <w:right w:w="105" w:type="dxa"/>
            </w:tcMar>
          </w:tcPr>
          <w:p w14:paraId="03460444" w14:textId="0917D2CD"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1ECFC5AB" w14:textId="0C00B91C" w:rsidR="72ABD99D" w:rsidRDefault="72ABD99D" w:rsidP="72ABD99D">
            <w:pPr>
              <w:rPr>
                <w:rFonts w:ascii="Aptos" w:eastAsia="Aptos" w:hAnsi="Aptos" w:cs="Aptos"/>
                <w:szCs w:val="24"/>
              </w:rPr>
            </w:pPr>
            <w:r w:rsidRPr="72ABD99D">
              <w:rPr>
                <w:rFonts w:ascii="Aptos" w:eastAsia="Aptos" w:hAnsi="Aptos" w:cs="Aptos"/>
                <w:szCs w:val="24"/>
              </w:rPr>
              <w:t>Signup Shop</w:t>
            </w:r>
          </w:p>
        </w:tc>
        <w:tc>
          <w:tcPr>
            <w:tcW w:w="2205" w:type="dxa"/>
            <w:tcMar>
              <w:left w:w="105" w:type="dxa"/>
              <w:right w:w="105" w:type="dxa"/>
            </w:tcMar>
          </w:tcPr>
          <w:p w14:paraId="06D82F34" w14:textId="09403F5B"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5BE25239" w14:textId="37160DBE" w:rsidR="72ABD99D" w:rsidRDefault="72ABD99D" w:rsidP="72ABD99D">
            <w:pPr>
              <w:rPr>
                <w:rFonts w:ascii="Aptos" w:eastAsia="Aptos" w:hAnsi="Aptos" w:cs="Aptos"/>
                <w:szCs w:val="24"/>
              </w:rPr>
            </w:pPr>
            <w:r w:rsidRPr="72ABD99D">
              <w:rPr>
                <w:rFonts w:ascii="Aptos" w:eastAsia="Aptos" w:hAnsi="Aptos" w:cs="Aptos"/>
                <w:szCs w:val="24"/>
              </w:rPr>
              <w:t>Signup Shop 1-A</w:t>
            </w:r>
          </w:p>
        </w:tc>
      </w:tr>
      <w:tr w:rsidR="72ABD99D" w14:paraId="27FF31F6" w14:textId="77777777" w:rsidTr="72ABD99D">
        <w:trPr>
          <w:trHeight w:val="300"/>
        </w:trPr>
        <w:tc>
          <w:tcPr>
            <w:tcW w:w="2115" w:type="dxa"/>
            <w:tcMar>
              <w:left w:w="105" w:type="dxa"/>
              <w:right w:w="105" w:type="dxa"/>
            </w:tcMar>
          </w:tcPr>
          <w:p w14:paraId="38953251" w14:textId="5D7F4BF3"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D9F2D0" w:themeFill="accent6" w:themeFillTint="33"/>
            <w:tcMar>
              <w:left w:w="105" w:type="dxa"/>
              <w:right w:w="105" w:type="dxa"/>
            </w:tcMar>
          </w:tcPr>
          <w:p w14:paraId="5AB574F6" w14:textId="3A7F4F40" w:rsidR="72ABD99D" w:rsidRDefault="72ABD99D" w:rsidP="72ABD99D">
            <w:pPr>
              <w:rPr>
                <w:rFonts w:ascii="Aptos" w:eastAsia="Aptos" w:hAnsi="Aptos" w:cs="Aptos"/>
                <w:szCs w:val="24"/>
              </w:rPr>
            </w:pPr>
            <w:r w:rsidRPr="72ABD99D">
              <w:rPr>
                <w:rFonts w:ascii="Aptos" w:eastAsia="Aptos" w:hAnsi="Aptos" w:cs="Aptos"/>
                <w:szCs w:val="24"/>
              </w:rPr>
              <w:t>Fill up details to register shop- Positive Test Case</w:t>
            </w:r>
          </w:p>
        </w:tc>
        <w:tc>
          <w:tcPr>
            <w:tcW w:w="2205" w:type="dxa"/>
            <w:tcMar>
              <w:left w:w="105" w:type="dxa"/>
              <w:right w:w="105" w:type="dxa"/>
            </w:tcMar>
          </w:tcPr>
          <w:p w14:paraId="5D8D96AE" w14:textId="7F16FFB6"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3DD0A9CC" w14:textId="452E048B"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2A2984B1" w14:textId="77777777" w:rsidTr="72ABD99D">
        <w:trPr>
          <w:trHeight w:val="300"/>
        </w:trPr>
        <w:tc>
          <w:tcPr>
            <w:tcW w:w="2115" w:type="dxa"/>
            <w:tcMar>
              <w:left w:w="105" w:type="dxa"/>
              <w:right w:w="105" w:type="dxa"/>
            </w:tcMar>
          </w:tcPr>
          <w:p w14:paraId="79C03F91" w14:textId="06B3CE57" w:rsidR="72ABD99D" w:rsidRDefault="72ABD99D" w:rsidP="72ABD99D">
            <w:pPr>
              <w:rPr>
                <w:rFonts w:ascii="Aptos" w:eastAsia="Aptos" w:hAnsi="Aptos" w:cs="Aptos"/>
                <w:szCs w:val="24"/>
              </w:rPr>
            </w:pPr>
            <w:r w:rsidRPr="72ABD99D">
              <w:rPr>
                <w:rFonts w:ascii="Aptos" w:eastAsia="Aptos" w:hAnsi="Aptos" w:cs="Aptos"/>
                <w:b/>
                <w:bCs/>
                <w:szCs w:val="24"/>
              </w:rPr>
              <w:t>Prerequisite</w:t>
            </w:r>
          </w:p>
        </w:tc>
        <w:tc>
          <w:tcPr>
            <w:tcW w:w="2565" w:type="dxa"/>
            <w:tcMar>
              <w:left w:w="105" w:type="dxa"/>
              <w:right w:w="105" w:type="dxa"/>
            </w:tcMar>
          </w:tcPr>
          <w:p w14:paraId="77310180" w14:textId="6D8124C1" w:rsidR="72ABD99D" w:rsidRDefault="72ABD99D" w:rsidP="72ABD99D">
            <w:pPr>
              <w:rPr>
                <w:rFonts w:ascii="Aptos" w:eastAsia="Aptos" w:hAnsi="Aptos" w:cs="Aptos"/>
                <w:szCs w:val="24"/>
              </w:rPr>
            </w:pPr>
            <w:r w:rsidRPr="72ABD99D">
              <w:rPr>
                <w:rFonts w:ascii="Aptos" w:eastAsia="Aptos" w:hAnsi="Aptos" w:cs="Aptos"/>
                <w:szCs w:val="24"/>
              </w:rPr>
              <w:t>Stable internet connection</w:t>
            </w:r>
          </w:p>
        </w:tc>
        <w:tc>
          <w:tcPr>
            <w:tcW w:w="2205" w:type="dxa"/>
            <w:tcMar>
              <w:left w:w="105" w:type="dxa"/>
              <w:right w:w="105" w:type="dxa"/>
            </w:tcMar>
          </w:tcPr>
          <w:p w14:paraId="566F7170" w14:textId="5B9D3878"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66EA341D" w14:textId="2D2AB701" w:rsidR="72ABD99D" w:rsidRDefault="72ABD99D" w:rsidP="72ABD99D">
            <w:pPr>
              <w:rPr>
                <w:rFonts w:ascii="Aptos" w:eastAsia="Aptos" w:hAnsi="Aptos" w:cs="Aptos"/>
                <w:szCs w:val="24"/>
              </w:rPr>
            </w:pPr>
            <w:r w:rsidRPr="72ABD99D">
              <w:rPr>
                <w:rFonts w:ascii="Aptos" w:eastAsia="Aptos" w:hAnsi="Aptos" w:cs="Aptos"/>
                <w:szCs w:val="24"/>
              </w:rPr>
              <w:t>NA</w:t>
            </w:r>
          </w:p>
        </w:tc>
      </w:tr>
    </w:tbl>
    <w:p w14:paraId="1E9849C8" w14:textId="3EF9CBBA"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350"/>
        <w:gridCol w:w="1575"/>
        <w:gridCol w:w="1500"/>
        <w:gridCol w:w="1530"/>
        <w:gridCol w:w="1035"/>
        <w:gridCol w:w="1770"/>
      </w:tblGrid>
      <w:tr w:rsidR="72ABD99D" w14:paraId="32509B83" w14:textId="77777777" w:rsidTr="72ABD99D">
        <w:trPr>
          <w:trHeight w:val="300"/>
        </w:trPr>
        <w:tc>
          <w:tcPr>
            <w:tcW w:w="615" w:type="dxa"/>
            <w:tcMar>
              <w:left w:w="105" w:type="dxa"/>
              <w:right w:w="105" w:type="dxa"/>
            </w:tcMar>
          </w:tcPr>
          <w:p w14:paraId="717C71E1" w14:textId="4A4347C5" w:rsidR="72ABD99D" w:rsidRDefault="72ABD99D" w:rsidP="72ABD99D">
            <w:pPr>
              <w:rPr>
                <w:rFonts w:ascii="Aptos" w:eastAsia="Aptos" w:hAnsi="Aptos" w:cs="Aptos"/>
                <w:szCs w:val="24"/>
              </w:rPr>
            </w:pPr>
            <w:r w:rsidRPr="72ABD99D">
              <w:rPr>
                <w:rFonts w:ascii="Aptos" w:eastAsia="Aptos" w:hAnsi="Aptos" w:cs="Aptos"/>
                <w:szCs w:val="24"/>
              </w:rPr>
              <w:t>S. No</w:t>
            </w:r>
          </w:p>
        </w:tc>
        <w:tc>
          <w:tcPr>
            <w:tcW w:w="1350" w:type="dxa"/>
            <w:tcMar>
              <w:left w:w="105" w:type="dxa"/>
              <w:right w:w="105" w:type="dxa"/>
            </w:tcMar>
          </w:tcPr>
          <w:p w14:paraId="276FC187" w14:textId="4947CB2D"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575" w:type="dxa"/>
            <w:tcMar>
              <w:left w:w="105" w:type="dxa"/>
              <w:right w:w="105" w:type="dxa"/>
            </w:tcMar>
          </w:tcPr>
          <w:p w14:paraId="1547CD11" w14:textId="3268D856" w:rsidR="72ABD99D" w:rsidRDefault="72ABD99D" w:rsidP="72ABD99D">
            <w:pPr>
              <w:rPr>
                <w:rFonts w:ascii="Aptos" w:eastAsia="Aptos" w:hAnsi="Aptos" w:cs="Aptos"/>
                <w:szCs w:val="24"/>
              </w:rPr>
            </w:pPr>
            <w:r w:rsidRPr="72ABD99D">
              <w:rPr>
                <w:rFonts w:ascii="Aptos" w:eastAsia="Aptos" w:hAnsi="Aptos" w:cs="Aptos"/>
                <w:szCs w:val="24"/>
              </w:rPr>
              <w:t>Inputs</w:t>
            </w:r>
          </w:p>
        </w:tc>
        <w:tc>
          <w:tcPr>
            <w:tcW w:w="1500" w:type="dxa"/>
            <w:tcMar>
              <w:left w:w="105" w:type="dxa"/>
              <w:right w:w="105" w:type="dxa"/>
            </w:tcMar>
          </w:tcPr>
          <w:p w14:paraId="58FD8D5A" w14:textId="4B6E702A"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530" w:type="dxa"/>
            <w:tcMar>
              <w:left w:w="105" w:type="dxa"/>
              <w:right w:w="105" w:type="dxa"/>
            </w:tcMar>
          </w:tcPr>
          <w:p w14:paraId="7E339E51" w14:textId="7E1659BE"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035" w:type="dxa"/>
            <w:tcMar>
              <w:left w:w="105" w:type="dxa"/>
              <w:right w:w="105" w:type="dxa"/>
            </w:tcMar>
          </w:tcPr>
          <w:p w14:paraId="2755F985" w14:textId="784E373F"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770" w:type="dxa"/>
            <w:tcMar>
              <w:left w:w="105" w:type="dxa"/>
              <w:right w:w="105" w:type="dxa"/>
            </w:tcMar>
          </w:tcPr>
          <w:p w14:paraId="2177B401" w14:textId="08581B97" w:rsidR="72ABD99D" w:rsidRDefault="72ABD99D" w:rsidP="72ABD99D">
            <w:pPr>
              <w:rPr>
                <w:rFonts w:ascii="Aptos" w:eastAsia="Aptos" w:hAnsi="Aptos" w:cs="Aptos"/>
                <w:szCs w:val="24"/>
              </w:rPr>
            </w:pPr>
            <w:r w:rsidRPr="72ABD99D">
              <w:rPr>
                <w:rFonts w:ascii="Aptos" w:eastAsia="Aptos" w:hAnsi="Aptos" w:cs="Aptos"/>
                <w:szCs w:val="24"/>
              </w:rPr>
              <w:t>Test Comments</w:t>
            </w:r>
          </w:p>
        </w:tc>
      </w:tr>
      <w:tr w:rsidR="72ABD99D" w14:paraId="0235D755" w14:textId="77777777" w:rsidTr="72ABD99D">
        <w:trPr>
          <w:trHeight w:val="300"/>
        </w:trPr>
        <w:tc>
          <w:tcPr>
            <w:tcW w:w="615" w:type="dxa"/>
            <w:tcMar>
              <w:left w:w="105" w:type="dxa"/>
              <w:right w:w="105" w:type="dxa"/>
            </w:tcMar>
          </w:tcPr>
          <w:p w14:paraId="5D9C2FF2" w14:textId="0860448E" w:rsidR="72ABD99D" w:rsidRDefault="72ABD99D" w:rsidP="72ABD99D">
            <w:pPr>
              <w:rPr>
                <w:rFonts w:ascii="Aptos" w:eastAsia="Aptos" w:hAnsi="Aptos" w:cs="Aptos"/>
                <w:szCs w:val="24"/>
              </w:rPr>
            </w:pPr>
            <w:r w:rsidRPr="72ABD99D">
              <w:rPr>
                <w:rFonts w:ascii="Aptos" w:eastAsia="Aptos" w:hAnsi="Aptos" w:cs="Aptos"/>
                <w:szCs w:val="24"/>
              </w:rPr>
              <w:t>1</w:t>
            </w:r>
          </w:p>
        </w:tc>
        <w:tc>
          <w:tcPr>
            <w:tcW w:w="1350" w:type="dxa"/>
            <w:tcMar>
              <w:left w:w="105" w:type="dxa"/>
              <w:right w:w="105" w:type="dxa"/>
            </w:tcMar>
          </w:tcPr>
          <w:p w14:paraId="0E3141C6" w14:textId="4C1AD70E" w:rsidR="72ABD99D" w:rsidRDefault="72ABD99D" w:rsidP="72ABD99D">
            <w:pPr>
              <w:rPr>
                <w:rFonts w:ascii="Aptos" w:eastAsia="Aptos" w:hAnsi="Aptos" w:cs="Aptos"/>
                <w:szCs w:val="24"/>
              </w:rPr>
            </w:pPr>
            <w:r w:rsidRPr="72ABD99D">
              <w:rPr>
                <w:rFonts w:ascii="Aptos" w:eastAsia="Aptos" w:hAnsi="Aptos" w:cs="Aptos"/>
                <w:szCs w:val="24"/>
              </w:rPr>
              <w:t>Enter Shop Name</w:t>
            </w:r>
          </w:p>
        </w:tc>
        <w:tc>
          <w:tcPr>
            <w:tcW w:w="1575" w:type="dxa"/>
            <w:tcMar>
              <w:left w:w="105" w:type="dxa"/>
              <w:right w:w="105" w:type="dxa"/>
            </w:tcMar>
          </w:tcPr>
          <w:p w14:paraId="134ABA0E" w14:textId="63DB8FBF" w:rsidR="72ABD99D" w:rsidRDefault="72ABD99D" w:rsidP="72ABD99D">
            <w:pPr>
              <w:rPr>
                <w:rFonts w:ascii="Aptos" w:eastAsia="Aptos" w:hAnsi="Aptos" w:cs="Aptos"/>
                <w:szCs w:val="24"/>
              </w:rPr>
            </w:pPr>
            <w:r w:rsidRPr="72ABD99D">
              <w:rPr>
                <w:rFonts w:ascii="Aptos" w:eastAsia="Aptos" w:hAnsi="Aptos" w:cs="Aptos"/>
                <w:szCs w:val="24"/>
              </w:rPr>
              <w:t>“Test Shop”</w:t>
            </w:r>
          </w:p>
        </w:tc>
        <w:tc>
          <w:tcPr>
            <w:tcW w:w="1500" w:type="dxa"/>
            <w:tcMar>
              <w:left w:w="105" w:type="dxa"/>
              <w:right w:w="105" w:type="dxa"/>
            </w:tcMar>
          </w:tcPr>
          <w:p w14:paraId="5AB4D4B3" w14:textId="3CDC109B" w:rsidR="72ABD99D" w:rsidRDefault="72ABD99D" w:rsidP="72ABD99D">
            <w:pPr>
              <w:rPr>
                <w:rFonts w:ascii="Aptos" w:eastAsia="Aptos" w:hAnsi="Aptos" w:cs="Aptos"/>
                <w:szCs w:val="24"/>
              </w:rPr>
            </w:pPr>
            <w:r w:rsidRPr="72ABD99D">
              <w:rPr>
                <w:rFonts w:ascii="Aptos" w:eastAsia="Aptos" w:hAnsi="Aptos" w:cs="Aptos"/>
                <w:szCs w:val="24"/>
              </w:rPr>
              <w:t>Shop name field accepts valid text</w:t>
            </w:r>
          </w:p>
        </w:tc>
        <w:tc>
          <w:tcPr>
            <w:tcW w:w="1530" w:type="dxa"/>
            <w:tcMar>
              <w:left w:w="105" w:type="dxa"/>
              <w:right w:w="105" w:type="dxa"/>
            </w:tcMar>
          </w:tcPr>
          <w:p w14:paraId="5FC3D6C3" w14:textId="7DF9E5F2" w:rsidR="72ABD99D" w:rsidRDefault="72ABD99D" w:rsidP="72ABD99D">
            <w:pPr>
              <w:rPr>
                <w:rFonts w:ascii="Aptos" w:eastAsia="Aptos" w:hAnsi="Aptos" w:cs="Aptos"/>
                <w:szCs w:val="24"/>
              </w:rPr>
            </w:pPr>
            <w:r w:rsidRPr="72ABD99D">
              <w:rPr>
                <w:rFonts w:ascii="Aptos" w:eastAsia="Aptos" w:hAnsi="Aptos" w:cs="Aptos"/>
                <w:szCs w:val="24"/>
              </w:rPr>
              <w:t>Shop Name accepted</w:t>
            </w:r>
          </w:p>
        </w:tc>
        <w:tc>
          <w:tcPr>
            <w:tcW w:w="1035" w:type="dxa"/>
            <w:tcMar>
              <w:left w:w="105" w:type="dxa"/>
              <w:right w:w="105" w:type="dxa"/>
            </w:tcMar>
          </w:tcPr>
          <w:p w14:paraId="3AD9FE5E" w14:textId="05C27771"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67830D54" w14:textId="44A7E493" w:rsidR="72ABD99D" w:rsidRDefault="72ABD99D" w:rsidP="72ABD99D">
            <w:pPr>
              <w:rPr>
                <w:rFonts w:ascii="Aptos" w:eastAsia="Aptos" w:hAnsi="Aptos" w:cs="Aptos"/>
                <w:szCs w:val="24"/>
              </w:rPr>
            </w:pPr>
            <w:r w:rsidRPr="72ABD99D">
              <w:rPr>
                <w:rFonts w:ascii="Aptos" w:eastAsia="Aptos" w:hAnsi="Aptos" w:cs="Aptos"/>
                <w:szCs w:val="24"/>
              </w:rPr>
              <w:t>Valid Shop name provided</w:t>
            </w:r>
          </w:p>
        </w:tc>
      </w:tr>
      <w:tr w:rsidR="72ABD99D" w14:paraId="16ABDE4E" w14:textId="77777777" w:rsidTr="72ABD99D">
        <w:trPr>
          <w:trHeight w:val="300"/>
        </w:trPr>
        <w:tc>
          <w:tcPr>
            <w:tcW w:w="615" w:type="dxa"/>
            <w:tcMar>
              <w:left w:w="105" w:type="dxa"/>
              <w:right w:w="105" w:type="dxa"/>
            </w:tcMar>
          </w:tcPr>
          <w:p w14:paraId="5FC07BFA" w14:textId="43935443" w:rsidR="72ABD99D" w:rsidRDefault="72ABD99D" w:rsidP="72ABD99D">
            <w:pPr>
              <w:rPr>
                <w:rFonts w:ascii="Aptos" w:eastAsia="Aptos" w:hAnsi="Aptos" w:cs="Aptos"/>
                <w:szCs w:val="24"/>
              </w:rPr>
            </w:pPr>
            <w:r w:rsidRPr="72ABD99D">
              <w:rPr>
                <w:rFonts w:ascii="Aptos" w:eastAsia="Aptos" w:hAnsi="Aptos" w:cs="Aptos"/>
                <w:szCs w:val="24"/>
              </w:rPr>
              <w:t>2</w:t>
            </w:r>
          </w:p>
        </w:tc>
        <w:tc>
          <w:tcPr>
            <w:tcW w:w="1350" w:type="dxa"/>
            <w:tcMar>
              <w:left w:w="105" w:type="dxa"/>
              <w:right w:w="105" w:type="dxa"/>
            </w:tcMar>
          </w:tcPr>
          <w:p w14:paraId="1D1799B3" w14:textId="285EE321" w:rsidR="72ABD99D" w:rsidRDefault="72ABD99D" w:rsidP="72ABD99D">
            <w:pPr>
              <w:rPr>
                <w:rFonts w:ascii="Aptos" w:eastAsia="Aptos" w:hAnsi="Aptos" w:cs="Aptos"/>
                <w:szCs w:val="24"/>
              </w:rPr>
            </w:pPr>
            <w:r w:rsidRPr="72ABD99D">
              <w:rPr>
                <w:rFonts w:ascii="Aptos" w:eastAsia="Aptos" w:hAnsi="Aptos" w:cs="Aptos"/>
                <w:szCs w:val="24"/>
              </w:rPr>
              <w:t>Enter Address</w:t>
            </w:r>
          </w:p>
        </w:tc>
        <w:tc>
          <w:tcPr>
            <w:tcW w:w="1575" w:type="dxa"/>
            <w:tcMar>
              <w:left w:w="105" w:type="dxa"/>
              <w:right w:w="105" w:type="dxa"/>
            </w:tcMar>
          </w:tcPr>
          <w:p w14:paraId="53799E21" w14:textId="0ED62C63" w:rsidR="72ABD99D" w:rsidRDefault="72ABD99D" w:rsidP="72ABD99D">
            <w:pPr>
              <w:rPr>
                <w:rFonts w:ascii="Aptos" w:eastAsia="Aptos" w:hAnsi="Aptos" w:cs="Aptos"/>
                <w:szCs w:val="24"/>
              </w:rPr>
            </w:pPr>
            <w:r w:rsidRPr="72ABD99D">
              <w:rPr>
                <w:rFonts w:ascii="Aptos" w:eastAsia="Aptos" w:hAnsi="Aptos" w:cs="Aptos"/>
                <w:szCs w:val="24"/>
              </w:rPr>
              <w:t>“285C Toh Guan Rd, #01-92 Block 285C, Singapore 603285”</w:t>
            </w:r>
          </w:p>
        </w:tc>
        <w:tc>
          <w:tcPr>
            <w:tcW w:w="1500" w:type="dxa"/>
            <w:tcMar>
              <w:left w:w="105" w:type="dxa"/>
              <w:right w:w="105" w:type="dxa"/>
            </w:tcMar>
          </w:tcPr>
          <w:p w14:paraId="2F1E839C" w14:textId="286EF320" w:rsidR="72ABD99D" w:rsidRDefault="72ABD99D" w:rsidP="72ABD99D">
            <w:pPr>
              <w:rPr>
                <w:rFonts w:ascii="Aptos" w:eastAsia="Aptos" w:hAnsi="Aptos" w:cs="Aptos"/>
                <w:szCs w:val="24"/>
              </w:rPr>
            </w:pPr>
            <w:r w:rsidRPr="72ABD99D">
              <w:rPr>
                <w:rFonts w:ascii="Aptos" w:eastAsia="Aptos" w:hAnsi="Aptos" w:cs="Aptos"/>
                <w:szCs w:val="24"/>
              </w:rPr>
              <w:t>Address field accepts valid address</w:t>
            </w:r>
          </w:p>
        </w:tc>
        <w:tc>
          <w:tcPr>
            <w:tcW w:w="1530" w:type="dxa"/>
            <w:tcMar>
              <w:left w:w="105" w:type="dxa"/>
              <w:right w:w="105" w:type="dxa"/>
            </w:tcMar>
          </w:tcPr>
          <w:p w14:paraId="0A0F0C28" w14:textId="69A580F5" w:rsidR="72ABD99D" w:rsidRDefault="72ABD99D" w:rsidP="72ABD99D">
            <w:pPr>
              <w:rPr>
                <w:rFonts w:ascii="Aptos" w:eastAsia="Aptos" w:hAnsi="Aptos" w:cs="Aptos"/>
                <w:szCs w:val="24"/>
              </w:rPr>
            </w:pPr>
            <w:r w:rsidRPr="72ABD99D">
              <w:rPr>
                <w:rFonts w:ascii="Aptos" w:eastAsia="Aptos" w:hAnsi="Aptos" w:cs="Aptos"/>
                <w:szCs w:val="24"/>
              </w:rPr>
              <w:t>Address accepted</w:t>
            </w:r>
          </w:p>
        </w:tc>
        <w:tc>
          <w:tcPr>
            <w:tcW w:w="1035" w:type="dxa"/>
            <w:tcMar>
              <w:left w:w="105" w:type="dxa"/>
              <w:right w:w="105" w:type="dxa"/>
            </w:tcMar>
          </w:tcPr>
          <w:p w14:paraId="446BCA89" w14:textId="294F5112"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0E80EA9B" w14:textId="7D6EF04C" w:rsidR="72ABD99D" w:rsidRDefault="72ABD99D" w:rsidP="72ABD99D">
            <w:pPr>
              <w:rPr>
                <w:rFonts w:ascii="Aptos" w:eastAsia="Aptos" w:hAnsi="Aptos" w:cs="Aptos"/>
                <w:szCs w:val="24"/>
              </w:rPr>
            </w:pPr>
            <w:r w:rsidRPr="72ABD99D">
              <w:rPr>
                <w:rFonts w:ascii="Aptos" w:eastAsia="Aptos" w:hAnsi="Aptos" w:cs="Aptos"/>
                <w:szCs w:val="24"/>
              </w:rPr>
              <w:t>Valid address provided</w:t>
            </w:r>
          </w:p>
        </w:tc>
      </w:tr>
      <w:tr w:rsidR="72ABD99D" w14:paraId="5C799792" w14:textId="77777777" w:rsidTr="72ABD99D">
        <w:trPr>
          <w:trHeight w:val="300"/>
        </w:trPr>
        <w:tc>
          <w:tcPr>
            <w:tcW w:w="615" w:type="dxa"/>
            <w:tcMar>
              <w:left w:w="105" w:type="dxa"/>
              <w:right w:w="105" w:type="dxa"/>
            </w:tcMar>
          </w:tcPr>
          <w:p w14:paraId="75930A29" w14:textId="27FB2E8E" w:rsidR="72ABD99D" w:rsidRDefault="72ABD99D" w:rsidP="72ABD99D">
            <w:pPr>
              <w:rPr>
                <w:rFonts w:ascii="Aptos" w:eastAsia="Aptos" w:hAnsi="Aptos" w:cs="Aptos"/>
                <w:szCs w:val="24"/>
              </w:rPr>
            </w:pPr>
            <w:r w:rsidRPr="72ABD99D">
              <w:rPr>
                <w:rFonts w:ascii="Aptos" w:eastAsia="Aptos" w:hAnsi="Aptos" w:cs="Aptos"/>
                <w:szCs w:val="24"/>
              </w:rPr>
              <w:t>3</w:t>
            </w:r>
          </w:p>
        </w:tc>
        <w:tc>
          <w:tcPr>
            <w:tcW w:w="1350" w:type="dxa"/>
            <w:tcMar>
              <w:left w:w="105" w:type="dxa"/>
              <w:right w:w="105" w:type="dxa"/>
            </w:tcMar>
          </w:tcPr>
          <w:p w14:paraId="049CAA12" w14:textId="470A3946" w:rsidR="72ABD99D" w:rsidRDefault="72ABD99D" w:rsidP="72ABD99D">
            <w:pPr>
              <w:rPr>
                <w:rFonts w:ascii="Aptos" w:eastAsia="Aptos" w:hAnsi="Aptos" w:cs="Aptos"/>
                <w:szCs w:val="24"/>
              </w:rPr>
            </w:pPr>
            <w:r w:rsidRPr="72ABD99D">
              <w:rPr>
                <w:rFonts w:ascii="Aptos" w:eastAsia="Aptos" w:hAnsi="Aptos" w:cs="Aptos"/>
                <w:szCs w:val="24"/>
              </w:rPr>
              <w:t>Enter Waste Service Type</w:t>
            </w:r>
          </w:p>
        </w:tc>
        <w:tc>
          <w:tcPr>
            <w:tcW w:w="1575" w:type="dxa"/>
            <w:tcMar>
              <w:left w:w="105" w:type="dxa"/>
              <w:right w:w="105" w:type="dxa"/>
            </w:tcMar>
          </w:tcPr>
          <w:p w14:paraId="4817FD9A" w14:textId="73309315" w:rsidR="72ABD99D" w:rsidRDefault="72ABD99D" w:rsidP="72ABD99D">
            <w:pPr>
              <w:rPr>
                <w:rFonts w:ascii="Aptos" w:eastAsia="Aptos" w:hAnsi="Aptos" w:cs="Aptos"/>
                <w:szCs w:val="24"/>
              </w:rPr>
            </w:pPr>
            <w:r w:rsidRPr="72ABD99D">
              <w:rPr>
                <w:rFonts w:ascii="Aptos" w:eastAsia="Aptos" w:hAnsi="Aptos" w:cs="Aptos"/>
                <w:szCs w:val="24"/>
              </w:rPr>
              <w:t>"Electronics"</w:t>
            </w:r>
          </w:p>
        </w:tc>
        <w:tc>
          <w:tcPr>
            <w:tcW w:w="1500" w:type="dxa"/>
            <w:tcMar>
              <w:left w:w="105" w:type="dxa"/>
              <w:right w:w="105" w:type="dxa"/>
            </w:tcMar>
          </w:tcPr>
          <w:p w14:paraId="7674A3BD" w14:textId="4BA7765B" w:rsidR="72ABD99D" w:rsidRDefault="72ABD99D" w:rsidP="72ABD99D">
            <w:pPr>
              <w:rPr>
                <w:rFonts w:ascii="Aptos" w:eastAsia="Aptos" w:hAnsi="Aptos" w:cs="Aptos"/>
                <w:szCs w:val="24"/>
              </w:rPr>
            </w:pPr>
            <w:r w:rsidRPr="72ABD99D">
              <w:rPr>
                <w:rFonts w:ascii="Aptos" w:eastAsia="Aptos" w:hAnsi="Aptos" w:cs="Aptos"/>
                <w:szCs w:val="24"/>
              </w:rPr>
              <w:t>Waste service type field accepts valid input</w:t>
            </w:r>
          </w:p>
        </w:tc>
        <w:tc>
          <w:tcPr>
            <w:tcW w:w="1530" w:type="dxa"/>
            <w:tcMar>
              <w:left w:w="105" w:type="dxa"/>
              <w:right w:w="105" w:type="dxa"/>
            </w:tcMar>
          </w:tcPr>
          <w:p w14:paraId="03AFD12F" w14:textId="059516FB" w:rsidR="72ABD99D" w:rsidRDefault="72ABD99D" w:rsidP="72ABD99D">
            <w:pPr>
              <w:rPr>
                <w:rFonts w:ascii="Aptos" w:eastAsia="Aptos" w:hAnsi="Aptos" w:cs="Aptos"/>
                <w:szCs w:val="24"/>
              </w:rPr>
            </w:pPr>
            <w:r w:rsidRPr="72ABD99D">
              <w:rPr>
                <w:rFonts w:ascii="Aptos" w:eastAsia="Aptos" w:hAnsi="Aptos" w:cs="Aptos"/>
                <w:szCs w:val="24"/>
              </w:rPr>
              <w:t>Waste type accepted</w:t>
            </w:r>
          </w:p>
        </w:tc>
        <w:tc>
          <w:tcPr>
            <w:tcW w:w="1035" w:type="dxa"/>
            <w:tcMar>
              <w:left w:w="105" w:type="dxa"/>
              <w:right w:w="105" w:type="dxa"/>
            </w:tcMar>
          </w:tcPr>
          <w:p w14:paraId="44402E82" w14:textId="06AA3738"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715C4292" w14:textId="14B56BF4" w:rsidR="72ABD99D" w:rsidRDefault="72ABD99D" w:rsidP="72ABD99D">
            <w:pPr>
              <w:rPr>
                <w:rFonts w:ascii="Aptos" w:eastAsia="Aptos" w:hAnsi="Aptos" w:cs="Aptos"/>
                <w:szCs w:val="24"/>
              </w:rPr>
            </w:pPr>
            <w:r w:rsidRPr="72ABD99D">
              <w:rPr>
                <w:rFonts w:ascii="Aptos" w:eastAsia="Aptos" w:hAnsi="Aptos" w:cs="Aptos"/>
                <w:szCs w:val="24"/>
              </w:rPr>
              <w:t>All fields entered successfully</w:t>
            </w:r>
          </w:p>
        </w:tc>
      </w:tr>
      <w:tr w:rsidR="72ABD99D" w14:paraId="1848A8A6" w14:textId="77777777" w:rsidTr="72ABD99D">
        <w:trPr>
          <w:trHeight w:val="300"/>
        </w:trPr>
        <w:tc>
          <w:tcPr>
            <w:tcW w:w="615" w:type="dxa"/>
            <w:tcMar>
              <w:left w:w="105" w:type="dxa"/>
              <w:right w:w="105" w:type="dxa"/>
            </w:tcMar>
          </w:tcPr>
          <w:p w14:paraId="30680360" w14:textId="43B16F7D" w:rsidR="72ABD99D" w:rsidRDefault="72ABD99D" w:rsidP="72ABD99D">
            <w:pPr>
              <w:rPr>
                <w:rFonts w:ascii="Aptos" w:eastAsia="Aptos" w:hAnsi="Aptos" w:cs="Aptos"/>
                <w:szCs w:val="24"/>
              </w:rPr>
            </w:pPr>
            <w:r w:rsidRPr="72ABD99D">
              <w:rPr>
                <w:rFonts w:ascii="Aptos" w:eastAsia="Aptos" w:hAnsi="Aptos" w:cs="Aptos"/>
                <w:szCs w:val="24"/>
              </w:rPr>
              <w:t>4</w:t>
            </w:r>
          </w:p>
        </w:tc>
        <w:tc>
          <w:tcPr>
            <w:tcW w:w="1350" w:type="dxa"/>
            <w:tcMar>
              <w:left w:w="105" w:type="dxa"/>
              <w:right w:w="105" w:type="dxa"/>
            </w:tcMar>
          </w:tcPr>
          <w:p w14:paraId="169742ED" w14:textId="23B0116F" w:rsidR="72ABD99D" w:rsidRDefault="72ABD99D" w:rsidP="72ABD99D">
            <w:pPr>
              <w:rPr>
                <w:rFonts w:ascii="Aptos" w:eastAsia="Aptos" w:hAnsi="Aptos" w:cs="Aptos"/>
                <w:szCs w:val="24"/>
              </w:rPr>
            </w:pPr>
            <w:r w:rsidRPr="72ABD99D">
              <w:rPr>
                <w:rFonts w:ascii="Aptos" w:eastAsia="Aptos" w:hAnsi="Aptos" w:cs="Aptos"/>
                <w:szCs w:val="24"/>
              </w:rPr>
              <w:t>Click Register</w:t>
            </w:r>
          </w:p>
        </w:tc>
        <w:tc>
          <w:tcPr>
            <w:tcW w:w="1575" w:type="dxa"/>
            <w:tcMar>
              <w:left w:w="105" w:type="dxa"/>
              <w:right w:w="105" w:type="dxa"/>
            </w:tcMar>
          </w:tcPr>
          <w:p w14:paraId="1418BBFB" w14:textId="1086ADC1" w:rsidR="72ABD99D" w:rsidRDefault="72ABD99D" w:rsidP="72ABD99D">
            <w:pPr>
              <w:rPr>
                <w:rFonts w:ascii="Aptos" w:eastAsia="Aptos" w:hAnsi="Aptos" w:cs="Aptos"/>
                <w:szCs w:val="24"/>
              </w:rPr>
            </w:pPr>
            <w:r w:rsidRPr="72ABD99D">
              <w:rPr>
                <w:rFonts w:ascii="Aptos" w:eastAsia="Aptos" w:hAnsi="Aptos" w:cs="Aptos"/>
                <w:szCs w:val="24"/>
              </w:rPr>
              <w:t>Click Register</w:t>
            </w:r>
          </w:p>
        </w:tc>
        <w:tc>
          <w:tcPr>
            <w:tcW w:w="1500" w:type="dxa"/>
            <w:tcMar>
              <w:left w:w="105" w:type="dxa"/>
              <w:right w:w="105" w:type="dxa"/>
            </w:tcMar>
          </w:tcPr>
          <w:p w14:paraId="3EBBE9B6" w14:textId="03299187" w:rsidR="72ABD99D" w:rsidRDefault="72ABD99D" w:rsidP="72ABD99D">
            <w:pPr>
              <w:rPr>
                <w:rFonts w:ascii="Aptos" w:eastAsia="Aptos" w:hAnsi="Aptos" w:cs="Aptos"/>
                <w:szCs w:val="24"/>
              </w:rPr>
            </w:pPr>
            <w:r w:rsidRPr="72ABD99D">
              <w:rPr>
                <w:rFonts w:ascii="Aptos" w:eastAsia="Aptos" w:hAnsi="Aptos" w:cs="Aptos"/>
                <w:szCs w:val="24"/>
              </w:rPr>
              <w:t>Registration successful message displayed</w:t>
            </w:r>
          </w:p>
        </w:tc>
        <w:tc>
          <w:tcPr>
            <w:tcW w:w="1530" w:type="dxa"/>
            <w:tcMar>
              <w:left w:w="105" w:type="dxa"/>
              <w:right w:w="105" w:type="dxa"/>
            </w:tcMar>
          </w:tcPr>
          <w:p w14:paraId="13A04553" w14:textId="19593A89" w:rsidR="72ABD99D" w:rsidRDefault="72ABD99D" w:rsidP="72ABD99D">
            <w:pPr>
              <w:rPr>
                <w:rFonts w:ascii="Aptos" w:eastAsia="Aptos" w:hAnsi="Aptos" w:cs="Aptos"/>
                <w:szCs w:val="24"/>
              </w:rPr>
            </w:pPr>
            <w:r w:rsidRPr="72ABD99D">
              <w:rPr>
                <w:rFonts w:ascii="Aptos" w:eastAsia="Aptos" w:hAnsi="Aptos" w:cs="Aptos"/>
                <w:szCs w:val="24"/>
              </w:rPr>
              <w:t>Registration message</w:t>
            </w:r>
          </w:p>
        </w:tc>
        <w:tc>
          <w:tcPr>
            <w:tcW w:w="1035" w:type="dxa"/>
            <w:tcMar>
              <w:left w:w="105" w:type="dxa"/>
              <w:right w:w="105" w:type="dxa"/>
            </w:tcMar>
          </w:tcPr>
          <w:p w14:paraId="18DF9C68" w14:textId="024386D8"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59892423" w14:textId="7D92FDBC" w:rsidR="72ABD99D" w:rsidRDefault="72ABD99D" w:rsidP="72ABD99D">
            <w:pPr>
              <w:rPr>
                <w:rFonts w:ascii="Aptos" w:eastAsia="Aptos" w:hAnsi="Aptos" w:cs="Aptos"/>
                <w:szCs w:val="24"/>
              </w:rPr>
            </w:pPr>
            <w:r w:rsidRPr="72ABD99D">
              <w:rPr>
                <w:rFonts w:ascii="Aptos" w:eastAsia="Aptos" w:hAnsi="Aptos" w:cs="Aptos"/>
                <w:szCs w:val="24"/>
              </w:rPr>
              <w:t>Shop successfully registered</w:t>
            </w:r>
          </w:p>
        </w:tc>
      </w:tr>
    </w:tbl>
    <w:p w14:paraId="2D6A4687" w14:textId="10E4A8FB"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1A793C9C" w14:textId="77777777" w:rsidTr="72ABD99D">
        <w:trPr>
          <w:trHeight w:val="300"/>
        </w:trPr>
        <w:tc>
          <w:tcPr>
            <w:tcW w:w="2115" w:type="dxa"/>
            <w:tcMar>
              <w:left w:w="105" w:type="dxa"/>
              <w:right w:w="105" w:type="dxa"/>
            </w:tcMar>
          </w:tcPr>
          <w:p w14:paraId="639DA828" w14:textId="08FEB54C"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552CF043" w14:textId="36D579D2" w:rsidR="72ABD99D" w:rsidRDefault="72ABD99D" w:rsidP="72ABD99D">
            <w:pPr>
              <w:rPr>
                <w:rFonts w:ascii="Aptos" w:eastAsia="Aptos" w:hAnsi="Aptos" w:cs="Aptos"/>
                <w:szCs w:val="24"/>
              </w:rPr>
            </w:pPr>
            <w:r w:rsidRPr="72ABD99D">
              <w:rPr>
                <w:rFonts w:ascii="Aptos" w:eastAsia="Aptos" w:hAnsi="Aptos" w:cs="Aptos"/>
                <w:szCs w:val="24"/>
              </w:rPr>
              <w:t>Signup Shop</w:t>
            </w:r>
          </w:p>
        </w:tc>
        <w:tc>
          <w:tcPr>
            <w:tcW w:w="2205" w:type="dxa"/>
            <w:tcMar>
              <w:left w:w="105" w:type="dxa"/>
              <w:right w:w="105" w:type="dxa"/>
            </w:tcMar>
          </w:tcPr>
          <w:p w14:paraId="2C66A1D1" w14:textId="169C720C"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58BB9AE3" w14:textId="0E2B7EB1" w:rsidR="72ABD99D" w:rsidRDefault="72ABD99D" w:rsidP="72ABD99D">
            <w:pPr>
              <w:rPr>
                <w:rFonts w:ascii="Aptos" w:eastAsia="Aptos" w:hAnsi="Aptos" w:cs="Aptos"/>
                <w:szCs w:val="24"/>
              </w:rPr>
            </w:pPr>
            <w:r w:rsidRPr="72ABD99D">
              <w:rPr>
                <w:rFonts w:ascii="Aptos" w:eastAsia="Aptos" w:hAnsi="Aptos" w:cs="Aptos"/>
                <w:szCs w:val="24"/>
              </w:rPr>
              <w:t>Signup Shop 1-B</w:t>
            </w:r>
          </w:p>
        </w:tc>
      </w:tr>
      <w:tr w:rsidR="72ABD99D" w14:paraId="64988809" w14:textId="77777777" w:rsidTr="72ABD99D">
        <w:trPr>
          <w:trHeight w:val="300"/>
        </w:trPr>
        <w:tc>
          <w:tcPr>
            <w:tcW w:w="2115" w:type="dxa"/>
            <w:tcMar>
              <w:left w:w="105" w:type="dxa"/>
              <w:right w:w="105" w:type="dxa"/>
            </w:tcMar>
          </w:tcPr>
          <w:p w14:paraId="609E318D" w14:textId="7503EF9B"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2D84BDBA" w14:textId="47979840" w:rsidR="72ABD99D" w:rsidRDefault="72ABD99D" w:rsidP="72ABD99D">
            <w:pPr>
              <w:rPr>
                <w:rFonts w:ascii="Aptos" w:eastAsia="Aptos" w:hAnsi="Aptos" w:cs="Aptos"/>
                <w:szCs w:val="24"/>
              </w:rPr>
            </w:pPr>
            <w:r w:rsidRPr="72ABD99D">
              <w:rPr>
                <w:rFonts w:ascii="Aptos" w:eastAsia="Aptos" w:hAnsi="Aptos" w:cs="Aptos"/>
                <w:szCs w:val="24"/>
              </w:rPr>
              <w:t>Attempt registration with empty Shop Name- Negative Test Case</w:t>
            </w:r>
          </w:p>
        </w:tc>
        <w:tc>
          <w:tcPr>
            <w:tcW w:w="2205" w:type="dxa"/>
            <w:tcMar>
              <w:left w:w="105" w:type="dxa"/>
              <w:right w:w="105" w:type="dxa"/>
            </w:tcMar>
          </w:tcPr>
          <w:p w14:paraId="4533C104" w14:textId="2B51B87A"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0D86F802" w14:textId="0107F41A"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0BCC81EB" w14:textId="77777777" w:rsidTr="72ABD99D">
        <w:trPr>
          <w:trHeight w:val="300"/>
        </w:trPr>
        <w:tc>
          <w:tcPr>
            <w:tcW w:w="2115" w:type="dxa"/>
            <w:tcMar>
              <w:left w:w="105" w:type="dxa"/>
              <w:right w:w="105" w:type="dxa"/>
            </w:tcMar>
          </w:tcPr>
          <w:p w14:paraId="631DCDDA" w14:textId="4D20E094" w:rsidR="72ABD99D" w:rsidRDefault="72ABD99D" w:rsidP="72ABD99D">
            <w:pPr>
              <w:rPr>
                <w:rFonts w:ascii="Aptos" w:eastAsia="Aptos" w:hAnsi="Aptos" w:cs="Aptos"/>
                <w:szCs w:val="24"/>
              </w:rPr>
            </w:pPr>
            <w:r w:rsidRPr="72ABD99D">
              <w:rPr>
                <w:rFonts w:ascii="Aptos" w:eastAsia="Aptos" w:hAnsi="Aptos" w:cs="Aptos"/>
                <w:b/>
                <w:bCs/>
                <w:szCs w:val="24"/>
              </w:rPr>
              <w:t>Prerequisite</w:t>
            </w:r>
          </w:p>
        </w:tc>
        <w:tc>
          <w:tcPr>
            <w:tcW w:w="2565" w:type="dxa"/>
            <w:tcMar>
              <w:left w:w="105" w:type="dxa"/>
              <w:right w:w="105" w:type="dxa"/>
            </w:tcMar>
          </w:tcPr>
          <w:p w14:paraId="48CEDEA0" w14:textId="0FBBBBAE" w:rsidR="72ABD99D" w:rsidRDefault="72ABD99D" w:rsidP="72ABD99D">
            <w:pPr>
              <w:rPr>
                <w:rFonts w:ascii="Aptos" w:eastAsia="Aptos" w:hAnsi="Aptos" w:cs="Aptos"/>
                <w:szCs w:val="24"/>
              </w:rPr>
            </w:pPr>
            <w:r w:rsidRPr="72ABD99D">
              <w:rPr>
                <w:rFonts w:ascii="Aptos" w:eastAsia="Aptos" w:hAnsi="Aptos" w:cs="Aptos"/>
                <w:szCs w:val="24"/>
              </w:rPr>
              <w:t>Stable internet connection</w:t>
            </w:r>
          </w:p>
        </w:tc>
        <w:tc>
          <w:tcPr>
            <w:tcW w:w="2205" w:type="dxa"/>
            <w:tcMar>
              <w:left w:w="105" w:type="dxa"/>
              <w:right w:w="105" w:type="dxa"/>
            </w:tcMar>
          </w:tcPr>
          <w:p w14:paraId="24FF14CD" w14:textId="73A6DECD"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7ECDE691" w14:textId="77D5E074" w:rsidR="72ABD99D" w:rsidRDefault="72ABD99D" w:rsidP="72ABD99D">
            <w:pPr>
              <w:rPr>
                <w:rFonts w:ascii="Aptos" w:eastAsia="Aptos" w:hAnsi="Aptos" w:cs="Aptos"/>
                <w:szCs w:val="24"/>
              </w:rPr>
            </w:pPr>
            <w:r w:rsidRPr="72ABD99D">
              <w:rPr>
                <w:rFonts w:ascii="Aptos" w:eastAsia="Aptos" w:hAnsi="Aptos" w:cs="Aptos"/>
                <w:szCs w:val="24"/>
              </w:rPr>
              <w:t>NA</w:t>
            </w:r>
          </w:p>
        </w:tc>
      </w:tr>
    </w:tbl>
    <w:p w14:paraId="32145380" w14:textId="352BB284"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425"/>
        <w:gridCol w:w="1605"/>
        <w:gridCol w:w="1305"/>
        <w:gridCol w:w="1305"/>
        <w:gridCol w:w="1335"/>
        <w:gridCol w:w="1770"/>
      </w:tblGrid>
      <w:tr w:rsidR="72ABD99D" w14:paraId="46D117D6" w14:textId="77777777" w:rsidTr="72ABD99D">
        <w:trPr>
          <w:trHeight w:val="300"/>
        </w:trPr>
        <w:tc>
          <w:tcPr>
            <w:tcW w:w="615" w:type="dxa"/>
            <w:tcMar>
              <w:left w:w="105" w:type="dxa"/>
              <w:right w:w="105" w:type="dxa"/>
            </w:tcMar>
          </w:tcPr>
          <w:p w14:paraId="21950777" w14:textId="54D460DB" w:rsidR="72ABD99D" w:rsidRDefault="72ABD99D" w:rsidP="72ABD99D">
            <w:pPr>
              <w:rPr>
                <w:rFonts w:ascii="Aptos" w:eastAsia="Aptos" w:hAnsi="Aptos" w:cs="Aptos"/>
                <w:szCs w:val="24"/>
              </w:rPr>
            </w:pPr>
            <w:r w:rsidRPr="72ABD99D">
              <w:rPr>
                <w:rFonts w:ascii="Aptos" w:eastAsia="Aptos" w:hAnsi="Aptos" w:cs="Aptos"/>
                <w:szCs w:val="24"/>
              </w:rPr>
              <w:t>S. No</w:t>
            </w:r>
          </w:p>
        </w:tc>
        <w:tc>
          <w:tcPr>
            <w:tcW w:w="1425" w:type="dxa"/>
            <w:tcMar>
              <w:left w:w="105" w:type="dxa"/>
              <w:right w:w="105" w:type="dxa"/>
            </w:tcMar>
          </w:tcPr>
          <w:p w14:paraId="00F7CB29" w14:textId="13CA38D5"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605" w:type="dxa"/>
            <w:tcMar>
              <w:left w:w="105" w:type="dxa"/>
              <w:right w:w="105" w:type="dxa"/>
            </w:tcMar>
          </w:tcPr>
          <w:p w14:paraId="2DCCE1A4" w14:textId="7BA3099F" w:rsidR="72ABD99D" w:rsidRDefault="72ABD99D" w:rsidP="72ABD99D">
            <w:pPr>
              <w:rPr>
                <w:rFonts w:ascii="Aptos" w:eastAsia="Aptos" w:hAnsi="Aptos" w:cs="Aptos"/>
                <w:szCs w:val="24"/>
              </w:rPr>
            </w:pPr>
            <w:r w:rsidRPr="72ABD99D">
              <w:rPr>
                <w:rFonts w:ascii="Aptos" w:eastAsia="Aptos" w:hAnsi="Aptos" w:cs="Aptos"/>
                <w:szCs w:val="24"/>
              </w:rPr>
              <w:t>Inputs</w:t>
            </w:r>
          </w:p>
        </w:tc>
        <w:tc>
          <w:tcPr>
            <w:tcW w:w="1305" w:type="dxa"/>
            <w:tcMar>
              <w:left w:w="105" w:type="dxa"/>
              <w:right w:w="105" w:type="dxa"/>
            </w:tcMar>
          </w:tcPr>
          <w:p w14:paraId="7E574ACD" w14:textId="56C0E856"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305" w:type="dxa"/>
            <w:tcMar>
              <w:left w:w="105" w:type="dxa"/>
              <w:right w:w="105" w:type="dxa"/>
            </w:tcMar>
          </w:tcPr>
          <w:p w14:paraId="3311DDF3" w14:textId="7C9275AB"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335" w:type="dxa"/>
            <w:tcMar>
              <w:left w:w="105" w:type="dxa"/>
              <w:right w:w="105" w:type="dxa"/>
            </w:tcMar>
          </w:tcPr>
          <w:p w14:paraId="35E00001" w14:textId="16B27021"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770" w:type="dxa"/>
            <w:tcMar>
              <w:left w:w="105" w:type="dxa"/>
              <w:right w:w="105" w:type="dxa"/>
            </w:tcMar>
          </w:tcPr>
          <w:p w14:paraId="44E72FF7" w14:textId="6D858DCF" w:rsidR="72ABD99D" w:rsidRDefault="72ABD99D" w:rsidP="72ABD99D">
            <w:pPr>
              <w:rPr>
                <w:rFonts w:ascii="Aptos" w:eastAsia="Aptos" w:hAnsi="Aptos" w:cs="Aptos"/>
                <w:szCs w:val="24"/>
              </w:rPr>
            </w:pPr>
            <w:r w:rsidRPr="72ABD99D">
              <w:rPr>
                <w:rFonts w:ascii="Aptos" w:eastAsia="Aptos" w:hAnsi="Aptos" w:cs="Aptos"/>
                <w:szCs w:val="24"/>
              </w:rPr>
              <w:t>Test Comments</w:t>
            </w:r>
          </w:p>
        </w:tc>
      </w:tr>
      <w:tr w:rsidR="72ABD99D" w14:paraId="63807BF2" w14:textId="77777777" w:rsidTr="72ABD99D">
        <w:trPr>
          <w:trHeight w:val="300"/>
        </w:trPr>
        <w:tc>
          <w:tcPr>
            <w:tcW w:w="615" w:type="dxa"/>
            <w:tcMar>
              <w:left w:w="105" w:type="dxa"/>
              <w:right w:w="105" w:type="dxa"/>
            </w:tcMar>
          </w:tcPr>
          <w:p w14:paraId="4FCA5D2E" w14:textId="3BACA346" w:rsidR="72ABD99D" w:rsidRDefault="72ABD99D" w:rsidP="72ABD99D">
            <w:pPr>
              <w:rPr>
                <w:rFonts w:ascii="Aptos" w:eastAsia="Aptos" w:hAnsi="Aptos" w:cs="Aptos"/>
                <w:szCs w:val="24"/>
              </w:rPr>
            </w:pPr>
            <w:r w:rsidRPr="72ABD99D">
              <w:rPr>
                <w:rFonts w:ascii="Aptos" w:eastAsia="Aptos" w:hAnsi="Aptos" w:cs="Aptos"/>
                <w:szCs w:val="24"/>
              </w:rPr>
              <w:t>1</w:t>
            </w:r>
          </w:p>
        </w:tc>
        <w:tc>
          <w:tcPr>
            <w:tcW w:w="1425" w:type="dxa"/>
            <w:tcMar>
              <w:left w:w="105" w:type="dxa"/>
              <w:right w:w="105" w:type="dxa"/>
            </w:tcMar>
          </w:tcPr>
          <w:p w14:paraId="3A491A41" w14:textId="7E8B1989" w:rsidR="72ABD99D" w:rsidRDefault="72ABD99D" w:rsidP="72ABD99D">
            <w:pPr>
              <w:rPr>
                <w:rFonts w:ascii="Aptos" w:eastAsia="Aptos" w:hAnsi="Aptos" w:cs="Aptos"/>
                <w:szCs w:val="24"/>
              </w:rPr>
            </w:pPr>
            <w:r w:rsidRPr="72ABD99D">
              <w:rPr>
                <w:rFonts w:ascii="Aptos" w:eastAsia="Aptos" w:hAnsi="Aptos" w:cs="Aptos"/>
                <w:szCs w:val="24"/>
              </w:rPr>
              <w:t>Leave Shop Name Blank</w:t>
            </w:r>
          </w:p>
        </w:tc>
        <w:tc>
          <w:tcPr>
            <w:tcW w:w="1605" w:type="dxa"/>
            <w:tcMar>
              <w:left w:w="105" w:type="dxa"/>
              <w:right w:w="105" w:type="dxa"/>
            </w:tcMar>
          </w:tcPr>
          <w:p w14:paraId="1AB57847" w14:textId="5CE1FBF1" w:rsidR="72ABD99D" w:rsidRDefault="72ABD99D" w:rsidP="72ABD99D">
            <w:pPr>
              <w:rPr>
                <w:rFonts w:ascii="Aptos" w:eastAsia="Aptos" w:hAnsi="Aptos" w:cs="Aptos"/>
                <w:szCs w:val="24"/>
              </w:rPr>
            </w:pPr>
            <w:r w:rsidRPr="72ABD99D">
              <w:rPr>
                <w:rFonts w:ascii="Aptos" w:eastAsia="Aptos" w:hAnsi="Aptos" w:cs="Aptos"/>
                <w:szCs w:val="24"/>
              </w:rPr>
              <w:t>“” (Blank)</w:t>
            </w:r>
          </w:p>
        </w:tc>
        <w:tc>
          <w:tcPr>
            <w:tcW w:w="1305" w:type="dxa"/>
            <w:tcMar>
              <w:left w:w="105" w:type="dxa"/>
              <w:right w:w="105" w:type="dxa"/>
            </w:tcMar>
          </w:tcPr>
          <w:p w14:paraId="43135F61" w14:textId="3B1A51CB" w:rsidR="72ABD99D" w:rsidRDefault="72ABD99D" w:rsidP="72ABD99D">
            <w:pPr>
              <w:rPr>
                <w:rFonts w:ascii="Aptos" w:eastAsia="Aptos" w:hAnsi="Aptos" w:cs="Aptos"/>
                <w:szCs w:val="24"/>
              </w:rPr>
            </w:pPr>
            <w:r w:rsidRPr="72ABD99D">
              <w:rPr>
                <w:rFonts w:ascii="Aptos" w:eastAsia="Aptos" w:hAnsi="Aptos" w:cs="Aptos"/>
                <w:szCs w:val="24"/>
              </w:rPr>
              <w:t>Error message</w:t>
            </w:r>
          </w:p>
        </w:tc>
        <w:tc>
          <w:tcPr>
            <w:tcW w:w="1305" w:type="dxa"/>
            <w:tcMar>
              <w:left w:w="105" w:type="dxa"/>
              <w:right w:w="105" w:type="dxa"/>
            </w:tcMar>
          </w:tcPr>
          <w:p w14:paraId="570CC48A" w14:textId="7B50139D" w:rsidR="72ABD99D" w:rsidRDefault="72ABD99D" w:rsidP="72ABD99D">
            <w:pPr>
              <w:rPr>
                <w:rFonts w:ascii="Aptos" w:eastAsia="Aptos" w:hAnsi="Aptos" w:cs="Aptos"/>
                <w:szCs w:val="24"/>
              </w:rPr>
            </w:pPr>
            <w:r w:rsidRPr="72ABD99D">
              <w:rPr>
                <w:rFonts w:ascii="Aptos" w:eastAsia="Aptos" w:hAnsi="Aptos" w:cs="Aptos"/>
                <w:szCs w:val="24"/>
              </w:rPr>
              <w:t>Error message displayed</w:t>
            </w:r>
          </w:p>
        </w:tc>
        <w:tc>
          <w:tcPr>
            <w:tcW w:w="1335" w:type="dxa"/>
            <w:tcMar>
              <w:left w:w="105" w:type="dxa"/>
              <w:right w:w="105" w:type="dxa"/>
            </w:tcMar>
          </w:tcPr>
          <w:p w14:paraId="1A3699CF" w14:textId="1C113B62"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26A071D4" w14:textId="67878BBA" w:rsidR="72ABD99D" w:rsidRDefault="72ABD99D" w:rsidP="72ABD99D">
            <w:pPr>
              <w:rPr>
                <w:rFonts w:ascii="Aptos" w:eastAsia="Aptos" w:hAnsi="Aptos" w:cs="Aptos"/>
                <w:szCs w:val="24"/>
              </w:rPr>
            </w:pPr>
            <w:r w:rsidRPr="72ABD99D">
              <w:rPr>
                <w:rFonts w:ascii="Aptos" w:eastAsia="Aptos" w:hAnsi="Aptos" w:cs="Aptos"/>
                <w:szCs w:val="24"/>
              </w:rPr>
              <w:t>Shop name validation working</w:t>
            </w:r>
          </w:p>
        </w:tc>
      </w:tr>
      <w:tr w:rsidR="72ABD99D" w14:paraId="68A88B50" w14:textId="77777777" w:rsidTr="72ABD99D">
        <w:trPr>
          <w:trHeight w:val="300"/>
        </w:trPr>
        <w:tc>
          <w:tcPr>
            <w:tcW w:w="615" w:type="dxa"/>
            <w:tcMar>
              <w:left w:w="105" w:type="dxa"/>
              <w:right w:w="105" w:type="dxa"/>
            </w:tcMar>
          </w:tcPr>
          <w:p w14:paraId="668581ED" w14:textId="1699C340" w:rsidR="72ABD99D" w:rsidRDefault="72ABD99D" w:rsidP="72ABD99D">
            <w:pPr>
              <w:rPr>
                <w:rFonts w:ascii="Aptos" w:eastAsia="Aptos" w:hAnsi="Aptos" w:cs="Aptos"/>
                <w:szCs w:val="24"/>
              </w:rPr>
            </w:pPr>
            <w:r w:rsidRPr="72ABD99D">
              <w:rPr>
                <w:rFonts w:ascii="Aptos" w:eastAsia="Aptos" w:hAnsi="Aptos" w:cs="Aptos"/>
                <w:szCs w:val="24"/>
              </w:rPr>
              <w:t>2</w:t>
            </w:r>
          </w:p>
        </w:tc>
        <w:tc>
          <w:tcPr>
            <w:tcW w:w="1425" w:type="dxa"/>
            <w:tcMar>
              <w:left w:w="105" w:type="dxa"/>
              <w:right w:w="105" w:type="dxa"/>
            </w:tcMar>
          </w:tcPr>
          <w:p w14:paraId="57DCC34B" w14:textId="17AA014D" w:rsidR="72ABD99D" w:rsidRDefault="72ABD99D" w:rsidP="72ABD99D">
            <w:pPr>
              <w:rPr>
                <w:rFonts w:ascii="Aptos" w:eastAsia="Aptos" w:hAnsi="Aptos" w:cs="Aptos"/>
                <w:szCs w:val="24"/>
              </w:rPr>
            </w:pPr>
            <w:r w:rsidRPr="72ABD99D">
              <w:rPr>
                <w:rFonts w:ascii="Aptos" w:eastAsia="Aptos" w:hAnsi="Aptos" w:cs="Aptos"/>
                <w:szCs w:val="24"/>
              </w:rPr>
              <w:t>Enter Address</w:t>
            </w:r>
          </w:p>
        </w:tc>
        <w:tc>
          <w:tcPr>
            <w:tcW w:w="1605" w:type="dxa"/>
            <w:tcMar>
              <w:left w:w="105" w:type="dxa"/>
              <w:right w:w="105" w:type="dxa"/>
            </w:tcMar>
          </w:tcPr>
          <w:p w14:paraId="4C9F1E62" w14:textId="35756623" w:rsidR="72ABD99D" w:rsidRDefault="72ABD99D" w:rsidP="72ABD99D">
            <w:pPr>
              <w:rPr>
                <w:rFonts w:ascii="Aptos" w:eastAsia="Aptos" w:hAnsi="Aptos" w:cs="Aptos"/>
                <w:szCs w:val="24"/>
              </w:rPr>
            </w:pPr>
            <w:r w:rsidRPr="72ABD99D">
              <w:rPr>
                <w:rFonts w:ascii="Aptos" w:eastAsia="Aptos" w:hAnsi="Aptos" w:cs="Aptos"/>
                <w:szCs w:val="24"/>
              </w:rPr>
              <w:t>“285C Toh Guan Rd, #01-92 Block 285C, Singapore 603285”</w:t>
            </w:r>
          </w:p>
        </w:tc>
        <w:tc>
          <w:tcPr>
            <w:tcW w:w="1305" w:type="dxa"/>
            <w:tcMar>
              <w:left w:w="105" w:type="dxa"/>
              <w:right w:w="105" w:type="dxa"/>
            </w:tcMar>
          </w:tcPr>
          <w:p w14:paraId="6D89B9B7" w14:textId="720A519C" w:rsidR="72ABD99D" w:rsidRDefault="72ABD99D" w:rsidP="72ABD99D">
            <w:pPr>
              <w:rPr>
                <w:rFonts w:ascii="Aptos" w:eastAsia="Aptos" w:hAnsi="Aptos" w:cs="Aptos"/>
                <w:szCs w:val="24"/>
              </w:rPr>
            </w:pPr>
            <w:r w:rsidRPr="72ABD99D">
              <w:rPr>
                <w:rFonts w:ascii="Aptos" w:eastAsia="Aptos" w:hAnsi="Aptos" w:cs="Aptos"/>
                <w:szCs w:val="24"/>
              </w:rPr>
              <w:t>NA</w:t>
            </w:r>
          </w:p>
        </w:tc>
        <w:tc>
          <w:tcPr>
            <w:tcW w:w="1305" w:type="dxa"/>
            <w:tcMar>
              <w:left w:w="105" w:type="dxa"/>
              <w:right w:w="105" w:type="dxa"/>
            </w:tcMar>
          </w:tcPr>
          <w:p w14:paraId="77A4F4DA" w14:textId="6EFD8300" w:rsidR="72ABD99D" w:rsidRDefault="72ABD99D" w:rsidP="72ABD99D">
            <w:pPr>
              <w:rPr>
                <w:rFonts w:ascii="Aptos" w:eastAsia="Aptos" w:hAnsi="Aptos" w:cs="Aptos"/>
                <w:szCs w:val="24"/>
              </w:rPr>
            </w:pPr>
            <w:r w:rsidRPr="72ABD99D">
              <w:rPr>
                <w:rFonts w:ascii="Aptos" w:eastAsia="Aptos" w:hAnsi="Aptos" w:cs="Aptos"/>
                <w:szCs w:val="24"/>
              </w:rPr>
              <w:t>NA</w:t>
            </w:r>
          </w:p>
        </w:tc>
        <w:tc>
          <w:tcPr>
            <w:tcW w:w="1335" w:type="dxa"/>
            <w:tcMar>
              <w:left w:w="105" w:type="dxa"/>
              <w:right w:w="105" w:type="dxa"/>
            </w:tcMar>
          </w:tcPr>
          <w:p w14:paraId="6837F1C3" w14:textId="4ECD0061" w:rsidR="72ABD99D" w:rsidRDefault="72ABD99D" w:rsidP="72ABD99D">
            <w:pPr>
              <w:rPr>
                <w:rFonts w:ascii="Aptos" w:eastAsia="Aptos" w:hAnsi="Aptos" w:cs="Aptos"/>
                <w:szCs w:val="24"/>
              </w:rPr>
            </w:pPr>
            <w:r w:rsidRPr="72ABD99D">
              <w:rPr>
                <w:rFonts w:ascii="Aptos" w:eastAsia="Aptos" w:hAnsi="Aptos" w:cs="Aptos"/>
                <w:szCs w:val="24"/>
              </w:rPr>
              <w:t>NA</w:t>
            </w:r>
          </w:p>
        </w:tc>
        <w:tc>
          <w:tcPr>
            <w:tcW w:w="1770" w:type="dxa"/>
            <w:tcMar>
              <w:left w:w="105" w:type="dxa"/>
              <w:right w:w="105" w:type="dxa"/>
            </w:tcMar>
          </w:tcPr>
          <w:p w14:paraId="4DFEFCA4" w14:textId="6121A58F" w:rsidR="72ABD99D" w:rsidRDefault="72ABD99D" w:rsidP="72ABD99D">
            <w:pPr>
              <w:rPr>
                <w:rFonts w:ascii="Aptos" w:eastAsia="Aptos" w:hAnsi="Aptos" w:cs="Aptos"/>
                <w:szCs w:val="24"/>
              </w:rPr>
            </w:pPr>
            <w:r w:rsidRPr="72ABD99D">
              <w:rPr>
                <w:rFonts w:ascii="Aptos" w:eastAsia="Aptos" w:hAnsi="Aptos" w:cs="Aptos"/>
                <w:szCs w:val="24"/>
              </w:rPr>
              <w:t xml:space="preserve"> Blocked by error</w:t>
            </w:r>
          </w:p>
        </w:tc>
      </w:tr>
      <w:tr w:rsidR="72ABD99D" w14:paraId="65D04BEF" w14:textId="77777777" w:rsidTr="72ABD99D">
        <w:trPr>
          <w:trHeight w:val="300"/>
        </w:trPr>
        <w:tc>
          <w:tcPr>
            <w:tcW w:w="615" w:type="dxa"/>
            <w:tcMar>
              <w:left w:w="105" w:type="dxa"/>
              <w:right w:w="105" w:type="dxa"/>
            </w:tcMar>
          </w:tcPr>
          <w:p w14:paraId="5250B8F7" w14:textId="2C3B53A1" w:rsidR="72ABD99D" w:rsidRDefault="72ABD99D" w:rsidP="72ABD99D">
            <w:pPr>
              <w:rPr>
                <w:rFonts w:ascii="Aptos" w:eastAsia="Aptos" w:hAnsi="Aptos" w:cs="Aptos"/>
                <w:szCs w:val="24"/>
              </w:rPr>
            </w:pPr>
            <w:r w:rsidRPr="72ABD99D">
              <w:rPr>
                <w:rFonts w:ascii="Aptos" w:eastAsia="Aptos" w:hAnsi="Aptos" w:cs="Aptos"/>
                <w:szCs w:val="24"/>
              </w:rPr>
              <w:t>3</w:t>
            </w:r>
          </w:p>
        </w:tc>
        <w:tc>
          <w:tcPr>
            <w:tcW w:w="1425" w:type="dxa"/>
            <w:tcMar>
              <w:left w:w="105" w:type="dxa"/>
              <w:right w:w="105" w:type="dxa"/>
            </w:tcMar>
          </w:tcPr>
          <w:p w14:paraId="1A2E3D96" w14:textId="289C14C8" w:rsidR="72ABD99D" w:rsidRDefault="72ABD99D" w:rsidP="72ABD99D">
            <w:pPr>
              <w:rPr>
                <w:rFonts w:ascii="Aptos" w:eastAsia="Aptos" w:hAnsi="Aptos" w:cs="Aptos"/>
                <w:szCs w:val="24"/>
              </w:rPr>
            </w:pPr>
            <w:r w:rsidRPr="72ABD99D">
              <w:rPr>
                <w:rFonts w:ascii="Aptos" w:eastAsia="Aptos" w:hAnsi="Aptos" w:cs="Aptos"/>
                <w:szCs w:val="24"/>
              </w:rPr>
              <w:t>Enter Waste Service Type</w:t>
            </w:r>
          </w:p>
        </w:tc>
        <w:tc>
          <w:tcPr>
            <w:tcW w:w="1605" w:type="dxa"/>
            <w:tcMar>
              <w:left w:w="105" w:type="dxa"/>
              <w:right w:w="105" w:type="dxa"/>
            </w:tcMar>
          </w:tcPr>
          <w:p w14:paraId="36F1E404" w14:textId="078685BA" w:rsidR="72ABD99D" w:rsidRDefault="72ABD99D" w:rsidP="72ABD99D">
            <w:pPr>
              <w:rPr>
                <w:rFonts w:ascii="Aptos" w:eastAsia="Aptos" w:hAnsi="Aptos" w:cs="Aptos"/>
                <w:szCs w:val="24"/>
              </w:rPr>
            </w:pPr>
            <w:r w:rsidRPr="72ABD99D">
              <w:rPr>
                <w:rFonts w:ascii="Aptos" w:eastAsia="Aptos" w:hAnsi="Aptos" w:cs="Aptos"/>
                <w:szCs w:val="24"/>
              </w:rPr>
              <w:t>"Electronics”</w:t>
            </w:r>
          </w:p>
        </w:tc>
        <w:tc>
          <w:tcPr>
            <w:tcW w:w="1305" w:type="dxa"/>
            <w:tcMar>
              <w:left w:w="105" w:type="dxa"/>
              <w:right w:w="105" w:type="dxa"/>
            </w:tcMar>
          </w:tcPr>
          <w:p w14:paraId="0B441572" w14:textId="2FC7F389" w:rsidR="72ABD99D" w:rsidRDefault="72ABD99D" w:rsidP="72ABD99D">
            <w:pPr>
              <w:rPr>
                <w:rFonts w:ascii="Aptos" w:eastAsia="Aptos" w:hAnsi="Aptos" w:cs="Aptos"/>
                <w:szCs w:val="24"/>
              </w:rPr>
            </w:pPr>
            <w:r w:rsidRPr="72ABD99D">
              <w:rPr>
                <w:rFonts w:ascii="Aptos" w:eastAsia="Aptos" w:hAnsi="Aptos" w:cs="Aptos"/>
                <w:szCs w:val="24"/>
              </w:rPr>
              <w:t>NA</w:t>
            </w:r>
          </w:p>
        </w:tc>
        <w:tc>
          <w:tcPr>
            <w:tcW w:w="1305" w:type="dxa"/>
            <w:tcMar>
              <w:left w:w="105" w:type="dxa"/>
              <w:right w:w="105" w:type="dxa"/>
            </w:tcMar>
          </w:tcPr>
          <w:p w14:paraId="478AC03D" w14:textId="3C7425B8" w:rsidR="72ABD99D" w:rsidRDefault="72ABD99D" w:rsidP="72ABD99D">
            <w:pPr>
              <w:rPr>
                <w:rFonts w:ascii="Aptos" w:eastAsia="Aptos" w:hAnsi="Aptos" w:cs="Aptos"/>
                <w:szCs w:val="24"/>
              </w:rPr>
            </w:pPr>
            <w:r w:rsidRPr="72ABD99D">
              <w:rPr>
                <w:rFonts w:ascii="Aptos" w:eastAsia="Aptos" w:hAnsi="Aptos" w:cs="Aptos"/>
                <w:szCs w:val="24"/>
              </w:rPr>
              <w:t>NA</w:t>
            </w:r>
          </w:p>
        </w:tc>
        <w:tc>
          <w:tcPr>
            <w:tcW w:w="1335" w:type="dxa"/>
            <w:tcMar>
              <w:left w:w="105" w:type="dxa"/>
              <w:right w:w="105" w:type="dxa"/>
            </w:tcMar>
          </w:tcPr>
          <w:p w14:paraId="755E5710" w14:textId="35BED594" w:rsidR="72ABD99D" w:rsidRDefault="72ABD99D" w:rsidP="72ABD99D">
            <w:pPr>
              <w:rPr>
                <w:rFonts w:ascii="Aptos" w:eastAsia="Aptos" w:hAnsi="Aptos" w:cs="Aptos"/>
                <w:szCs w:val="24"/>
              </w:rPr>
            </w:pPr>
            <w:r w:rsidRPr="72ABD99D">
              <w:rPr>
                <w:rFonts w:ascii="Aptos" w:eastAsia="Aptos" w:hAnsi="Aptos" w:cs="Aptos"/>
                <w:szCs w:val="24"/>
              </w:rPr>
              <w:t>NA</w:t>
            </w:r>
          </w:p>
        </w:tc>
        <w:tc>
          <w:tcPr>
            <w:tcW w:w="1770" w:type="dxa"/>
            <w:tcMar>
              <w:left w:w="105" w:type="dxa"/>
              <w:right w:w="105" w:type="dxa"/>
            </w:tcMar>
          </w:tcPr>
          <w:p w14:paraId="58F91469" w14:textId="235326FD" w:rsidR="72ABD99D" w:rsidRDefault="72ABD99D" w:rsidP="72ABD99D">
            <w:pPr>
              <w:rPr>
                <w:rFonts w:ascii="Aptos" w:eastAsia="Aptos" w:hAnsi="Aptos" w:cs="Aptos"/>
                <w:szCs w:val="24"/>
              </w:rPr>
            </w:pPr>
            <w:r w:rsidRPr="72ABD99D">
              <w:rPr>
                <w:rFonts w:ascii="Aptos" w:eastAsia="Aptos" w:hAnsi="Aptos" w:cs="Aptos"/>
                <w:szCs w:val="24"/>
              </w:rPr>
              <w:t>Blocked by error</w:t>
            </w:r>
          </w:p>
        </w:tc>
      </w:tr>
    </w:tbl>
    <w:p w14:paraId="01B75C5A" w14:textId="37CF0486" w:rsidR="72ABD99D" w:rsidRDefault="72ABD99D" w:rsidP="72ABD99D">
      <w:pPr>
        <w:rPr>
          <w:rFonts w:ascii="Aptos" w:eastAsia="Aptos" w:hAnsi="Aptos" w:cs="Aptos"/>
          <w:color w:val="000000" w:themeColor="text1"/>
          <w:szCs w:val="24"/>
        </w:rPr>
      </w:pPr>
    </w:p>
    <w:p w14:paraId="7D69F414" w14:textId="6832B787"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1183F5FF" w14:textId="77777777" w:rsidTr="72ABD99D">
        <w:trPr>
          <w:trHeight w:val="300"/>
        </w:trPr>
        <w:tc>
          <w:tcPr>
            <w:tcW w:w="2115" w:type="dxa"/>
            <w:tcMar>
              <w:left w:w="105" w:type="dxa"/>
              <w:right w:w="105" w:type="dxa"/>
            </w:tcMar>
          </w:tcPr>
          <w:p w14:paraId="755DF3A5" w14:textId="11BB5574"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6BDACD7F" w14:textId="1737CF6F" w:rsidR="72ABD99D" w:rsidRDefault="72ABD99D" w:rsidP="72ABD99D">
            <w:pPr>
              <w:rPr>
                <w:rFonts w:ascii="Aptos" w:eastAsia="Aptos" w:hAnsi="Aptos" w:cs="Aptos"/>
                <w:szCs w:val="24"/>
              </w:rPr>
            </w:pPr>
            <w:r w:rsidRPr="72ABD99D">
              <w:rPr>
                <w:rFonts w:ascii="Aptos" w:eastAsia="Aptos" w:hAnsi="Aptos" w:cs="Aptos"/>
                <w:szCs w:val="24"/>
              </w:rPr>
              <w:t>Signup Shop</w:t>
            </w:r>
          </w:p>
        </w:tc>
        <w:tc>
          <w:tcPr>
            <w:tcW w:w="2205" w:type="dxa"/>
            <w:tcMar>
              <w:left w:w="105" w:type="dxa"/>
              <w:right w:w="105" w:type="dxa"/>
            </w:tcMar>
          </w:tcPr>
          <w:p w14:paraId="462BAE18" w14:textId="0DDC44B1"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1D8A5C84" w14:textId="00235DCD" w:rsidR="72ABD99D" w:rsidRDefault="72ABD99D" w:rsidP="72ABD99D">
            <w:pPr>
              <w:rPr>
                <w:rFonts w:ascii="Aptos" w:eastAsia="Aptos" w:hAnsi="Aptos" w:cs="Aptos"/>
                <w:szCs w:val="24"/>
              </w:rPr>
            </w:pPr>
            <w:r w:rsidRPr="72ABD99D">
              <w:rPr>
                <w:rFonts w:ascii="Aptos" w:eastAsia="Aptos" w:hAnsi="Aptos" w:cs="Aptos"/>
                <w:szCs w:val="24"/>
              </w:rPr>
              <w:t>Signup Shop 1-C</w:t>
            </w:r>
          </w:p>
        </w:tc>
      </w:tr>
      <w:tr w:rsidR="72ABD99D" w14:paraId="0A7FE3DB" w14:textId="77777777" w:rsidTr="72ABD99D">
        <w:trPr>
          <w:trHeight w:val="300"/>
        </w:trPr>
        <w:tc>
          <w:tcPr>
            <w:tcW w:w="2115" w:type="dxa"/>
            <w:tcMar>
              <w:left w:w="105" w:type="dxa"/>
              <w:right w:w="105" w:type="dxa"/>
            </w:tcMar>
          </w:tcPr>
          <w:p w14:paraId="533EA9B0" w14:textId="25D06179"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0AF45E35" w14:textId="67B05055" w:rsidR="72ABD99D" w:rsidRDefault="72ABD99D" w:rsidP="72ABD99D">
            <w:pPr>
              <w:rPr>
                <w:rFonts w:ascii="Aptos" w:eastAsia="Aptos" w:hAnsi="Aptos" w:cs="Aptos"/>
                <w:szCs w:val="24"/>
              </w:rPr>
            </w:pPr>
            <w:r w:rsidRPr="72ABD99D">
              <w:rPr>
                <w:rFonts w:ascii="Aptos" w:eastAsia="Aptos" w:hAnsi="Aptos" w:cs="Aptos"/>
                <w:szCs w:val="24"/>
              </w:rPr>
              <w:t>Attempt registration with empty Address - Negative Test Case</w:t>
            </w:r>
          </w:p>
        </w:tc>
        <w:tc>
          <w:tcPr>
            <w:tcW w:w="2205" w:type="dxa"/>
            <w:tcMar>
              <w:left w:w="105" w:type="dxa"/>
              <w:right w:w="105" w:type="dxa"/>
            </w:tcMar>
          </w:tcPr>
          <w:p w14:paraId="22442E83" w14:textId="31C75294"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53F63DD7" w14:textId="4D399A62"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7DBEB4CC" w14:textId="77777777" w:rsidTr="72ABD99D">
        <w:trPr>
          <w:trHeight w:val="300"/>
        </w:trPr>
        <w:tc>
          <w:tcPr>
            <w:tcW w:w="2115" w:type="dxa"/>
            <w:tcMar>
              <w:left w:w="105" w:type="dxa"/>
              <w:right w:w="105" w:type="dxa"/>
            </w:tcMar>
          </w:tcPr>
          <w:p w14:paraId="3CA8856E" w14:textId="37BF08F5" w:rsidR="72ABD99D" w:rsidRDefault="72ABD99D" w:rsidP="72ABD99D">
            <w:pPr>
              <w:rPr>
                <w:rFonts w:ascii="Aptos" w:eastAsia="Aptos" w:hAnsi="Aptos" w:cs="Aptos"/>
                <w:szCs w:val="24"/>
              </w:rPr>
            </w:pPr>
            <w:r w:rsidRPr="72ABD99D">
              <w:rPr>
                <w:rFonts w:ascii="Aptos" w:eastAsia="Aptos" w:hAnsi="Aptos" w:cs="Aptos"/>
                <w:b/>
                <w:bCs/>
                <w:szCs w:val="24"/>
              </w:rPr>
              <w:t>Prerequisite</w:t>
            </w:r>
          </w:p>
        </w:tc>
        <w:tc>
          <w:tcPr>
            <w:tcW w:w="2565" w:type="dxa"/>
            <w:tcMar>
              <w:left w:w="105" w:type="dxa"/>
              <w:right w:w="105" w:type="dxa"/>
            </w:tcMar>
          </w:tcPr>
          <w:p w14:paraId="41B1B286" w14:textId="0BEC6660" w:rsidR="72ABD99D" w:rsidRDefault="72ABD99D" w:rsidP="72ABD99D">
            <w:pPr>
              <w:rPr>
                <w:rFonts w:ascii="Aptos" w:eastAsia="Aptos" w:hAnsi="Aptos" w:cs="Aptos"/>
                <w:szCs w:val="24"/>
              </w:rPr>
            </w:pPr>
            <w:r w:rsidRPr="72ABD99D">
              <w:rPr>
                <w:rFonts w:ascii="Aptos" w:eastAsia="Aptos" w:hAnsi="Aptos" w:cs="Aptos"/>
                <w:szCs w:val="24"/>
              </w:rPr>
              <w:t>Stable internet connection</w:t>
            </w:r>
          </w:p>
        </w:tc>
        <w:tc>
          <w:tcPr>
            <w:tcW w:w="2205" w:type="dxa"/>
            <w:tcMar>
              <w:left w:w="105" w:type="dxa"/>
              <w:right w:w="105" w:type="dxa"/>
            </w:tcMar>
          </w:tcPr>
          <w:p w14:paraId="7DF097EE" w14:textId="27116508"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2851193D" w14:textId="70BDA5BC" w:rsidR="72ABD99D" w:rsidRDefault="72ABD99D" w:rsidP="72ABD99D">
            <w:pPr>
              <w:rPr>
                <w:rFonts w:ascii="Aptos" w:eastAsia="Aptos" w:hAnsi="Aptos" w:cs="Aptos"/>
                <w:szCs w:val="24"/>
              </w:rPr>
            </w:pPr>
            <w:r w:rsidRPr="72ABD99D">
              <w:rPr>
                <w:rFonts w:ascii="Aptos" w:eastAsia="Aptos" w:hAnsi="Aptos" w:cs="Aptos"/>
                <w:szCs w:val="24"/>
              </w:rPr>
              <w:t>NA</w:t>
            </w:r>
          </w:p>
        </w:tc>
      </w:tr>
    </w:tbl>
    <w:p w14:paraId="332768FB" w14:textId="3664F9EF"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425"/>
        <w:gridCol w:w="1605"/>
        <w:gridCol w:w="1305"/>
        <w:gridCol w:w="1305"/>
        <w:gridCol w:w="1335"/>
        <w:gridCol w:w="1770"/>
      </w:tblGrid>
      <w:tr w:rsidR="72ABD99D" w14:paraId="6BCA497E" w14:textId="77777777" w:rsidTr="72ABD99D">
        <w:trPr>
          <w:trHeight w:val="300"/>
        </w:trPr>
        <w:tc>
          <w:tcPr>
            <w:tcW w:w="615" w:type="dxa"/>
            <w:tcMar>
              <w:left w:w="105" w:type="dxa"/>
              <w:right w:w="105" w:type="dxa"/>
            </w:tcMar>
          </w:tcPr>
          <w:p w14:paraId="1DA3953D" w14:textId="0F71A51C" w:rsidR="72ABD99D" w:rsidRDefault="72ABD99D" w:rsidP="72ABD99D">
            <w:pPr>
              <w:rPr>
                <w:rFonts w:ascii="Aptos" w:eastAsia="Aptos" w:hAnsi="Aptos" w:cs="Aptos"/>
                <w:szCs w:val="24"/>
              </w:rPr>
            </w:pPr>
            <w:r w:rsidRPr="72ABD99D">
              <w:rPr>
                <w:rFonts w:ascii="Aptos" w:eastAsia="Aptos" w:hAnsi="Aptos" w:cs="Aptos"/>
                <w:szCs w:val="24"/>
              </w:rPr>
              <w:t>S. No</w:t>
            </w:r>
          </w:p>
        </w:tc>
        <w:tc>
          <w:tcPr>
            <w:tcW w:w="1425" w:type="dxa"/>
            <w:tcMar>
              <w:left w:w="105" w:type="dxa"/>
              <w:right w:w="105" w:type="dxa"/>
            </w:tcMar>
          </w:tcPr>
          <w:p w14:paraId="103EED9A" w14:textId="4A0C6A14"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605" w:type="dxa"/>
            <w:tcMar>
              <w:left w:w="105" w:type="dxa"/>
              <w:right w:w="105" w:type="dxa"/>
            </w:tcMar>
          </w:tcPr>
          <w:p w14:paraId="15D79F57" w14:textId="58FD6A2B" w:rsidR="72ABD99D" w:rsidRDefault="72ABD99D" w:rsidP="72ABD99D">
            <w:pPr>
              <w:rPr>
                <w:rFonts w:ascii="Aptos" w:eastAsia="Aptos" w:hAnsi="Aptos" w:cs="Aptos"/>
                <w:szCs w:val="24"/>
              </w:rPr>
            </w:pPr>
            <w:r w:rsidRPr="72ABD99D">
              <w:rPr>
                <w:rFonts w:ascii="Aptos" w:eastAsia="Aptos" w:hAnsi="Aptos" w:cs="Aptos"/>
                <w:szCs w:val="24"/>
              </w:rPr>
              <w:t>Inputs</w:t>
            </w:r>
          </w:p>
        </w:tc>
        <w:tc>
          <w:tcPr>
            <w:tcW w:w="1305" w:type="dxa"/>
            <w:tcMar>
              <w:left w:w="105" w:type="dxa"/>
              <w:right w:w="105" w:type="dxa"/>
            </w:tcMar>
          </w:tcPr>
          <w:p w14:paraId="7A594CFB" w14:textId="7132E46B"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305" w:type="dxa"/>
            <w:tcMar>
              <w:left w:w="105" w:type="dxa"/>
              <w:right w:w="105" w:type="dxa"/>
            </w:tcMar>
          </w:tcPr>
          <w:p w14:paraId="5BBB7F41" w14:textId="4D6EEF35"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335" w:type="dxa"/>
            <w:tcMar>
              <w:left w:w="105" w:type="dxa"/>
              <w:right w:w="105" w:type="dxa"/>
            </w:tcMar>
          </w:tcPr>
          <w:p w14:paraId="573217C1" w14:textId="086E8A50"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770" w:type="dxa"/>
            <w:tcMar>
              <w:left w:w="105" w:type="dxa"/>
              <w:right w:w="105" w:type="dxa"/>
            </w:tcMar>
          </w:tcPr>
          <w:p w14:paraId="10E9DD7E" w14:textId="2163B9CE" w:rsidR="72ABD99D" w:rsidRDefault="72ABD99D" w:rsidP="72ABD99D">
            <w:pPr>
              <w:rPr>
                <w:rFonts w:ascii="Aptos" w:eastAsia="Aptos" w:hAnsi="Aptos" w:cs="Aptos"/>
                <w:szCs w:val="24"/>
              </w:rPr>
            </w:pPr>
            <w:r w:rsidRPr="72ABD99D">
              <w:rPr>
                <w:rFonts w:ascii="Aptos" w:eastAsia="Aptos" w:hAnsi="Aptos" w:cs="Aptos"/>
                <w:szCs w:val="24"/>
              </w:rPr>
              <w:t>Test Comments</w:t>
            </w:r>
          </w:p>
        </w:tc>
      </w:tr>
      <w:tr w:rsidR="72ABD99D" w14:paraId="356B6F80" w14:textId="77777777" w:rsidTr="72ABD99D">
        <w:trPr>
          <w:trHeight w:val="300"/>
        </w:trPr>
        <w:tc>
          <w:tcPr>
            <w:tcW w:w="615" w:type="dxa"/>
            <w:tcMar>
              <w:left w:w="105" w:type="dxa"/>
              <w:right w:w="105" w:type="dxa"/>
            </w:tcMar>
          </w:tcPr>
          <w:p w14:paraId="7890B53E" w14:textId="5559C82E" w:rsidR="72ABD99D" w:rsidRDefault="72ABD99D" w:rsidP="72ABD99D">
            <w:pPr>
              <w:rPr>
                <w:rFonts w:ascii="Aptos" w:eastAsia="Aptos" w:hAnsi="Aptos" w:cs="Aptos"/>
                <w:szCs w:val="24"/>
              </w:rPr>
            </w:pPr>
            <w:r w:rsidRPr="72ABD99D">
              <w:rPr>
                <w:rFonts w:ascii="Aptos" w:eastAsia="Aptos" w:hAnsi="Aptos" w:cs="Aptos"/>
                <w:szCs w:val="24"/>
              </w:rPr>
              <w:t>1</w:t>
            </w:r>
          </w:p>
        </w:tc>
        <w:tc>
          <w:tcPr>
            <w:tcW w:w="1425" w:type="dxa"/>
            <w:tcMar>
              <w:left w:w="105" w:type="dxa"/>
              <w:right w:w="105" w:type="dxa"/>
            </w:tcMar>
          </w:tcPr>
          <w:p w14:paraId="58613658" w14:textId="03D0533D" w:rsidR="72ABD99D" w:rsidRDefault="72ABD99D" w:rsidP="72ABD99D">
            <w:pPr>
              <w:rPr>
                <w:rFonts w:ascii="Aptos" w:eastAsia="Aptos" w:hAnsi="Aptos" w:cs="Aptos"/>
                <w:szCs w:val="24"/>
              </w:rPr>
            </w:pPr>
            <w:r w:rsidRPr="72ABD99D">
              <w:rPr>
                <w:rFonts w:ascii="Aptos" w:eastAsia="Aptos" w:hAnsi="Aptos" w:cs="Aptos"/>
                <w:szCs w:val="24"/>
              </w:rPr>
              <w:t>Enter Shop Name</w:t>
            </w:r>
          </w:p>
        </w:tc>
        <w:tc>
          <w:tcPr>
            <w:tcW w:w="1605" w:type="dxa"/>
            <w:tcMar>
              <w:left w:w="105" w:type="dxa"/>
              <w:right w:w="105" w:type="dxa"/>
            </w:tcMar>
          </w:tcPr>
          <w:p w14:paraId="7B1CE843" w14:textId="15D6DE8D" w:rsidR="72ABD99D" w:rsidRDefault="72ABD99D" w:rsidP="72ABD99D">
            <w:pPr>
              <w:rPr>
                <w:rFonts w:ascii="Aptos" w:eastAsia="Aptos" w:hAnsi="Aptos" w:cs="Aptos"/>
                <w:szCs w:val="24"/>
              </w:rPr>
            </w:pPr>
            <w:r w:rsidRPr="72ABD99D">
              <w:rPr>
                <w:rFonts w:ascii="Aptos" w:eastAsia="Aptos" w:hAnsi="Aptos" w:cs="Aptos"/>
                <w:szCs w:val="24"/>
              </w:rPr>
              <w:t>"Test Shop"</w:t>
            </w:r>
            <w:r>
              <w:tab/>
            </w:r>
          </w:p>
        </w:tc>
        <w:tc>
          <w:tcPr>
            <w:tcW w:w="1305" w:type="dxa"/>
            <w:tcMar>
              <w:left w:w="105" w:type="dxa"/>
              <w:right w:w="105" w:type="dxa"/>
            </w:tcMar>
          </w:tcPr>
          <w:p w14:paraId="2A6D4207" w14:textId="5F6A8E24" w:rsidR="72ABD99D" w:rsidRDefault="72ABD99D" w:rsidP="72ABD99D">
            <w:pPr>
              <w:rPr>
                <w:rFonts w:ascii="Aptos" w:eastAsia="Aptos" w:hAnsi="Aptos" w:cs="Aptos"/>
                <w:szCs w:val="24"/>
              </w:rPr>
            </w:pPr>
            <w:r w:rsidRPr="72ABD99D">
              <w:rPr>
                <w:rFonts w:ascii="Aptos" w:eastAsia="Aptos" w:hAnsi="Aptos" w:cs="Aptos"/>
                <w:szCs w:val="24"/>
              </w:rPr>
              <w:t>Shop name field accepts valid text</w:t>
            </w:r>
          </w:p>
        </w:tc>
        <w:tc>
          <w:tcPr>
            <w:tcW w:w="1305" w:type="dxa"/>
            <w:tcMar>
              <w:left w:w="105" w:type="dxa"/>
              <w:right w:w="105" w:type="dxa"/>
            </w:tcMar>
          </w:tcPr>
          <w:p w14:paraId="2BABF7C5" w14:textId="2159D85F" w:rsidR="72ABD99D" w:rsidRDefault="72ABD99D" w:rsidP="72ABD99D">
            <w:pPr>
              <w:rPr>
                <w:rFonts w:ascii="Aptos" w:eastAsia="Aptos" w:hAnsi="Aptos" w:cs="Aptos"/>
                <w:szCs w:val="24"/>
              </w:rPr>
            </w:pPr>
            <w:r w:rsidRPr="72ABD99D">
              <w:rPr>
                <w:rFonts w:ascii="Aptos" w:eastAsia="Aptos" w:hAnsi="Aptos" w:cs="Aptos"/>
                <w:szCs w:val="24"/>
              </w:rPr>
              <w:t>Shop name accepted</w:t>
            </w:r>
          </w:p>
        </w:tc>
        <w:tc>
          <w:tcPr>
            <w:tcW w:w="1335" w:type="dxa"/>
            <w:tcMar>
              <w:left w:w="105" w:type="dxa"/>
              <w:right w:w="105" w:type="dxa"/>
            </w:tcMar>
          </w:tcPr>
          <w:p w14:paraId="68B36B79" w14:textId="3595F090"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4A5E0216" w14:textId="700B6066" w:rsidR="72ABD99D" w:rsidRDefault="72ABD99D" w:rsidP="72ABD99D">
            <w:pPr>
              <w:rPr>
                <w:rFonts w:ascii="Aptos" w:eastAsia="Aptos" w:hAnsi="Aptos" w:cs="Aptos"/>
                <w:szCs w:val="24"/>
              </w:rPr>
            </w:pPr>
            <w:r w:rsidRPr="72ABD99D">
              <w:rPr>
                <w:rFonts w:ascii="Aptos" w:eastAsia="Aptos" w:hAnsi="Aptos" w:cs="Aptos"/>
                <w:szCs w:val="24"/>
              </w:rPr>
              <w:t>Valid shop name provided</w:t>
            </w:r>
          </w:p>
        </w:tc>
      </w:tr>
      <w:tr w:rsidR="72ABD99D" w14:paraId="349C6ED5" w14:textId="77777777" w:rsidTr="72ABD99D">
        <w:trPr>
          <w:trHeight w:val="300"/>
        </w:trPr>
        <w:tc>
          <w:tcPr>
            <w:tcW w:w="615" w:type="dxa"/>
            <w:tcMar>
              <w:left w:w="105" w:type="dxa"/>
              <w:right w:w="105" w:type="dxa"/>
            </w:tcMar>
          </w:tcPr>
          <w:p w14:paraId="16F4F3F0" w14:textId="77C16BA0" w:rsidR="72ABD99D" w:rsidRDefault="72ABD99D" w:rsidP="72ABD99D">
            <w:pPr>
              <w:rPr>
                <w:rFonts w:ascii="Aptos" w:eastAsia="Aptos" w:hAnsi="Aptos" w:cs="Aptos"/>
                <w:szCs w:val="24"/>
              </w:rPr>
            </w:pPr>
            <w:r w:rsidRPr="72ABD99D">
              <w:rPr>
                <w:rFonts w:ascii="Aptos" w:eastAsia="Aptos" w:hAnsi="Aptos" w:cs="Aptos"/>
                <w:szCs w:val="24"/>
              </w:rPr>
              <w:t>2</w:t>
            </w:r>
          </w:p>
        </w:tc>
        <w:tc>
          <w:tcPr>
            <w:tcW w:w="1425" w:type="dxa"/>
            <w:tcMar>
              <w:left w:w="105" w:type="dxa"/>
              <w:right w:w="105" w:type="dxa"/>
            </w:tcMar>
          </w:tcPr>
          <w:p w14:paraId="2266FFDF" w14:textId="12DC943D" w:rsidR="72ABD99D" w:rsidRDefault="72ABD99D" w:rsidP="72ABD99D">
            <w:pPr>
              <w:rPr>
                <w:rFonts w:ascii="Aptos" w:eastAsia="Aptos" w:hAnsi="Aptos" w:cs="Aptos"/>
                <w:szCs w:val="24"/>
              </w:rPr>
            </w:pPr>
            <w:r w:rsidRPr="72ABD99D">
              <w:rPr>
                <w:rFonts w:ascii="Aptos" w:eastAsia="Aptos" w:hAnsi="Aptos" w:cs="Aptos"/>
                <w:szCs w:val="24"/>
              </w:rPr>
              <w:t>Leave Address blank</w:t>
            </w:r>
          </w:p>
        </w:tc>
        <w:tc>
          <w:tcPr>
            <w:tcW w:w="1605" w:type="dxa"/>
            <w:tcMar>
              <w:left w:w="105" w:type="dxa"/>
              <w:right w:w="105" w:type="dxa"/>
            </w:tcMar>
          </w:tcPr>
          <w:p w14:paraId="3385A85D" w14:textId="77C62D08" w:rsidR="72ABD99D" w:rsidRDefault="72ABD99D" w:rsidP="72ABD99D">
            <w:pPr>
              <w:rPr>
                <w:rFonts w:ascii="Aptos" w:eastAsia="Aptos" w:hAnsi="Aptos" w:cs="Aptos"/>
                <w:szCs w:val="24"/>
              </w:rPr>
            </w:pPr>
            <w:r w:rsidRPr="72ABD99D">
              <w:rPr>
                <w:rFonts w:ascii="Aptos" w:eastAsia="Aptos" w:hAnsi="Aptos" w:cs="Aptos"/>
                <w:szCs w:val="24"/>
              </w:rPr>
              <w:t>“” (Blank)</w:t>
            </w:r>
          </w:p>
        </w:tc>
        <w:tc>
          <w:tcPr>
            <w:tcW w:w="1305" w:type="dxa"/>
            <w:tcMar>
              <w:left w:w="105" w:type="dxa"/>
              <w:right w:w="105" w:type="dxa"/>
            </w:tcMar>
          </w:tcPr>
          <w:p w14:paraId="0D962758" w14:textId="5A79D64E" w:rsidR="72ABD99D" w:rsidRDefault="72ABD99D" w:rsidP="72ABD99D">
            <w:pPr>
              <w:rPr>
                <w:rFonts w:ascii="Aptos" w:eastAsia="Aptos" w:hAnsi="Aptos" w:cs="Aptos"/>
                <w:szCs w:val="24"/>
              </w:rPr>
            </w:pPr>
            <w:r w:rsidRPr="72ABD99D">
              <w:rPr>
                <w:rFonts w:ascii="Aptos" w:eastAsia="Aptos" w:hAnsi="Aptos" w:cs="Aptos"/>
                <w:szCs w:val="24"/>
              </w:rPr>
              <w:t>Error message displayed</w:t>
            </w:r>
          </w:p>
        </w:tc>
        <w:tc>
          <w:tcPr>
            <w:tcW w:w="1305" w:type="dxa"/>
            <w:tcMar>
              <w:left w:w="105" w:type="dxa"/>
              <w:right w:w="105" w:type="dxa"/>
            </w:tcMar>
          </w:tcPr>
          <w:p w14:paraId="520E714A" w14:textId="478D6D40" w:rsidR="72ABD99D" w:rsidRDefault="72ABD99D" w:rsidP="72ABD99D">
            <w:pPr>
              <w:rPr>
                <w:rFonts w:ascii="Aptos" w:eastAsia="Aptos" w:hAnsi="Aptos" w:cs="Aptos"/>
                <w:szCs w:val="24"/>
              </w:rPr>
            </w:pPr>
            <w:r w:rsidRPr="72ABD99D">
              <w:rPr>
                <w:rFonts w:ascii="Aptos" w:eastAsia="Aptos" w:hAnsi="Aptos" w:cs="Aptos"/>
                <w:szCs w:val="24"/>
              </w:rPr>
              <w:t>Error message displayed</w:t>
            </w:r>
          </w:p>
        </w:tc>
        <w:tc>
          <w:tcPr>
            <w:tcW w:w="1335" w:type="dxa"/>
            <w:tcMar>
              <w:left w:w="105" w:type="dxa"/>
              <w:right w:w="105" w:type="dxa"/>
            </w:tcMar>
          </w:tcPr>
          <w:p w14:paraId="645125F6" w14:textId="123BABB9"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606DD202" w14:textId="27B12E56" w:rsidR="72ABD99D" w:rsidRDefault="72ABD99D" w:rsidP="72ABD99D">
            <w:pPr>
              <w:rPr>
                <w:rFonts w:ascii="Aptos" w:eastAsia="Aptos" w:hAnsi="Aptos" w:cs="Aptos"/>
                <w:color w:val="000000" w:themeColor="text1"/>
                <w:szCs w:val="24"/>
              </w:rPr>
            </w:pPr>
            <w:r w:rsidRPr="72ABD99D">
              <w:rPr>
                <w:rFonts w:ascii="Aptos" w:eastAsia="Aptos" w:hAnsi="Aptos" w:cs="Aptos"/>
                <w:color w:val="000000" w:themeColor="text1"/>
                <w:szCs w:val="24"/>
              </w:rPr>
              <w:t xml:space="preserve"> Address validation working</w:t>
            </w:r>
          </w:p>
        </w:tc>
      </w:tr>
      <w:tr w:rsidR="72ABD99D" w14:paraId="4643FC8F" w14:textId="77777777" w:rsidTr="72ABD99D">
        <w:trPr>
          <w:trHeight w:val="300"/>
        </w:trPr>
        <w:tc>
          <w:tcPr>
            <w:tcW w:w="615" w:type="dxa"/>
            <w:tcMar>
              <w:left w:w="105" w:type="dxa"/>
              <w:right w:w="105" w:type="dxa"/>
            </w:tcMar>
          </w:tcPr>
          <w:p w14:paraId="4281248C" w14:textId="424F8265" w:rsidR="72ABD99D" w:rsidRDefault="72ABD99D" w:rsidP="72ABD99D">
            <w:pPr>
              <w:rPr>
                <w:rFonts w:ascii="Aptos" w:eastAsia="Aptos" w:hAnsi="Aptos" w:cs="Aptos"/>
                <w:szCs w:val="24"/>
              </w:rPr>
            </w:pPr>
            <w:r w:rsidRPr="72ABD99D">
              <w:rPr>
                <w:rFonts w:ascii="Aptos" w:eastAsia="Aptos" w:hAnsi="Aptos" w:cs="Aptos"/>
                <w:szCs w:val="24"/>
              </w:rPr>
              <w:t>3</w:t>
            </w:r>
          </w:p>
        </w:tc>
        <w:tc>
          <w:tcPr>
            <w:tcW w:w="1425" w:type="dxa"/>
            <w:tcMar>
              <w:left w:w="105" w:type="dxa"/>
              <w:right w:w="105" w:type="dxa"/>
            </w:tcMar>
          </w:tcPr>
          <w:p w14:paraId="7A986357" w14:textId="5DB19232" w:rsidR="72ABD99D" w:rsidRDefault="72ABD99D" w:rsidP="72ABD99D">
            <w:pPr>
              <w:rPr>
                <w:rFonts w:ascii="Aptos" w:eastAsia="Aptos" w:hAnsi="Aptos" w:cs="Aptos"/>
                <w:szCs w:val="24"/>
              </w:rPr>
            </w:pPr>
            <w:r w:rsidRPr="72ABD99D">
              <w:rPr>
                <w:rFonts w:ascii="Aptos" w:eastAsia="Aptos" w:hAnsi="Aptos" w:cs="Aptos"/>
                <w:szCs w:val="24"/>
              </w:rPr>
              <w:t>Enter Waste Service Type</w:t>
            </w:r>
          </w:p>
        </w:tc>
        <w:tc>
          <w:tcPr>
            <w:tcW w:w="1605" w:type="dxa"/>
            <w:tcMar>
              <w:left w:w="105" w:type="dxa"/>
              <w:right w:w="105" w:type="dxa"/>
            </w:tcMar>
          </w:tcPr>
          <w:p w14:paraId="47336D44" w14:textId="402C3FAC" w:rsidR="72ABD99D" w:rsidRDefault="72ABD99D" w:rsidP="72ABD99D">
            <w:pPr>
              <w:rPr>
                <w:rFonts w:ascii="Aptos" w:eastAsia="Aptos" w:hAnsi="Aptos" w:cs="Aptos"/>
                <w:szCs w:val="24"/>
              </w:rPr>
            </w:pPr>
            <w:r w:rsidRPr="72ABD99D">
              <w:rPr>
                <w:rFonts w:ascii="Aptos" w:eastAsia="Aptos" w:hAnsi="Aptos" w:cs="Aptos"/>
                <w:szCs w:val="24"/>
              </w:rPr>
              <w:t>"Electronics”</w:t>
            </w:r>
          </w:p>
        </w:tc>
        <w:tc>
          <w:tcPr>
            <w:tcW w:w="1305" w:type="dxa"/>
            <w:tcMar>
              <w:left w:w="105" w:type="dxa"/>
              <w:right w:w="105" w:type="dxa"/>
            </w:tcMar>
          </w:tcPr>
          <w:p w14:paraId="1124FBE7" w14:textId="6F7FBE7D" w:rsidR="72ABD99D" w:rsidRDefault="72ABD99D" w:rsidP="72ABD99D">
            <w:pPr>
              <w:rPr>
                <w:rFonts w:ascii="Aptos" w:eastAsia="Aptos" w:hAnsi="Aptos" w:cs="Aptos"/>
                <w:szCs w:val="24"/>
              </w:rPr>
            </w:pPr>
            <w:r w:rsidRPr="72ABD99D">
              <w:rPr>
                <w:rFonts w:ascii="Aptos" w:eastAsia="Aptos" w:hAnsi="Aptos" w:cs="Aptos"/>
                <w:szCs w:val="24"/>
              </w:rPr>
              <w:t>NA</w:t>
            </w:r>
          </w:p>
        </w:tc>
        <w:tc>
          <w:tcPr>
            <w:tcW w:w="1305" w:type="dxa"/>
            <w:tcMar>
              <w:left w:w="105" w:type="dxa"/>
              <w:right w:w="105" w:type="dxa"/>
            </w:tcMar>
          </w:tcPr>
          <w:p w14:paraId="2D5B4FE4" w14:textId="2DA5501F" w:rsidR="72ABD99D" w:rsidRDefault="72ABD99D" w:rsidP="72ABD99D">
            <w:pPr>
              <w:rPr>
                <w:rFonts w:ascii="Aptos" w:eastAsia="Aptos" w:hAnsi="Aptos" w:cs="Aptos"/>
                <w:szCs w:val="24"/>
              </w:rPr>
            </w:pPr>
            <w:r w:rsidRPr="72ABD99D">
              <w:rPr>
                <w:rFonts w:ascii="Aptos" w:eastAsia="Aptos" w:hAnsi="Aptos" w:cs="Aptos"/>
                <w:szCs w:val="24"/>
              </w:rPr>
              <w:t>NA</w:t>
            </w:r>
          </w:p>
        </w:tc>
        <w:tc>
          <w:tcPr>
            <w:tcW w:w="1335" w:type="dxa"/>
            <w:tcMar>
              <w:left w:w="105" w:type="dxa"/>
              <w:right w:w="105" w:type="dxa"/>
            </w:tcMar>
          </w:tcPr>
          <w:p w14:paraId="3FF6588B" w14:textId="5FBCFEA4" w:rsidR="72ABD99D" w:rsidRDefault="72ABD99D" w:rsidP="72ABD99D">
            <w:pPr>
              <w:rPr>
                <w:rFonts w:ascii="Aptos" w:eastAsia="Aptos" w:hAnsi="Aptos" w:cs="Aptos"/>
                <w:szCs w:val="24"/>
              </w:rPr>
            </w:pPr>
            <w:r w:rsidRPr="72ABD99D">
              <w:rPr>
                <w:rFonts w:ascii="Aptos" w:eastAsia="Aptos" w:hAnsi="Aptos" w:cs="Aptos"/>
                <w:szCs w:val="24"/>
              </w:rPr>
              <w:t>NA</w:t>
            </w:r>
          </w:p>
        </w:tc>
        <w:tc>
          <w:tcPr>
            <w:tcW w:w="1770" w:type="dxa"/>
            <w:tcMar>
              <w:left w:w="105" w:type="dxa"/>
              <w:right w:w="105" w:type="dxa"/>
            </w:tcMar>
          </w:tcPr>
          <w:p w14:paraId="0999E87B" w14:textId="086EC1FD" w:rsidR="72ABD99D" w:rsidRDefault="72ABD99D" w:rsidP="72ABD99D">
            <w:pPr>
              <w:rPr>
                <w:rFonts w:ascii="Aptos" w:eastAsia="Aptos" w:hAnsi="Aptos" w:cs="Aptos"/>
                <w:szCs w:val="24"/>
              </w:rPr>
            </w:pPr>
            <w:r w:rsidRPr="72ABD99D">
              <w:rPr>
                <w:rFonts w:ascii="Aptos" w:eastAsia="Aptos" w:hAnsi="Aptos" w:cs="Aptos"/>
                <w:szCs w:val="24"/>
              </w:rPr>
              <w:t>Blocked by error</w:t>
            </w:r>
          </w:p>
        </w:tc>
      </w:tr>
    </w:tbl>
    <w:p w14:paraId="5EA3FD98" w14:textId="7D7D8758" w:rsidR="72ABD99D" w:rsidRDefault="72ABD99D" w:rsidP="72ABD99D">
      <w:pPr>
        <w:rPr>
          <w:rFonts w:ascii="Aptos" w:eastAsia="Aptos" w:hAnsi="Aptos" w:cs="Aptos"/>
          <w:color w:val="000000" w:themeColor="text1"/>
          <w:szCs w:val="24"/>
        </w:rPr>
      </w:pPr>
    </w:p>
    <w:p w14:paraId="3795E680" w14:textId="0119AE63" w:rsidR="72ABD99D" w:rsidRDefault="72ABD99D" w:rsidP="72ABD99D">
      <w:pPr>
        <w:rPr>
          <w:rFonts w:ascii="Aptos" w:eastAsia="Aptos" w:hAnsi="Aptos" w:cs="Aptos"/>
          <w:color w:val="000000" w:themeColor="text1"/>
          <w:szCs w:val="24"/>
        </w:rPr>
      </w:pPr>
    </w:p>
    <w:p w14:paraId="1A19209A" w14:textId="110FE75C" w:rsidR="72ABD99D" w:rsidRDefault="72ABD99D" w:rsidP="72ABD99D">
      <w:pPr>
        <w:rPr>
          <w:rFonts w:ascii="Aptos" w:eastAsia="Aptos" w:hAnsi="Aptos" w:cs="Aptos"/>
          <w:color w:val="000000" w:themeColor="text1"/>
          <w:szCs w:val="24"/>
        </w:rPr>
      </w:pPr>
    </w:p>
    <w:p w14:paraId="0595EC04" w14:textId="698EF461" w:rsidR="72ABD99D" w:rsidRDefault="72ABD99D" w:rsidP="72ABD99D">
      <w:pPr>
        <w:rPr>
          <w:rFonts w:ascii="Aptos" w:eastAsia="Aptos" w:hAnsi="Aptos" w:cs="Aptos"/>
          <w:color w:val="000000" w:themeColor="text1"/>
          <w:szCs w:val="24"/>
        </w:rPr>
      </w:pPr>
    </w:p>
    <w:p w14:paraId="1E945202" w14:textId="02EB3E62" w:rsidR="72ABD99D" w:rsidRDefault="72ABD99D" w:rsidP="72ABD99D">
      <w:pPr>
        <w:rPr>
          <w:rFonts w:ascii="Aptos" w:eastAsia="Aptos" w:hAnsi="Aptos" w:cs="Aptos"/>
          <w:color w:val="000000" w:themeColor="text1"/>
          <w:szCs w:val="24"/>
        </w:rPr>
      </w:pPr>
    </w:p>
    <w:p w14:paraId="1B4D45F6" w14:textId="2D736CD4" w:rsidR="72ABD99D" w:rsidRDefault="72ABD99D" w:rsidP="72ABD99D">
      <w:pPr>
        <w:rPr>
          <w:rFonts w:ascii="Aptos" w:eastAsia="Aptos" w:hAnsi="Aptos" w:cs="Aptos"/>
          <w:color w:val="000000" w:themeColor="text1"/>
          <w:szCs w:val="24"/>
        </w:rPr>
      </w:pPr>
    </w:p>
    <w:p w14:paraId="0E9F0BEE" w14:textId="07C28954" w:rsidR="72ABD99D" w:rsidRDefault="72ABD99D" w:rsidP="72ABD99D">
      <w:pPr>
        <w:rPr>
          <w:rFonts w:ascii="Aptos" w:eastAsia="Aptos" w:hAnsi="Aptos" w:cs="Aptos"/>
          <w:color w:val="000000" w:themeColor="text1"/>
          <w:szCs w:val="24"/>
        </w:rPr>
      </w:pPr>
    </w:p>
    <w:p w14:paraId="6E9B9893" w14:textId="572FDA5D" w:rsidR="72ABD99D" w:rsidRDefault="72ABD99D" w:rsidP="72ABD99D">
      <w:pPr>
        <w:rPr>
          <w:rFonts w:ascii="Aptos" w:eastAsia="Aptos" w:hAnsi="Aptos" w:cs="Aptos"/>
          <w:color w:val="000000" w:themeColor="text1"/>
          <w:szCs w:val="24"/>
        </w:rPr>
      </w:pPr>
    </w:p>
    <w:p w14:paraId="0DAF6EC4" w14:textId="5164AAC4" w:rsidR="72ABD99D" w:rsidRDefault="72ABD99D" w:rsidP="72ABD99D">
      <w:pPr>
        <w:rPr>
          <w:rFonts w:ascii="Aptos" w:eastAsia="Aptos" w:hAnsi="Aptos" w:cs="Aptos"/>
          <w:color w:val="000000" w:themeColor="text1"/>
          <w:szCs w:val="24"/>
        </w:rPr>
      </w:pPr>
    </w:p>
    <w:p w14:paraId="1029981D" w14:textId="1C3EBC26" w:rsidR="72ABD99D" w:rsidRDefault="72ABD99D" w:rsidP="72ABD99D">
      <w:pPr>
        <w:rPr>
          <w:rFonts w:ascii="Aptos" w:eastAsia="Aptos" w:hAnsi="Aptos" w:cs="Aptos"/>
          <w:color w:val="000000" w:themeColor="text1"/>
          <w:szCs w:val="24"/>
        </w:rPr>
      </w:pPr>
    </w:p>
    <w:p w14:paraId="6C1FC660" w14:textId="54C5E26D" w:rsidR="72ABD99D" w:rsidRDefault="72ABD99D" w:rsidP="72ABD99D">
      <w:pPr>
        <w:rPr>
          <w:rFonts w:ascii="Aptos" w:eastAsia="Aptos" w:hAnsi="Aptos" w:cs="Aptos"/>
          <w:color w:val="000000" w:themeColor="text1"/>
          <w:szCs w:val="24"/>
        </w:rPr>
      </w:pPr>
    </w:p>
    <w:p w14:paraId="2D8AED06" w14:textId="7508CE7F" w:rsidR="72ABD99D" w:rsidRDefault="72ABD99D" w:rsidP="72ABD99D">
      <w:pPr>
        <w:rPr>
          <w:rFonts w:ascii="Aptos" w:eastAsia="Aptos" w:hAnsi="Aptos" w:cs="Aptos"/>
          <w:color w:val="000000" w:themeColor="text1"/>
          <w:szCs w:val="24"/>
        </w:rPr>
      </w:pPr>
    </w:p>
    <w:p w14:paraId="74E274A7" w14:textId="23BE7715" w:rsidR="72ABD99D" w:rsidRDefault="72ABD99D" w:rsidP="72ABD99D">
      <w:pPr>
        <w:rPr>
          <w:rFonts w:ascii="Aptos" w:eastAsia="Aptos" w:hAnsi="Aptos" w:cs="Aptos"/>
          <w:color w:val="000000" w:themeColor="text1"/>
          <w:szCs w:val="24"/>
        </w:rPr>
      </w:pPr>
    </w:p>
    <w:p w14:paraId="240292AA" w14:textId="24267D98" w:rsidR="72ABD99D" w:rsidRDefault="72ABD99D" w:rsidP="72ABD99D">
      <w:pPr>
        <w:rPr>
          <w:rFonts w:ascii="Aptos" w:eastAsia="Aptos" w:hAnsi="Aptos" w:cs="Aptos"/>
          <w:color w:val="000000" w:themeColor="text1"/>
          <w:szCs w:val="24"/>
        </w:rPr>
      </w:pPr>
    </w:p>
    <w:p w14:paraId="250D87ED" w14:textId="0F298B68"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5AAF452B" w14:textId="77777777" w:rsidTr="72ABD99D">
        <w:trPr>
          <w:trHeight w:val="300"/>
        </w:trPr>
        <w:tc>
          <w:tcPr>
            <w:tcW w:w="2115" w:type="dxa"/>
            <w:tcMar>
              <w:left w:w="105" w:type="dxa"/>
              <w:right w:w="105" w:type="dxa"/>
            </w:tcMar>
          </w:tcPr>
          <w:p w14:paraId="037E5B85" w14:textId="64E48835"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5AC895E0" w14:textId="2CD2FF49" w:rsidR="72ABD99D" w:rsidRDefault="72ABD99D" w:rsidP="72ABD99D">
            <w:pPr>
              <w:rPr>
                <w:rFonts w:ascii="Aptos" w:eastAsia="Aptos" w:hAnsi="Aptos" w:cs="Aptos"/>
                <w:szCs w:val="24"/>
              </w:rPr>
            </w:pPr>
            <w:r w:rsidRPr="72ABD99D">
              <w:rPr>
                <w:rFonts w:ascii="Aptos" w:eastAsia="Aptos" w:hAnsi="Aptos" w:cs="Aptos"/>
                <w:szCs w:val="24"/>
              </w:rPr>
              <w:t>Signup Shop</w:t>
            </w:r>
          </w:p>
        </w:tc>
        <w:tc>
          <w:tcPr>
            <w:tcW w:w="2205" w:type="dxa"/>
            <w:tcMar>
              <w:left w:w="105" w:type="dxa"/>
              <w:right w:w="105" w:type="dxa"/>
            </w:tcMar>
          </w:tcPr>
          <w:p w14:paraId="6EA7C2FF" w14:textId="19C28D26"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5F942A44" w14:textId="16DD54AA" w:rsidR="72ABD99D" w:rsidRDefault="72ABD99D" w:rsidP="72ABD99D">
            <w:pPr>
              <w:rPr>
                <w:rFonts w:ascii="Aptos" w:eastAsia="Aptos" w:hAnsi="Aptos" w:cs="Aptos"/>
                <w:szCs w:val="24"/>
              </w:rPr>
            </w:pPr>
            <w:r w:rsidRPr="72ABD99D">
              <w:rPr>
                <w:rFonts w:ascii="Aptos" w:eastAsia="Aptos" w:hAnsi="Aptos" w:cs="Aptos"/>
                <w:szCs w:val="24"/>
              </w:rPr>
              <w:t>Signup Shop 1-D</w:t>
            </w:r>
          </w:p>
        </w:tc>
      </w:tr>
      <w:tr w:rsidR="72ABD99D" w14:paraId="182050DD" w14:textId="77777777" w:rsidTr="72ABD99D">
        <w:trPr>
          <w:trHeight w:val="300"/>
        </w:trPr>
        <w:tc>
          <w:tcPr>
            <w:tcW w:w="2115" w:type="dxa"/>
            <w:tcMar>
              <w:left w:w="105" w:type="dxa"/>
              <w:right w:w="105" w:type="dxa"/>
            </w:tcMar>
          </w:tcPr>
          <w:p w14:paraId="00890B7B" w14:textId="61E381E0"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611C6909" w14:textId="32CE17ED" w:rsidR="72ABD99D" w:rsidRDefault="72ABD99D" w:rsidP="72ABD99D">
            <w:pPr>
              <w:rPr>
                <w:rFonts w:ascii="Aptos" w:eastAsia="Aptos" w:hAnsi="Aptos" w:cs="Aptos"/>
                <w:szCs w:val="24"/>
              </w:rPr>
            </w:pPr>
            <w:r w:rsidRPr="72ABD99D">
              <w:rPr>
                <w:rFonts w:ascii="Aptos" w:eastAsia="Aptos" w:hAnsi="Aptos" w:cs="Aptos"/>
                <w:szCs w:val="24"/>
              </w:rPr>
              <w:t>Attempt registration with empty Waste Service Type - Negative Test Case</w:t>
            </w:r>
          </w:p>
        </w:tc>
        <w:tc>
          <w:tcPr>
            <w:tcW w:w="2205" w:type="dxa"/>
            <w:tcMar>
              <w:left w:w="105" w:type="dxa"/>
              <w:right w:w="105" w:type="dxa"/>
            </w:tcMar>
          </w:tcPr>
          <w:p w14:paraId="7E9BB541" w14:textId="0D1FD8C0"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5954F258" w14:textId="4E4FA61F"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1172AFA8" w14:textId="77777777" w:rsidTr="72ABD99D">
        <w:trPr>
          <w:trHeight w:val="300"/>
        </w:trPr>
        <w:tc>
          <w:tcPr>
            <w:tcW w:w="2115" w:type="dxa"/>
            <w:tcMar>
              <w:left w:w="105" w:type="dxa"/>
              <w:right w:w="105" w:type="dxa"/>
            </w:tcMar>
          </w:tcPr>
          <w:p w14:paraId="42AF6086" w14:textId="4B27C782" w:rsidR="72ABD99D" w:rsidRDefault="72ABD99D" w:rsidP="72ABD99D">
            <w:pPr>
              <w:rPr>
                <w:rFonts w:ascii="Aptos" w:eastAsia="Aptos" w:hAnsi="Aptos" w:cs="Aptos"/>
                <w:szCs w:val="24"/>
              </w:rPr>
            </w:pPr>
            <w:r w:rsidRPr="72ABD99D">
              <w:rPr>
                <w:rFonts w:ascii="Aptos" w:eastAsia="Aptos" w:hAnsi="Aptos" w:cs="Aptos"/>
                <w:b/>
                <w:bCs/>
                <w:szCs w:val="24"/>
              </w:rPr>
              <w:t>Prerequisite</w:t>
            </w:r>
          </w:p>
        </w:tc>
        <w:tc>
          <w:tcPr>
            <w:tcW w:w="2565" w:type="dxa"/>
            <w:tcMar>
              <w:left w:w="105" w:type="dxa"/>
              <w:right w:w="105" w:type="dxa"/>
            </w:tcMar>
          </w:tcPr>
          <w:p w14:paraId="1B16105E" w14:textId="34F72394" w:rsidR="72ABD99D" w:rsidRDefault="72ABD99D" w:rsidP="72ABD99D">
            <w:pPr>
              <w:rPr>
                <w:rFonts w:ascii="Aptos" w:eastAsia="Aptos" w:hAnsi="Aptos" w:cs="Aptos"/>
                <w:szCs w:val="24"/>
              </w:rPr>
            </w:pPr>
            <w:r w:rsidRPr="72ABD99D">
              <w:rPr>
                <w:rFonts w:ascii="Aptos" w:eastAsia="Aptos" w:hAnsi="Aptos" w:cs="Aptos"/>
                <w:szCs w:val="24"/>
              </w:rPr>
              <w:t>Stable internet connection</w:t>
            </w:r>
          </w:p>
        </w:tc>
        <w:tc>
          <w:tcPr>
            <w:tcW w:w="2205" w:type="dxa"/>
            <w:tcMar>
              <w:left w:w="105" w:type="dxa"/>
              <w:right w:w="105" w:type="dxa"/>
            </w:tcMar>
          </w:tcPr>
          <w:p w14:paraId="07C83DBD" w14:textId="5E40927F"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36502855" w14:textId="5E8A9697" w:rsidR="72ABD99D" w:rsidRDefault="72ABD99D" w:rsidP="72ABD99D">
            <w:pPr>
              <w:rPr>
                <w:rFonts w:ascii="Aptos" w:eastAsia="Aptos" w:hAnsi="Aptos" w:cs="Aptos"/>
                <w:szCs w:val="24"/>
              </w:rPr>
            </w:pPr>
            <w:r w:rsidRPr="72ABD99D">
              <w:rPr>
                <w:rFonts w:ascii="Aptos" w:eastAsia="Aptos" w:hAnsi="Aptos" w:cs="Aptos"/>
                <w:szCs w:val="24"/>
              </w:rPr>
              <w:t>NA</w:t>
            </w:r>
          </w:p>
        </w:tc>
      </w:tr>
    </w:tbl>
    <w:p w14:paraId="562884ED" w14:textId="2DC8FB84"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425"/>
        <w:gridCol w:w="1605"/>
        <w:gridCol w:w="1575"/>
        <w:gridCol w:w="1635"/>
        <w:gridCol w:w="990"/>
        <w:gridCol w:w="1515"/>
      </w:tblGrid>
      <w:tr w:rsidR="72ABD99D" w14:paraId="7F78BBB1" w14:textId="77777777" w:rsidTr="72ABD99D">
        <w:trPr>
          <w:trHeight w:val="300"/>
        </w:trPr>
        <w:tc>
          <w:tcPr>
            <w:tcW w:w="615" w:type="dxa"/>
            <w:tcMar>
              <w:left w:w="105" w:type="dxa"/>
              <w:right w:w="105" w:type="dxa"/>
            </w:tcMar>
          </w:tcPr>
          <w:p w14:paraId="50681D6B" w14:textId="0258951D" w:rsidR="72ABD99D" w:rsidRDefault="72ABD99D" w:rsidP="72ABD99D">
            <w:pPr>
              <w:rPr>
                <w:rFonts w:ascii="Aptos" w:eastAsia="Aptos" w:hAnsi="Aptos" w:cs="Aptos"/>
                <w:szCs w:val="24"/>
              </w:rPr>
            </w:pPr>
            <w:r w:rsidRPr="72ABD99D">
              <w:rPr>
                <w:rFonts w:ascii="Aptos" w:eastAsia="Aptos" w:hAnsi="Aptos" w:cs="Aptos"/>
                <w:szCs w:val="24"/>
              </w:rPr>
              <w:t>S. No</w:t>
            </w:r>
          </w:p>
        </w:tc>
        <w:tc>
          <w:tcPr>
            <w:tcW w:w="1425" w:type="dxa"/>
            <w:tcMar>
              <w:left w:w="105" w:type="dxa"/>
              <w:right w:w="105" w:type="dxa"/>
            </w:tcMar>
          </w:tcPr>
          <w:p w14:paraId="65DF26E6" w14:textId="3A5F2CBB"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605" w:type="dxa"/>
            <w:tcMar>
              <w:left w:w="105" w:type="dxa"/>
              <w:right w:w="105" w:type="dxa"/>
            </w:tcMar>
          </w:tcPr>
          <w:p w14:paraId="474863A3" w14:textId="4FE558C3" w:rsidR="72ABD99D" w:rsidRDefault="72ABD99D" w:rsidP="72ABD99D">
            <w:pPr>
              <w:rPr>
                <w:rFonts w:ascii="Aptos" w:eastAsia="Aptos" w:hAnsi="Aptos" w:cs="Aptos"/>
                <w:szCs w:val="24"/>
              </w:rPr>
            </w:pPr>
            <w:r w:rsidRPr="72ABD99D">
              <w:rPr>
                <w:rFonts w:ascii="Aptos" w:eastAsia="Aptos" w:hAnsi="Aptos" w:cs="Aptos"/>
                <w:szCs w:val="24"/>
              </w:rPr>
              <w:t>Inputs</w:t>
            </w:r>
          </w:p>
        </w:tc>
        <w:tc>
          <w:tcPr>
            <w:tcW w:w="1575" w:type="dxa"/>
            <w:tcMar>
              <w:left w:w="105" w:type="dxa"/>
              <w:right w:w="105" w:type="dxa"/>
            </w:tcMar>
          </w:tcPr>
          <w:p w14:paraId="0E4B425D" w14:textId="2F6B3155"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635" w:type="dxa"/>
            <w:tcMar>
              <w:left w:w="105" w:type="dxa"/>
              <w:right w:w="105" w:type="dxa"/>
            </w:tcMar>
          </w:tcPr>
          <w:p w14:paraId="75D1888B" w14:textId="1141917B"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990" w:type="dxa"/>
            <w:tcMar>
              <w:left w:w="105" w:type="dxa"/>
              <w:right w:w="105" w:type="dxa"/>
            </w:tcMar>
          </w:tcPr>
          <w:p w14:paraId="303ED35E" w14:textId="27249BCB"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515" w:type="dxa"/>
            <w:tcMar>
              <w:left w:w="105" w:type="dxa"/>
              <w:right w:w="105" w:type="dxa"/>
            </w:tcMar>
          </w:tcPr>
          <w:p w14:paraId="623395C1" w14:textId="31C68FDC" w:rsidR="72ABD99D" w:rsidRDefault="72ABD99D" w:rsidP="72ABD99D">
            <w:pPr>
              <w:rPr>
                <w:rFonts w:ascii="Aptos" w:eastAsia="Aptos" w:hAnsi="Aptos" w:cs="Aptos"/>
                <w:szCs w:val="24"/>
              </w:rPr>
            </w:pPr>
            <w:r w:rsidRPr="72ABD99D">
              <w:rPr>
                <w:rFonts w:ascii="Aptos" w:eastAsia="Aptos" w:hAnsi="Aptos" w:cs="Aptos"/>
                <w:szCs w:val="24"/>
              </w:rPr>
              <w:t>Test Comments</w:t>
            </w:r>
          </w:p>
        </w:tc>
      </w:tr>
      <w:tr w:rsidR="72ABD99D" w14:paraId="6DDAAF77" w14:textId="77777777" w:rsidTr="72ABD99D">
        <w:trPr>
          <w:trHeight w:val="300"/>
        </w:trPr>
        <w:tc>
          <w:tcPr>
            <w:tcW w:w="615" w:type="dxa"/>
            <w:tcMar>
              <w:left w:w="105" w:type="dxa"/>
              <w:right w:w="105" w:type="dxa"/>
            </w:tcMar>
          </w:tcPr>
          <w:p w14:paraId="0EAEBBA5" w14:textId="2EA5B6FC" w:rsidR="72ABD99D" w:rsidRDefault="72ABD99D" w:rsidP="72ABD99D">
            <w:pPr>
              <w:rPr>
                <w:rFonts w:ascii="Aptos" w:eastAsia="Aptos" w:hAnsi="Aptos" w:cs="Aptos"/>
                <w:szCs w:val="24"/>
              </w:rPr>
            </w:pPr>
            <w:r w:rsidRPr="72ABD99D">
              <w:rPr>
                <w:rFonts w:ascii="Aptos" w:eastAsia="Aptos" w:hAnsi="Aptos" w:cs="Aptos"/>
                <w:szCs w:val="24"/>
              </w:rPr>
              <w:t>1</w:t>
            </w:r>
          </w:p>
        </w:tc>
        <w:tc>
          <w:tcPr>
            <w:tcW w:w="1425" w:type="dxa"/>
            <w:tcMar>
              <w:left w:w="105" w:type="dxa"/>
              <w:right w:w="105" w:type="dxa"/>
            </w:tcMar>
          </w:tcPr>
          <w:p w14:paraId="2B52428B" w14:textId="7577B237" w:rsidR="72ABD99D" w:rsidRDefault="72ABD99D" w:rsidP="72ABD99D">
            <w:pPr>
              <w:rPr>
                <w:rFonts w:ascii="Aptos" w:eastAsia="Aptos" w:hAnsi="Aptos" w:cs="Aptos"/>
                <w:szCs w:val="24"/>
              </w:rPr>
            </w:pPr>
            <w:r w:rsidRPr="72ABD99D">
              <w:rPr>
                <w:rFonts w:ascii="Aptos" w:eastAsia="Aptos" w:hAnsi="Aptos" w:cs="Aptos"/>
                <w:szCs w:val="24"/>
              </w:rPr>
              <w:t>Leave Shop Name Blank</w:t>
            </w:r>
          </w:p>
        </w:tc>
        <w:tc>
          <w:tcPr>
            <w:tcW w:w="1605" w:type="dxa"/>
            <w:tcMar>
              <w:left w:w="105" w:type="dxa"/>
              <w:right w:w="105" w:type="dxa"/>
            </w:tcMar>
          </w:tcPr>
          <w:p w14:paraId="6F5FEB09" w14:textId="42187DDD" w:rsidR="72ABD99D" w:rsidRDefault="72ABD99D" w:rsidP="72ABD99D">
            <w:pPr>
              <w:rPr>
                <w:rFonts w:ascii="Aptos" w:eastAsia="Aptos" w:hAnsi="Aptos" w:cs="Aptos"/>
                <w:szCs w:val="24"/>
              </w:rPr>
            </w:pPr>
            <w:r w:rsidRPr="72ABD99D">
              <w:rPr>
                <w:rFonts w:ascii="Aptos" w:eastAsia="Aptos" w:hAnsi="Aptos" w:cs="Aptos"/>
                <w:szCs w:val="24"/>
              </w:rPr>
              <w:t>"Test Shop"</w:t>
            </w:r>
            <w:r>
              <w:tab/>
            </w:r>
          </w:p>
        </w:tc>
        <w:tc>
          <w:tcPr>
            <w:tcW w:w="1575" w:type="dxa"/>
            <w:tcMar>
              <w:left w:w="105" w:type="dxa"/>
              <w:right w:w="105" w:type="dxa"/>
            </w:tcMar>
          </w:tcPr>
          <w:p w14:paraId="7BAFAEB6" w14:textId="3B621E44" w:rsidR="72ABD99D" w:rsidRDefault="72ABD99D" w:rsidP="72ABD99D">
            <w:pPr>
              <w:rPr>
                <w:rFonts w:ascii="Aptos" w:eastAsia="Aptos" w:hAnsi="Aptos" w:cs="Aptos"/>
                <w:szCs w:val="24"/>
              </w:rPr>
            </w:pPr>
            <w:r w:rsidRPr="72ABD99D">
              <w:rPr>
                <w:rFonts w:ascii="Aptos" w:eastAsia="Aptos" w:hAnsi="Aptos" w:cs="Aptos"/>
                <w:szCs w:val="24"/>
              </w:rPr>
              <w:t>Shop name field accepts valid text</w:t>
            </w:r>
          </w:p>
        </w:tc>
        <w:tc>
          <w:tcPr>
            <w:tcW w:w="1635" w:type="dxa"/>
            <w:tcMar>
              <w:left w:w="105" w:type="dxa"/>
              <w:right w:w="105" w:type="dxa"/>
            </w:tcMar>
          </w:tcPr>
          <w:p w14:paraId="6B0B500A" w14:textId="464E7ADC" w:rsidR="72ABD99D" w:rsidRDefault="72ABD99D" w:rsidP="72ABD99D">
            <w:pPr>
              <w:rPr>
                <w:rFonts w:ascii="Aptos" w:eastAsia="Aptos" w:hAnsi="Aptos" w:cs="Aptos"/>
                <w:szCs w:val="24"/>
              </w:rPr>
            </w:pPr>
            <w:r w:rsidRPr="72ABD99D">
              <w:rPr>
                <w:rFonts w:ascii="Aptos" w:eastAsia="Aptos" w:hAnsi="Aptos" w:cs="Aptos"/>
                <w:szCs w:val="24"/>
              </w:rPr>
              <w:t>Shop name accepted</w:t>
            </w:r>
          </w:p>
        </w:tc>
        <w:tc>
          <w:tcPr>
            <w:tcW w:w="990" w:type="dxa"/>
            <w:tcMar>
              <w:left w:w="105" w:type="dxa"/>
              <w:right w:w="105" w:type="dxa"/>
            </w:tcMar>
          </w:tcPr>
          <w:p w14:paraId="4854D235" w14:textId="2CB67898" w:rsidR="72ABD99D" w:rsidRDefault="72ABD99D" w:rsidP="72ABD99D">
            <w:pPr>
              <w:rPr>
                <w:rFonts w:ascii="Aptos" w:eastAsia="Aptos" w:hAnsi="Aptos" w:cs="Aptos"/>
                <w:szCs w:val="24"/>
              </w:rPr>
            </w:pPr>
            <w:r w:rsidRPr="72ABD99D">
              <w:rPr>
                <w:rFonts w:ascii="Aptos" w:eastAsia="Aptos" w:hAnsi="Aptos" w:cs="Aptos"/>
                <w:szCs w:val="24"/>
              </w:rPr>
              <w:t>Pass</w:t>
            </w:r>
          </w:p>
        </w:tc>
        <w:tc>
          <w:tcPr>
            <w:tcW w:w="1515" w:type="dxa"/>
            <w:tcMar>
              <w:left w:w="105" w:type="dxa"/>
              <w:right w:w="105" w:type="dxa"/>
            </w:tcMar>
          </w:tcPr>
          <w:p w14:paraId="4F22231F" w14:textId="327C0195" w:rsidR="72ABD99D" w:rsidRDefault="72ABD99D" w:rsidP="72ABD99D">
            <w:pPr>
              <w:rPr>
                <w:rFonts w:ascii="Aptos" w:eastAsia="Aptos" w:hAnsi="Aptos" w:cs="Aptos"/>
                <w:szCs w:val="24"/>
              </w:rPr>
            </w:pPr>
            <w:r w:rsidRPr="72ABD99D">
              <w:rPr>
                <w:rFonts w:ascii="Aptos" w:eastAsia="Aptos" w:hAnsi="Aptos" w:cs="Aptos"/>
                <w:szCs w:val="24"/>
              </w:rPr>
              <w:t>Valid shop name provided</w:t>
            </w:r>
          </w:p>
        </w:tc>
      </w:tr>
      <w:tr w:rsidR="72ABD99D" w14:paraId="69D05CF7" w14:textId="77777777" w:rsidTr="72ABD99D">
        <w:trPr>
          <w:trHeight w:val="300"/>
        </w:trPr>
        <w:tc>
          <w:tcPr>
            <w:tcW w:w="615" w:type="dxa"/>
            <w:tcMar>
              <w:left w:w="105" w:type="dxa"/>
              <w:right w:w="105" w:type="dxa"/>
            </w:tcMar>
          </w:tcPr>
          <w:p w14:paraId="1EC60EDC" w14:textId="0B38CA99" w:rsidR="72ABD99D" w:rsidRDefault="72ABD99D" w:rsidP="72ABD99D">
            <w:pPr>
              <w:rPr>
                <w:rFonts w:ascii="Aptos" w:eastAsia="Aptos" w:hAnsi="Aptos" w:cs="Aptos"/>
                <w:szCs w:val="24"/>
              </w:rPr>
            </w:pPr>
            <w:r w:rsidRPr="72ABD99D">
              <w:rPr>
                <w:rFonts w:ascii="Aptos" w:eastAsia="Aptos" w:hAnsi="Aptos" w:cs="Aptos"/>
                <w:szCs w:val="24"/>
              </w:rPr>
              <w:t>2</w:t>
            </w:r>
          </w:p>
        </w:tc>
        <w:tc>
          <w:tcPr>
            <w:tcW w:w="1425" w:type="dxa"/>
            <w:tcMar>
              <w:left w:w="105" w:type="dxa"/>
              <w:right w:w="105" w:type="dxa"/>
            </w:tcMar>
          </w:tcPr>
          <w:p w14:paraId="5D526582" w14:textId="3597472D" w:rsidR="72ABD99D" w:rsidRDefault="72ABD99D" w:rsidP="72ABD99D">
            <w:pPr>
              <w:rPr>
                <w:rFonts w:ascii="Aptos" w:eastAsia="Aptos" w:hAnsi="Aptos" w:cs="Aptos"/>
                <w:szCs w:val="24"/>
              </w:rPr>
            </w:pPr>
            <w:r w:rsidRPr="72ABD99D">
              <w:rPr>
                <w:rFonts w:ascii="Aptos" w:eastAsia="Aptos" w:hAnsi="Aptos" w:cs="Aptos"/>
                <w:szCs w:val="24"/>
              </w:rPr>
              <w:t>Leave Address blank</w:t>
            </w:r>
          </w:p>
        </w:tc>
        <w:tc>
          <w:tcPr>
            <w:tcW w:w="1605" w:type="dxa"/>
            <w:tcMar>
              <w:left w:w="105" w:type="dxa"/>
              <w:right w:w="105" w:type="dxa"/>
            </w:tcMar>
          </w:tcPr>
          <w:p w14:paraId="272F2B81" w14:textId="1E2CD375" w:rsidR="72ABD99D" w:rsidRDefault="72ABD99D" w:rsidP="72ABD99D">
            <w:pPr>
              <w:rPr>
                <w:rFonts w:ascii="Aptos" w:eastAsia="Aptos" w:hAnsi="Aptos" w:cs="Aptos"/>
                <w:szCs w:val="24"/>
              </w:rPr>
            </w:pPr>
            <w:r w:rsidRPr="72ABD99D">
              <w:rPr>
                <w:rFonts w:ascii="Aptos" w:eastAsia="Aptos" w:hAnsi="Aptos" w:cs="Aptos"/>
                <w:szCs w:val="24"/>
              </w:rPr>
              <w:t>“285C Toh Guan Rd, #01-92 Block 285C, Singapore 603285”</w:t>
            </w:r>
          </w:p>
        </w:tc>
        <w:tc>
          <w:tcPr>
            <w:tcW w:w="1575" w:type="dxa"/>
            <w:tcMar>
              <w:left w:w="105" w:type="dxa"/>
              <w:right w:w="105" w:type="dxa"/>
            </w:tcMar>
          </w:tcPr>
          <w:p w14:paraId="46C7D68E" w14:textId="46DCCE8E" w:rsidR="72ABD99D" w:rsidRDefault="72ABD99D" w:rsidP="72ABD99D">
            <w:pPr>
              <w:rPr>
                <w:rFonts w:ascii="Aptos" w:eastAsia="Aptos" w:hAnsi="Aptos" w:cs="Aptos"/>
                <w:szCs w:val="24"/>
              </w:rPr>
            </w:pPr>
            <w:r w:rsidRPr="72ABD99D">
              <w:rPr>
                <w:rFonts w:ascii="Aptos" w:eastAsia="Aptos" w:hAnsi="Aptos" w:cs="Aptos"/>
                <w:szCs w:val="24"/>
              </w:rPr>
              <w:t>Address field accepts valid address</w:t>
            </w:r>
          </w:p>
        </w:tc>
        <w:tc>
          <w:tcPr>
            <w:tcW w:w="1635" w:type="dxa"/>
            <w:tcMar>
              <w:left w:w="105" w:type="dxa"/>
              <w:right w:w="105" w:type="dxa"/>
            </w:tcMar>
          </w:tcPr>
          <w:p w14:paraId="047DB50E" w14:textId="241CA4FE" w:rsidR="72ABD99D" w:rsidRDefault="72ABD99D" w:rsidP="72ABD99D">
            <w:pPr>
              <w:rPr>
                <w:rFonts w:ascii="Aptos" w:eastAsia="Aptos" w:hAnsi="Aptos" w:cs="Aptos"/>
                <w:szCs w:val="24"/>
              </w:rPr>
            </w:pPr>
            <w:r w:rsidRPr="72ABD99D">
              <w:rPr>
                <w:rFonts w:ascii="Aptos" w:eastAsia="Aptos" w:hAnsi="Aptos" w:cs="Aptos"/>
                <w:szCs w:val="24"/>
              </w:rPr>
              <w:t>Address accepted</w:t>
            </w:r>
          </w:p>
        </w:tc>
        <w:tc>
          <w:tcPr>
            <w:tcW w:w="990" w:type="dxa"/>
            <w:tcMar>
              <w:left w:w="105" w:type="dxa"/>
              <w:right w:w="105" w:type="dxa"/>
            </w:tcMar>
          </w:tcPr>
          <w:p w14:paraId="03B886B6" w14:textId="130B7B21" w:rsidR="72ABD99D" w:rsidRDefault="72ABD99D" w:rsidP="72ABD99D">
            <w:pPr>
              <w:rPr>
                <w:rFonts w:ascii="Aptos" w:eastAsia="Aptos" w:hAnsi="Aptos" w:cs="Aptos"/>
                <w:szCs w:val="24"/>
              </w:rPr>
            </w:pPr>
            <w:r w:rsidRPr="72ABD99D">
              <w:rPr>
                <w:rFonts w:ascii="Aptos" w:eastAsia="Aptos" w:hAnsi="Aptos" w:cs="Aptos"/>
                <w:szCs w:val="24"/>
              </w:rPr>
              <w:t>Pass</w:t>
            </w:r>
          </w:p>
        </w:tc>
        <w:tc>
          <w:tcPr>
            <w:tcW w:w="1515" w:type="dxa"/>
            <w:tcMar>
              <w:left w:w="105" w:type="dxa"/>
              <w:right w:w="105" w:type="dxa"/>
            </w:tcMar>
          </w:tcPr>
          <w:p w14:paraId="3593CDB1" w14:textId="57B3B0CA" w:rsidR="72ABD99D" w:rsidRDefault="72ABD99D" w:rsidP="72ABD99D">
            <w:pPr>
              <w:rPr>
                <w:rFonts w:ascii="Aptos" w:eastAsia="Aptos" w:hAnsi="Aptos" w:cs="Aptos"/>
                <w:szCs w:val="24"/>
              </w:rPr>
            </w:pPr>
            <w:r w:rsidRPr="72ABD99D">
              <w:rPr>
                <w:rFonts w:ascii="Aptos" w:eastAsia="Aptos" w:hAnsi="Aptos" w:cs="Aptos"/>
                <w:szCs w:val="24"/>
              </w:rPr>
              <w:t xml:space="preserve"> Valid address provided</w:t>
            </w:r>
          </w:p>
        </w:tc>
      </w:tr>
      <w:tr w:rsidR="72ABD99D" w14:paraId="7D9260F3" w14:textId="77777777" w:rsidTr="72ABD99D">
        <w:trPr>
          <w:trHeight w:val="300"/>
        </w:trPr>
        <w:tc>
          <w:tcPr>
            <w:tcW w:w="615" w:type="dxa"/>
            <w:tcMar>
              <w:left w:w="105" w:type="dxa"/>
              <w:right w:w="105" w:type="dxa"/>
            </w:tcMar>
          </w:tcPr>
          <w:p w14:paraId="4D9B33D2" w14:textId="02734A21" w:rsidR="72ABD99D" w:rsidRDefault="72ABD99D" w:rsidP="72ABD99D">
            <w:pPr>
              <w:rPr>
                <w:rFonts w:ascii="Aptos" w:eastAsia="Aptos" w:hAnsi="Aptos" w:cs="Aptos"/>
                <w:szCs w:val="24"/>
              </w:rPr>
            </w:pPr>
            <w:r w:rsidRPr="72ABD99D">
              <w:rPr>
                <w:rFonts w:ascii="Aptos" w:eastAsia="Aptos" w:hAnsi="Aptos" w:cs="Aptos"/>
                <w:szCs w:val="24"/>
              </w:rPr>
              <w:t>3</w:t>
            </w:r>
          </w:p>
        </w:tc>
        <w:tc>
          <w:tcPr>
            <w:tcW w:w="1425" w:type="dxa"/>
            <w:tcMar>
              <w:left w:w="105" w:type="dxa"/>
              <w:right w:w="105" w:type="dxa"/>
            </w:tcMar>
          </w:tcPr>
          <w:p w14:paraId="7CFD976A" w14:textId="45E95930" w:rsidR="72ABD99D" w:rsidRDefault="72ABD99D" w:rsidP="72ABD99D">
            <w:pPr>
              <w:rPr>
                <w:rFonts w:ascii="Aptos" w:eastAsia="Aptos" w:hAnsi="Aptos" w:cs="Aptos"/>
                <w:szCs w:val="24"/>
              </w:rPr>
            </w:pPr>
            <w:r w:rsidRPr="72ABD99D">
              <w:rPr>
                <w:rFonts w:ascii="Aptos" w:eastAsia="Aptos" w:hAnsi="Aptos" w:cs="Aptos"/>
                <w:szCs w:val="24"/>
              </w:rPr>
              <w:t>Leave Waste Service Type blank</w:t>
            </w:r>
          </w:p>
        </w:tc>
        <w:tc>
          <w:tcPr>
            <w:tcW w:w="1605" w:type="dxa"/>
            <w:tcMar>
              <w:left w:w="105" w:type="dxa"/>
              <w:right w:w="105" w:type="dxa"/>
            </w:tcMar>
          </w:tcPr>
          <w:p w14:paraId="1CDF4CD0" w14:textId="0551B36C" w:rsidR="72ABD99D" w:rsidRDefault="72ABD99D" w:rsidP="72ABD99D">
            <w:pPr>
              <w:rPr>
                <w:rFonts w:ascii="Aptos" w:eastAsia="Aptos" w:hAnsi="Aptos" w:cs="Aptos"/>
                <w:szCs w:val="24"/>
              </w:rPr>
            </w:pPr>
            <w:r w:rsidRPr="72ABD99D">
              <w:rPr>
                <w:rFonts w:ascii="Aptos" w:eastAsia="Aptos" w:hAnsi="Aptos" w:cs="Aptos"/>
                <w:szCs w:val="24"/>
              </w:rPr>
              <w:t>"” (Blank)</w:t>
            </w:r>
          </w:p>
        </w:tc>
        <w:tc>
          <w:tcPr>
            <w:tcW w:w="1575" w:type="dxa"/>
            <w:tcMar>
              <w:left w:w="105" w:type="dxa"/>
              <w:right w:w="105" w:type="dxa"/>
            </w:tcMar>
          </w:tcPr>
          <w:p w14:paraId="1A18CB7A" w14:textId="6AE3DD57" w:rsidR="72ABD99D" w:rsidRDefault="72ABD99D" w:rsidP="72ABD99D">
            <w:pPr>
              <w:rPr>
                <w:rFonts w:ascii="Aptos" w:eastAsia="Aptos" w:hAnsi="Aptos" w:cs="Aptos"/>
                <w:szCs w:val="24"/>
              </w:rPr>
            </w:pPr>
            <w:r w:rsidRPr="72ABD99D">
              <w:rPr>
                <w:rFonts w:ascii="Aptos" w:eastAsia="Aptos" w:hAnsi="Aptos" w:cs="Aptos"/>
                <w:szCs w:val="24"/>
              </w:rPr>
              <w:t>Error message</w:t>
            </w:r>
          </w:p>
        </w:tc>
        <w:tc>
          <w:tcPr>
            <w:tcW w:w="1635" w:type="dxa"/>
            <w:tcMar>
              <w:left w:w="105" w:type="dxa"/>
              <w:right w:w="105" w:type="dxa"/>
            </w:tcMar>
          </w:tcPr>
          <w:p w14:paraId="373D7DE4" w14:textId="4C110C75" w:rsidR="72ABD99D" w:rsidRDefault="72ABD99D" w:rsidP="72ABD99D">
            <w:pPr>
              <w:rPr>
                <w:rFonts w:ascii="Aptos" w:eastAsia="Aptos" w:hAnsi="Aptos" w:cs="Aptos"/>
                <w:szCs w:val="24"/>
              </w:rPr>
            </w:pPr>
            <w:r w:rsidRPr="72ABD99D">
              <w:rPr>
                <w:rFonts w:ascii="Aptos" w:eastAsia="Aptos" w:hAnsi="Aptos" w:cs="Aptos"/>
                <w:szCs w:val="24"/>
              </w:rPr>
              <w:t>Error message</w:t>
            </w:r>
          </w:p>
        </w:tc>
        <w:tc>
          <w:tcPr>
            <w:tcW w:w="990" w:type="dxa"/>
            <w:tcMar>
              <w:left w:w="105" w:type="dxa"/>
              <w:right w:w="105" w:type="dxa"/>
            </w:tcMar>
          </w:tcPr>
          <w:p w14:paraId="12F56DE8" w14:textId="5C251375" w:rsidR="72ABD99D" w:rsidRDefault="72ABD99D" w:rsidP="72ABD99D">
            <w:pPr>
              <w:rPr>
                <w:rFonts w:ascii="Aptos" w:eastAsia="Aptos" w:hAnsi="Aptos" w:cs="Aptos"/>
                <w:szCs w:val="24"/>
              </w:rPr>
            </w:pPr>
            <w:r w:rsidRPr="72ABD99D">
              <w:rPr>
                <w:rFonts w:ascii="Aptos" w:eastAsia="Aptos" w:hAnsi="Aptos" w:cs="Aptos"/>
                <w:szCs w:val="24"/>
              </w:rPr>
              <w:t>Pass</w:t>
            </w:r>
          </w:p>
        </w:tc>
        <w:tc>
          <w:tcPr>
            <w:tcW w:w="1515" w:type="dxa"/>
            <w:tcMar>
              <w:left w:w="105" w:type="dxa"/>
              <w:right w:w="105" w:type="dxa"/>
            </w:tcMar>
          </w:tcPr>
          <w:p w14:paraId="5BB51134" w14:textId="4F888064" w:rsidR="72ABD99D" w:rsidRDefault="72ABD99D" w:rsidP="72ABD99D">
            <w:pPr>
              <w:rPr>
                <w:rFonts w:ascii="Aptos" w:eastAsia="Aptos" w:hAnsi="Aptos" w:cs="Aptos"/>
                <w:szCs w:val="24"/>
              </w:rPr>
            </w:pPr>
            <w:r w:rsidRPr="72ABD99D">
              <w:rPr>
                <w:rFonts w:ascii="Aptos" w:eastAsia="Aptos" w:hAnsi="Aptos" w:cs="Aptos"/>
                <w:szCs w:val="24"/>
              </w:rPr>
              <w:t>Waste service validation working</w:t>
            </w:r>
          </w:p>
        </w:tc>
      </w:tr>
    </w:tbl>
    <w:p w14:paraId="0455372C" w14:textId="67AAACCA" w:rsidR="72ABD99D" w:rsidRDefault="72ABD99D" w:rsidP="72ABD99D">
      <w:pPr>
        <w:rPr>
          <w:rFonts w:ascii="Aptos" w:eastAsia="Aptos" w:hAnsi="Aptos" w:cs="Aptos"/>
          <w:color w:val="000000" w:themeColor="text1"/>
          <w:szCs w:val="24"/>
        </w:rPr>
      </w:pPr>
    </w:p>
    <w:p w14:paraId="1A330F44" w14:textId="35A80DD6"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210A296D" w14:textId="77777777" w:rsidTr="72ABD99D">
        <w:trPr>
          <w:trHeight w:val="300"/>
        </w:trPr>
        <w:tc>
          <w:tcPr>
            <w:tcW w:w="2115" w:type="dxa"/>
            <w:tcMar>
              <w:left w:w="105" w:type="dxa"/>
              <w:right w:w="105" w:type="dxa"/>
            </w:tcMar>
          </w:tcPr>
          <w:p w14:paraId="4F721994" w14:textId="43574E43"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121311CB" w14:textId="6B5D4552" w:rsidR="72ABD99D" w:rsidRDefault="72ABD99D" w:rsidP="72ABD99D">
            <w:pPr>
              <w:rPr>
                <w:rFonts w:ascii="Aptos" w:eastAsia="Aptos" w:hAnsi="Aptos" w:cs="Aptos"/>
                <w:szCs w:val="24"/>
              </w:rPr>
            </w:pPr>
            <w:r w:rsidRPr="72ABD99D">
              <w:rPr>
                <w:rFonts w:ascii="Aptos" w:eastAsia="Aptos" w:hAnsi="Aptos" w:cs="Aptos"/>
                <w:szCs w:val="24"/>
              </w:rPr>
              <w:t>Signup Shop</w:t>
            </w:r>
          </w:p>
        </w:tc>
        <w:tc>
          <w:tcPr>
            <w:tcW w:w="2205" w:type="dxa"/>
            <w:tcMar>
              <w:left w:w="105" w:type="dxa"/>
              <w:right w:w="105" w:type="dxa"/>
            </w:tcMar>
          </w:tcPr>
          <w:p w14:paraId="146A9F73" w14:textId="7ED5DBE5"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702A957A" w14:textId="66A4BDE6" w:rsidR="72ABD99D" w:rsidRDefault="72ABD99D" w:rsidP="72ABD99D">
            <w:pPr>
              <w:rPr>
                <w:rFonts w:ascii="Aptos" w:eastAsia="Aptos" w:hAnsi="Aptos" w:cs="Aptos"/>
                <w:szCs w:val="24"/>
              </w:rPr>
            </w:pPr>
            <w:r w:rsidRPr="72ABD99D">
              <w:rPr>
                <w:rFonts w:ascii="Aptos" w:eastAsia="Aptos" w:hAnsi="Aptos" w:cs="Aptos"/>
                <w:szCs w:val="24"/>
              </w:rPr>
              <w:t>Signup Shop 1-E</w:t>
            </w:r>
          </w:p>
        </w:tc>
      </w:tr>
      <w:tr w:rsidR="72ABD99D" w14:paraId="15B9F359" w14:textId="77777777" w:rsidTr="72ABD99D">
        <w:trPr>
          <w:trHeight w:val="300"/>
        </w:trPr>
        <w:tc>
          <w:tcPr>
            <w:tcW w:w="2115" w:type="dxa"/>
            <w:tcMar>
              <w:left w:w="105" w:type="dxa"/>
              <w:right w:w="105" w:type="dxa"/>
            </w:tcMar>
          </w:tcPr>
          <w:p w14:paraId="086AB617" w14:textId="6D0725F9"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54D30212" w14:textId="56B502AB" w:rsidR="72ABD99D" w:rsidRDefault="72ABD99D" w:rsidP="72ABD99D">
            <w:pPr>
              <w:rPr>
                <w:rFonts w:ascii="Aptos" w:eastAsia="Aptos" w:hAnsi="Aptos" w:cs="Aptos"/>
                <w:szCs w:val="24"/>
              </w:rPr>
            </w:pPr>
            <w:r w:rsidRPr="72ABD99D">
              <w:rPr>
                <w:rFonts w:ascii="Aptos" w:eastAsia="Aptos" w:hAnsi="Aptos" w:cs="Aptos"/>
                <w:szCs w:val="24"/>
              </w:rPr>
              <w:t>Attempt registration with invalid location - Negative Test Case</w:t>
            </w:r>
          </w:p>
        </w:tc>
        <w:tc>
          <w:tcPr>
            <w:tcW w:w="2205" w:type="dxa"/>
            <w:tcMar>
              <w:left w:w="105" w:type="dxa"/>
              <w:right w:w="105" w:type="dxa"/>
            </w:tcMar>
          </w:tcPr>
          <w:p w14:paraId="772E1D2A" w14:textId="4B18F965"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5EF9FED9" w14:textId="79320507"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54163CC1" w14:textId="77777777" w:rsidTr="72ABD99D">
        <w:trPr>
          <w:trHeight w:val="300"/>
        </w:trPr>
        <w:tc>
          <w:tcPr>
            <w:tcW w:w="2115" w:type="dxa"/>
            <w:tcMar>
              <w:left w:w="105" w:type="dxa"/>
              <w:right w:w="105" w:type="dxa"/>
            </w:tcMar>
          </w:tcPr>
          <w:p w14:paraId="48F58858" w14:textId="245B6EA5" w:rsidR="72ABD99D" w:rsidRDefault="72ABD99D" w:rsidP="72ABD99D">
            <w:pPr>
              <w:rPr>
                <w:rFonts w:ascii="Aptos" w:eastAsia="Aptos" w:hAnsi="Aptos" w:cs="Aptos"/>
                <w:szCs w:val="24"/>
              </w:rPr>
            </w:pPr>
            <w:r w:rsidRPr="72ABD99D">
              <w:rPr>
                <w:rFonts w:ascii="Aptos" w:eastAsia="Aptos" w:hAnsi="Aptos" w:cs="Aptos"/>
                <w:b/>
                <w:bCs/>
                <w:szCs w:val="24"/>
              </w:rPr>
              <w:t>Prerequisite</w:t>
            </w:r>
          </w:p>
        </w:tc>
        <w:tc>
          <w:tcPr>
            <w:tcW w:w="2565" w:type="dxa"/>
            <w:tcMar>
              <w:left w:w="105" w:type="dxa"/>
              <w:right w:w="105" w:type="dxa"/>
            </w:tcMar>
          </w:tcPr>
          <w:p w14:paraId="6E0E37AC" w14:textId="5B067579" w:rsidR="72ABD99D" w:rsidRDefault="72ABD99D" w:rsidP="72ABD99D">
            <w:pPr>
              <w:rPr>
                <w:rFonts w:ascii="Aptos" w:eastAsia="Aptos" w:hAnsi="Aptos" w:cs="Aptos"/>
                <w:szCs w:val="24"/>
              </w:rPr>
            </w:pPr>
            <w:r w:rsidRPr="72ABD99D">
              <w:rPr>
                <w:rFonts w:ascii="Aptos" w:eastAsia="Aptos" w:hAnsi="Aptos" w:cs="Aptos"/>
                <w:szCs w:val="24"/>
              </w:rPr>
              <w:t>Stable internet connection</w:t>
            </w:r>
          </w:p>
        </w:tc>
        <w:tc>
          <w:tcPr>
            <w:tcW w:w="2205" w:type="dxa"/>
            <w:tcMar>
              <w:left w:w="105" w:type="dxa"/>
              <w:right w:w="105" w:type="dxa"/>
            </w:tcMar>
          </w:tcPr>
          <w:p w14:paraId="446E2024" w14:textId="4BCB0C3D"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57264215" w14:textId="470BD217" w:rsidR="72ABD99D" w:rsidRDefault="72ABD99D" w:rsidP="72ABD99D">
            <w:pPr>
              <w:rPr>
                <w:rFonts w:ascii="Aptos" w:eastAsia="Aptos" w:hAnsi="Aptos" w:cs="Aptos"/>
                <w:szCs w:val="24"/>
              </w:rPr>
            </w:pPr>
            <w:r w:rsidRPr="72ABD99D">
              <w:rPr>
                <w:rFonts w:ascii="Aptos" w:eastAsia="Aptos" w:hAnsi="Aptos" w:cs="Aptos"/>
                <w:szCs w:val="24"/>
              </w:rPr>
              <w:t>NA</w:t>
            </w:r>
          </w:p>
        </w:tc>
      </w:tr>
    </w:tbl>
    <w:p w14:paraId="78774657" w14:textId="6283E9E0"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290"/>
        <w:gridCol w:w="1635"/>
        <w:gridCol w:w="1500"/>
        <w:gridCol w:w="1530"/>
        <w:gridCol w:w="1035"/>
        <w:gridCol w:w="1770"/>
      </w:tblGrid>
      <w:tr w:rsidR="72ABD99D" w14:paraId="4FA2841F" w14:textId="77777777" w:rsidTr="72ABD99D">
        <w:trPr>
          <w:trHeight w:val="300"/>
        </w:trPr>
        <w:tc>
          <w:tcPr>
            <w:tcW w:w="615" w:type="dxa"/>
            <w:tcMar>
              <w:left w:w="105" w:type="dxa"/>
              <w:right w:w="105" w:type="dxa"/>
            </w:tcMar>
          </w:tcPr>
          <w:p w14:paraId="4E1A8C95" w14:textId="52A684A1" w:rsidR="72ABD99D" w:rsidRDefault="72ABD99D" w:rsidP="72ABD99D">
            <w:pPr>
              <w:rPr>
                <w:rFonts w:ascii="Aptos" w:eastAsia="Aptos" w:hAnsi="Aptos" w:cs="Aptos"/>
                <w:szCs w:val="24"/>
              </w:rPr>
            </w:pPr>
            <w:r w:rsidRPr="72ABD99D">
              <w:rPr>
                <w:rFonts w:ascii="Aptos" w:eastAsia="Aptos" w:hAnsi="Aptos" w:cs="Aptos"/>
                <w:szCs w:val="24"/>
              </w:rPr>
              <w:t>S. No</w:t>
            </w:r>
          </w:p>
        </w:tc>
        <w:tc>
          <w:tcPr>
            <w:tcW w:w="1290" w:type="dxa"/>
            <w:tcMar>
              <w:left w:w="105" w:type="dxa"/>
              <w:right w:w="105" w:type="dxa"/>
            </w:tcMar>
          </w:tcPr>
          <w:p w14:paraId="1BEC48E1" w14:textId="09C58FFA"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635" w:type="dxa"/>
            <w:tcMar>
              <w:left w:w="105" w:type="dxa"/>
              <w:right w:w="105" w:type="dxa"/>
            </w:tcMar>
          </w:tcPr>
          <w:p w14:paraId="66608B4F" w14:textId="38BF4CBC" w:rsidR="72ABD99D" w:rsidRDefault="72ABD99D" w:rsidP="72ABD99D">
            <w:pPr>
              <w:rPr>
                <w:rFonts w:ascii="Aptos" w:eastAsia="Aptos" w:hAnsi="Aptos" w:cs="Aptos"/>
                <w:szCs w:val="24"/>
              </w:rPr>
            </w:pPr>
            <w:r w:rsidRPr="72ABD99D">
              <w:rPr>
                <w:rFonts w:ascii="Aptos" w:eastAsia="Aptos" w:hAnsi="Aptos" w:cs="Aptos"/>
                <w:szCs w:val="24"/>
              </w:rPr>
              <w:t>Inputs</w:t>
            </w:r>
          </w:p>
        </w:tc>
        <w:tc>
          <w:tcPr>
            <w:tcW w:w="1500" w:type="dxa"/>
            <w:tcMar>
              <w:left w:w="105" w:type="dxa"/>
              <w:right w:w="105" w:type="dxa"/>
            </w:tcMar>
          </w:tcPr>
          <w:p w14:paraId="5BDC65DA" w14:textId="1235B2EE"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530" w:type="dxa"/>
            <w:tcMar>
              <w:left w:w="105" w:type="dxa"/>
              <w:right w:w="105" w:type="dxa"/>
            </w:tcMar>
          </w:tcPr>
          <w:p w14:paraId="7733E4C1" w14:textId="2450BC8F"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035" w:type="dxa"/>
            <w:tcMar>
              <w:left w:w="105" w:type="dxa"/>
              <w:right w:w="105" w:type="dxa"/>
            </w:tcMar>
          </w:tcPr>
          <w:p w14:paraId="0EB568A1" w14:textId="0D783F2B"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770" w:type="dxa"/>
            <w:tcMar>
              <w:left w:w="105" w:type="dxa"/>
              <w:right w:w="105" w:type="dxa"/>
            </w:tcMar>
          </w:tcPr>
          <w:p w14:paraId="4B63DAE6" w14:textId="127EA01E" w:rsidR="72ABD99D" w:rsidRDefault="72ABD99D" w:rsidP="72ABD99D">
            <w:pPr>
              <w:rPr>
                <w:rFonts w:ascii="Aptos" w:eastAsia="Aptos" w:hAnsi="Aptos" w:cs="Aptos"/>
                <w:szCs w:val="24"/>
              </w:rPr>
            </w:pPr>
            <w:r w:rsidRPr="72ABD99D">
              <w:rPr>
                <w:rFonts w:ascii="Aptos" w:eastAsia="Aptos" w:hAnsi="Aptos" w:cs="Aptos"/>
                <w:szCs w:val="24"/>
              </w:rPr>
              <w:t>Test Comments</w:t>
            </w:r>
          </w:p>
        </w:tc>
      </w:tr>
      <w:tr w:rsidR="72ABD99D" w14:paraId="06954BD6" w14:textId="77777777" w:rsidTr="72ABD99D">
        <w:trPr>
          <w:trHeight w:val="300"/>
        </w:trPr>
        <w:tc>
          <w:tcPr>
            <w:tcW w:w="615" w:type="dxa"/>
            <w:tcMar>
              <w:left w:w="105" w:type="dxa"/>
              <w:right w:w="105" w:type="dxa"/>
            </w:tcMar>
          </w:tcPr>
          <w:p w14:paraId="0E666E2D" w14:textId="78F449D7" w:rsidR="72ABD99D" w:rsidRDefault="72ABD99D" w:rsidP="72ABD99D">
            <w:pPr>
              <w:rPr>
                <w:rFonts w:ascii="Aptos" w:eastAsia="Aptos" w:hAnsi="Aptos" w:cs="Aptos"/>
                <w:szCs w:val="24"/>
              </w:rPr>
            </w:pPr>
            <w:r w:rsidRPr="72ABD99D">
              <w:rPr>
                <w:rFonts w:ascii="Aptos" w:eastAsia="Aptos" w:hAnsi="Aptos" w:cs="Aptos"/>
                <w:szCs w:val="24"/>
              </w:rPr>
              <w:t>1</w:t>
            </w:r>
          </w:p>
        </w:tc>
        <w:tc>
          <w:tcPr>
            <w:tcW w:w="1290" w:type="dxa"/>
            <w:tcMar>
              <w:left w:w="105" w:type="dxa"/>
              <w:right w:w="105" w:type="dxa"/>
            </w:tcMar>
          </w:tcPr>
          <w:p w14:paraId="38AA3BAD" w14:textId="1D298D12" w:rsidR="72ABD99D" w:rsidRDefault="72ABD99D" w:rsidP="72ABD99D">
            <w:pPr>
              <w:rPr>
                <w:rFonts w:ascii="Aptos" w:eastAsia="Aptos" w:hAnsi="Aptos" w:cs="Aptos"/>
                <w:szCs w:val="24"/>
              </w:rPr>
            </w:pPr>
            <w:r w:rsidRPr="72ABD99D">
              <w:rPr>
                <w:rFonts w:ascii="Aptos" w:eastAsia="Aptos" w:hAnsi="Aptos" w:cs="Aptos"/>
                <w:szCs w:val="24"/>
              </w:rPr>
              <w:t>Enter Shop Name</w:t>
            </w:r>
          </w:p>
        </w:tc>
        <w:tc>
          <w:tcPr>
            <w:tcW w:w="1635" w:type="dxa"/>
            <w:tcMar>
              <w:left w:w="105" w:type="dxa"/>
              <w:right w:w="105" w:type="dxa"/>
            </w:tcMar>
          </w:tcPr>
          <w:p w14:paraId="2759EFE0" w14:textId="5DB9B8CD" w:rsidR="72ABD99D" w:rsidRDefault="72ABD99D" w:rsidP="72ABD99D">
            <w:pPr>
              <w:rPr>
                <w:rFonts w:ascii="Aptos" w:eastAsia="Aptos" w:hAnsi="Aptos" w:cs="Aptos"/>
                <w:szCs w:val="24"/>
              </w:rPr>
            </w:pPr>
            <w:r w:rsidRPr="72ABD99D">
              <w:rPr>
                <w:rFonts w:ascii="Aptos" w:eastAsia="Aptos" w:hAnsi="Aptos" w:cs="Aptos"/>
                <w:szCs w:val="24"/>
              </w:rPr>
              <w:t>“Test Shop”</w:t>
            </w:r>
          </w:p>
        </w:tc>
        <w:tc>
          <w:tcPr>
            <w:tcW w:w="1500" w:type="dxa"/>
            <w:tcMar>
              <w:left w:w="105" w:type="dxa"/>
              <w:right w:w="105" w:type="dxa"/>
            </w:tcMar>
          </w:tcPr>
          <w:p w14:paraId="5E9D0B4B" w14:textId="224E674D" w:rsidR="72ABD99D" w:rsidRDefault="72ABD99D" w:rsidP="72ABD99D">
            <w:pPr>
              <w:rPr>
                <w:rFonts w:ascii="Aptos" w:eastAsia="Aptos" w:hAnsi="Aptos" w:cs="Aptos"/>
                <w:szCs w:val="24"/>
              </w:rPr>
            </w:pPr>
            <w:r w:rsidRPr="72ABD99D">
              <w:rPr>
                <w:rFonts w:ascii="Aptos" w:eastAsia="Aptos" w:hAnsi="Aptos" w:cs="Aptos"/>
                <w:szCs w:val="24"/>
              </w:rPr>
              <w:t>Shope name field accepts valid text</w:t>
            </w:r>
          </w:p>
        </w:tc>
        <w:tc>
          <w:tcPr>
            <w:tcW w:w="1530" w:type="dxa"/>
            <w:tcMar>
              <w:left w:w="105" w:type="dxa"/>
              <w:right w:w="105" w:type="dxa"/>
            </w:tcMar>
          </w:tcPr>
          <w:p w14:paraId="042A2AA7" w14:textId="2D13F966" w:rsidR="72ABD99D" w:rsidRDefault="72ABD99D" w:rsidP="72ABD99D">
            <w:pPr>
              <w:rPr>
                <w:rFonts w:ascii="Aptos" w:eastAsia="Aptos" w:hAnsi="Aptos" w:cs="Aptos"/>
                <w:szCs w:val="24"/>
              </w:rPr>
            </w:pPr>
            <w:r w:rsidRPr="72ABD99D">
              <w:rPr>
                <w:rFonts w:ascii="Aptos" w:eastAsia="Aptos" w:hAnsi="Aptos" w:cs="Aptos"/>
                <w:szCs w:val="24"/>
              </w:rPr>
              <w:t>Shop Name accepted</w:t>
            </w:r>
          </w:p>
        </w:tc>
        <w:tc>
          <w:tcPr>
            <w:tcW w:w="1035" w:type="dxa"/>
            <w:tcMar>
              <w:left w:w="105" w:type="dxa"/>
              <w:right w:w="105" w:type="dxa"/>
            </w:tcMar>
          </w:tcPr>
          <w:p w14:paraId="20783820" w14:textId="2A2BC5BB"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54A3003F" w14:textId="4A40E36B" w:rsidR="72ABD99D" w:rsidRDefault="72ABD99D" w:rsidP="72ABD99D">
            <w:pPr>
              <w:rPr>
                <w:rFonts w:ascii="Aptos" w:eastAsia="Aptos" w:hAnsi="Aptos" w:cs="Aptos"/>
                <w:szCs w:val="24"/>
              </w:rPr>
            </w:pPr>
            <w:r w:rsidRPr="72ABD99D">
              <w:rPr>
                <w:rFonts w:ascii="Aptos" w:eastAsia="Aptos" w:hAnsi="Aptos" w:cs="Aptos"/>
                <w:szCs w:val="24"/>
              </w:rPr>
              <w:t>Valid Shop name provided</w:t>
            </w:r>
          </w:p>
        </w:tc>
      </w:tr>
      <w:tr w:rsidR="72ABD99D" w14:paraId="319389F1" w14:textId="77777777" w:rsidTr="72ABD99D">
        <w:trPr>
          <w:trHeight w:val="300"/>
        </w:trPr>
        <w:tc>
          <w:tcPr>
            <w:tcW w:w="615" w:type="dxa"/>
            <w:tcMar>
              <w:left w:w="105" w:type="dxa"/>
              <w:right w:w="105" w:type="dxa"/>
            </w:tcMar>
          </w:tcPr>
          <w:p w14:paraId="1D408E00" w14:textId="6C0A9BE7" w:rsidR="72ABD99D" w:rsidRDefault="72ABD99D" w:rsidP="72ABD99D">
            <w:pPr>
              <w:rPr>
                <w:rFonts w:ascii="Aptos" w:eastAsia="Aptos" w:hAnsi="Aptos" w:cs="Aptos"/>
                <w:szCs w:val="24"/>
              </w:rPr>
            </w:pPr>
            <w:r w:rsidRPr="72ABD99D">
              <w:rPr>
                <w:rFonts w:ascii="Aptos" w:eastAsia="Aptos" w:hAnsi="Aptos" w:cs="Aptos"/>
                <w:szCs w:val="24"/>
              </w:rPr>
              <w:t>2</w:t>
            </w:r>
          </w:p>
        </w:tc>
        <w:tc>
          <w:tcPr>
            <w:tcW w:w="1290" w:type="dxa"/>
            <w:tcMar>
              <w:left w:w="105" w:type="dxa"/>
              <w:right w:w="105" w:type="dxa"/>
            </w:tcMar>
          </w:tcPr>
          <w:p w14:paraId="41EF19CC" w14:textId="5CE4F534" w:rsidR="72ABD99D" w:rsidRDefault="72ABD99D" w:rsidP="72ABD99D">
            <w:pPr>
              <w:rPr>
                <w:rFonts w:ascii="Aptos" w:eastAsia="Aptos" w:hAnsi="Aptos" w:cs="Aptos"/>
                <w:szCs w:val="24"/>
              </w:rPr>
            </w:pPr>
            <w:r w:rsidRPr="72ABD99D">
              <w:rPr>
                <w:rFonts w:ascii="Aptos" w:eastAsia="Aptos" w:hAnsi="Aptos" w:cs="Aptos"/>
                <w:szCs w:val="24"/>
              </w:rPr>
              <w:t>Enter Address</w:t>
            </w:r>
          </w:p>
        </w:tc>
        <w:tc>
          <w:tcPr>
            <w:tcW w:w="1635" w:type="dxa"/>
            <w:tcMar>
              <w:left w:w="105" w:type="dxa"/>
              <w:right w:w="105" w:type="dxa"/>
            </w:tcMar>
          </w:tcPr>
          <w:p w14:paraId="3CBD0F07" w14:textId="6D317052" w:rsidR="72ABD99D" w:rsidRDefault="72ABD99D" w:rsidP="72ABD99D">
            <w:pPr>
              <w:rPr>
                <w:rFonts w:ascii="Aptos" w:eastAsia="Aptos" w:hAnsi="Aptos" w:cs="Aptos"/>
                <w:szCs w:val="24"/>
              </w:rPr>
            </w:pPr>
            <w:r w:rsidRPr="72ABD99D">
              <w:rPr>
                <w:rFonts w:ascii="Aptos" w:eastAsia="Aptos" w:hAnsi="Aptos" w:cs="Aptos"/>
                <w:szCs w:val="24"/>
              </w:rPr>
              <w:t>“123 main Street”</w:t>
            </w:r>
          </w:p>
        </w:tc>
        <w:tc>
          <w:tcPr>
            <w:tcW w:w="1500" w:type="dxa"/>
            <w:tcMar>
              <w:left w:w="105" w:type="dxa"/>
              <w:right w:w="105" w:type="dxa"/>
            </w:tcMar>
          </w:tcPr>
          <w:p w14:paraId="2EE3863D" w14:textId="151475D2" w:rsidR="72ABD99D" w:rsidRDefault="72ABD99D" w:rsidP="72ABD99D">
            <w:pPr>
              <w:rPr>
                <w:rFonts w:ascii="Aptos" w:eastAsia="Aptos" w:hAnsi="Aptos" w:cs="Aptos"/>
                <w:szCs w:val="24"/>
              </w:rPr>
            </w:pPr>
            <w:r w:rsidRPr="72ABD99D">
              <w:rPr>
                <w:rFonts w:ascii="Aptos" w:eastAsia="Aptos" w:hAnsi="Aptos" w:cs="Aptos"/>
                <w:szCs w:val="24"/>
              </w:rPr>
              <w:t>Address field accepts valid address</w:t>
            </w:r>
          </w:p>
        </w:tc>
        <w:tc>
          <w:tcPr>
            <w:tcW w:w="1530" w:type="dxa"/>
            <w:tcMar>
              <w:left w:w="105" w:type="dxa"/>
              <w:right w:w="105" w:type="dxa"/>
            </w:tcMar>
          </w:tcPr>
          <w:p w14:paraId="4F6B6843" w14:textId="0635BD83" w:rsidR="72ABD99D" w:rsidRDefault="72ABD99D" w:rsidP="72ABD99D">
            <w:pPr>
              <w:rPr>
                <w:rFonts w:ascii="Aptos" w:eastAsia="Aptos" w:hAnsi="Aptos" w:cs="Aptos"/>
                <w:szCs w:val="24"/>
              </w:rPr>
            </w:pPr>
            <w:r w:rsidRPr="72ABD99D">
              <w:rPr>
                <w:rFonts w:ascii="Aptos" w:eastAsia="Aptos" w:hAnsi="Aptos" w:cs="Aptos"/>
                <w:szCs w:val="24"/>
              </w:rPr>
              <w:t>Address accepted</w:t>
            </w:r>
          </w:p>
        </w:tc>
        <w:tc>
          <w:tcPr>
            <w:tcW w:w="1035" w:type="dxa"/>
            <w:tcMar>
              <w:left w:w="105" w:type="dxa"/>
              <w:right w:w="105" w:type="dxa"/>
            </w:tcMar>
          </w:tcPr>
          <w:p w14:paraId="771B9CBD" w14:textId="0823CA4B"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39A476C6" w14:textId="03736FCE" w:rsidR="72ABD99D" w:rsidRDefault="72ABD99D" w:rsidP="72ABD99D">
            <w:pPr>
              <w:rPr>
                <w:rFonts w:ascii="Aptos" w:eastAsia="Aptos" w:hAnsi="Aptos" w:cs="Aptos"/>
                <w:szCs w:val="24"/>
              </w:rPr>
            </w:pPr>
            <w:r w:rsidRPr="72ABD99D">
              <w:rPr>
                <w:rFonts w:ascii="Aptos" w:eastAsia="Aptos" w:hAnsi="Aptos" w:cs="Aptos"/>
                <w:szCs w:val="24"/>
              </w:rPr>
              <w:t>Invalid address provided</w:t>
            </w:r>
          </w:p>
        </w:tc>
      </w:tr>
      <w:tr w:rsidR="72ABD99D" w14:paraId="7A7D819B" w14:textId="77777777" w:rsidTr="72ABD99D">
        <w:trPr>
          <w:trHeight w:val="300"/>
        </w:trPr>
        <w:tc>
          <w:tcPr>
            <w:tcW w:w="615" w:type="dxa"/>
            <w:tcMar>
              <w:left w:w="105" w:type="dxa"/>
              <w:right w:w="105" w:type="dxa"/>
            </w:tcMar>
          </w:tcPr>
          <w:p w14:paraId="217DEAC1" w14:textId="2FA074E9" w:rsidR="72ABD99D" w:rsidRDefault="72ABD99D" w:rsidP="72ABD99D">
            <w:pPr>
              <w:rPr>
                <w:rFonts w:ascii="Aptos" w:eastAsia="Aptos" w:hAnsi="Aptos" w:cs="Aptos"/>
                <w:szCs w:val="24"/>
              </w:rPr>
            </w:pPr>
            <w:r w:rsidRPr="72ABD99D">
              <w:rPr>
                <w:rFonts w:ascii="Aptos" w:eastAsia="Aptos" w:hAnsi="Aptos" w:cs="Aptos"/>
                <w:szCs w:val="24"/>
              </w:rPr>
              <w:t>3</w:t>
            </w:r>
          </w:p>
        </w:tc>
        <w:tc>
          <w:tcPr>
            <w:tcW w:w="1290" w:type="dxa"/>
            <w:tcMar>
              <w:left w:w="105" w:type="dxa"/>
              <w:right w:w="105" w:type="dxa"/>
            </w:tcMar>
          </w:tcPr>
          <w:p w14:paraId="7B3032C7" w14:textId="51669756" w:rsidR="72ABD99D" w:rsidRDefault="72ABD99D" w:rsidP="72ABD99D">
            <w:pPr>
              <w:rPr>
                <w:rFonts w:ascii="Aptos" w:eastAsia="Aptos" w:hAnsi="Aptos" w:cs="Aptos"/>
                <w:szCs w:val="24"/>
              </w:rPr>
            </w:pPr>
            <w:r w:rsidRPr="72ABD99D">
              <w:rPr>
                <w:rFonts w:ascii="Aptos" w:eastAsia="Aptos" w:hAnsi="Aptos" w:cs="Aptos"/>
                <w:szCs w:val="24"/>
              </w:rPr>
              <w:t>Enter Waste Service Type</w:t>
            </w:r>
          </w:p>
        </w:tc>
        <w:tc>
          <w:tcPr>
            <w:tcW w:w="1635" w:type="dxa"/>
            <w:tcMar>
              <w:left w:w="105" w:type="dxa"/>
              <w:right w:w="105" w:type="dxa"/>
            </w:tcMar>
          </w:tcPr>
          <w:p w14:paraId="313C8B8B" w14:textId="59EEC785" w:rsidR="72ABD99D" w:rsidRDefault="72ABD99D" w:rsidP="72ABD99D">
            <w:pPr>
              <w:rPr>
                <w:rFonts w:ascii="Aptos" w:eastAsia="Aptos" w:hAnsi="Aptos" w:cs="Aptos"/>
                <w:szCs w:val="24"/>
              </w:rPr>
            </w:pPr>
            <w:r w:rsidRPr="72ABD99D">
              <w:rPr>
                <w:rFonts w:ascii="Aptos" w:eastAsia="Aptos" w:hAnsi="Aptos" w:cs="Aptos"/>
                <w:szCs w:val="24"/>
              </w:rPr>
              <w:t>"Electronics"</w:t>
            </w:r>
          </w:p>
        </w:tc>
        <w:tc>
          <w:tcPr>
            <w:tcW w:w="1500" w:type="dxa"/>
            <w:tcMar>
              <w:left w:w="105" w:type="dxa"/>
              <w:right w:w="105" w:type="dxa"/>
            </w:tcMar>
          </w:tcPr>
          <w:p w14:paraId="110C4484" w14:textId="74D4F990" w:rsidR="72ABD99D" w:rsidRDefault="72ABD99D" w:rsidP="72ABD99D">
            <w:pPr>
              <w:rPr>
                <w:rFonts w:ascii="Aptos" w:eastAsia="Aptos" w:hAnsi="Aptos" w:cs="Aptos"/>
                <w:szCs w:val="24"/>
              </w:rPr>
            </w:pPr>
            <w:r w:rsidRPr="72ABD99D">
              <w:rPr>
                <w:rFonts w:ascii="Aptos" w:eastAsia="Aptos" w:hAnsi="Aptos" w:cs="Aptos"/>
                <w:szCs w:val="24"/>
              </w:rPr>
              <w:t>Waste service type field accepts valid input</w:t>
            </w:r>
          </w:p>
        </w:tc>
        <w:tc>
          <w:tcPr>
            <w:tcW w:w="1530" w:type="dxa"/>
            <w:tcMar>
              <w:left w:w="105" w:type="dxa"/>
              <w:right w:w="105" w:type="dxa"/>
            </w:tcMar>
          </w:tcPr>
          <w:p w14:paraId="00FBC328" w14:textId="465B4072" w:rsidR="72ABD99D" w:rsidRDefault="72ABD99D" w:rsidP="72ABD99D">
            <w:pPr>
              <w:rPr>
                <w:rFonts w:ascii="Aptos" w:eastAsia="Aptos" w:hAnsi="Aptos" w:cs="Aptos"/>
                <w:szCs w:val="24"/>
              </w:rPr>
            </w:pPr>
            <w:r w:rsidRPr="72ABD99D">
              <w:rPr>
                <w:rFonts w:ascii="Aptos" w:eastAsia="Aptos" w:hAnsi="Aptos" w:cs="Aptos"/>
                <w:szCs w:val="24"/>
              </w:rPr>
              <w:t>Waste type accepted</w:t>
            </w:r>
          </w:p>
        </w:tc>
        <w:tc>
          <w:tcPr>
            <w:tcW w:w="1035" w:type="dxa"/>
            <w:tcMar>
              <w:left w:w="105" w:type="dxa"/>
              <w:right w:w="105" w:type="dxa"/>
            </w:tcMar>
          </w:tcPr>
          <w:p w14:paraId="44640345" w14:textId="2709AE0B"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0598C545" w14:textId="04622FAA" w:rsidR="72ABD99D" w:rsidRDefault="72ABD99D" w:rsidP="72ABD99D">
            <w:pPr>
              <w:rPr>
                <w:rFonts w:ascii="Aptos" w:eastAsia="Aptos" w:hAnsi="Aptos" w:cs="Aptos"/>
                <w:szCs w:val="24"/>
              </w:rPr>
            </w:pPr>
            <w:r w:rsidRPr="72ABD99D">
              <w:rPr>
                <w:rFonts w:ascii="Aptos" w:eastAsia="Aptos" w:hAnsi="Aptos" w:cs="Aptos"/>
                <w:szCs w:val="24"/>
              </w:rPr>
              <w:t>All fields entered successfully</w:t>
            </w:r>
          </w:p>
        </w:tc>
      </w:tr>
      <w:tr w:rsidR="72ABD99D" w14:paraId="1DFEE7AC" w14:textId="77777777" w:rsidTr="72ABD99D">
        <w:trPr>
          <w:trHeight w:val="300"/>
        </w:trPr>
        <w:tc>
          <w:tcPr>
            <w:tcW w:w="615" w:type="dxa"/>
            <w:tcMar>
              <w:left w:w="105" w:type="dxa"/>
              <w:right w:w="105" w:type="dxa"/>
            </w:tcMar>
          </w:tcPr>
          <w:p w14:paraId="7C79E39E" w14:textId="3C3B784B" w:rsidR="72ABD99D" w:rsidRDefault="72ABD99D" w:rsidP="72ABD99D">
            <w:pPr>
              <w:rPr>
                <w:rFonts w:ascii="Aptos" w:eastAsia="Aptos" w:hAnsi="Aptos" w:cs="Aptos"/>
                <w:szCs w:val="24"/>
              </w:rPr>
            </w:pPr>
            <w:r w:rsidRPr="72ABD99D">
              <w:rPr>
                <w:rFonts w:ascii="Aptos" w:eastAsia="Aptos" w:hAnsi="Aptos" w:cs="Aptos"/>
                <w:szCs w:val="24"/>
              </w:rPr>
              <w:t>4</w:t>
            </w:r>
          </w:p>
        </w:tc>
        <w:tc>
          <w:tcPr>
            <w:tcW w:w="1290" w:type="dxa"/>
            <w:tcMar>
              <w:left w:w="105" w:type="dxa"/>
              <w:right w:w="105" w:type="dxa"/>
            </w:tcMar>
          </w:tcPr>
          <w:p w14:paraId="4B9A1439" w14:textId="34EE2A94" w:rsidR="72ABD99D" w:rsidRDefault="72ABD99D" w:rsidP="72ABD99D">
            <w:pPr>
              <w:rPr>
                <w:rFonts w:ascii="Aptos" w:eastAsia="Aptos" w:hAnsi="Aptos" w:cs="Aptos"/>
                <w:szCs w:val="24"/>
              </w:rPr>
            </w:pPr>
            <w:r w:rsidRPr="72ABD99D">
              <w:rPr>
                <w:rFonts w:ascii="Aptos" w:eastAsia="Aptos" w:hAnsi="Aptos" w:cs="Aptos"/>
                <w:szCs w:val="24"/>
              </w:rPr>
              <w:t>Click Register</w:t>
            </w:r>
          </w:p>
        </w:tc>
        <w:tc>
          <w:tcPr>
            <w:tcW w:w="1635" w:type="dxa"/>
            <w:tcMar>
              <w:left w:w="105" w:type="dxa"/>
              <w:right w:w="105" w:type="dxa"/>
            </w:tcMar>
          </w:tcPr>
          <w:p w14:paraId="5B970773" w14:textId="57794F0A" w:rsidR="72ABD99D" w:rsidRDefault="72ABD99D" w:rsidP="72ABD99D">
            <w:pPr>
              <w:rPr>
                <w:rFonts w:ascii="Aptos" w:eastAsia="Aptos" w:hAnsi="Aptos" w:cs="Aptos"/>
                <w:szCs w:val="24"/>
              </w:rPr>
            </w:pPr>
            <w:r w:rsidRPr="72ABD99D">
              <w:rPr>
                <w:rFonts w:ascii="Aptos" w:eastAsia="Aptos" w:hAnsi="Aptos" w:cs="Aptos"/>
                <w:szCs w:val="24"/>
              </w:rPr>
              <w:t>Click Register</w:t>
            </w:r>
          </w:p>
        </w:tc>
        <w:tc>
          <w:tcPr>
            <w:tcW w:w="1500" w:type="dxa"/>
            <w:tcMar>
              <w:left w:w="105" w:type="dxa"/>
              <w:right w:w="105" w:type="dxa"/>
            </w:tcMar>
          </w:tcPr>
          <w:p w14:paraId="59FD7FE3" w14:textId="46A876B3" w:rsidR="72ABD99D" w:rsidRDefault="72ABD99D" w:rsidP="72ABD99D">
            <w:pPr>
              <w:rPr>
                <w:rFonts w:ascii="Aptos" w:eastAsia="Aptos" w:hAnsi="Aptos" w:cs="Aptos"/>
                <w:szCs w:val="24"/>
              </w:rPr>
            </w:pPr>
            <w:r w:rsidRPr="72ABD99D">
              <w:rPr>
                <w:rFonts w:ascii="Aptos" w:eastAsia="Aptos" w:hAnsi="Aptos" w:cs="Aptos"/>
                <w:szCs w:val="24"/>
              </w:rPr>
              <w:t>Registered Shop with Current Location</w:t>
            </w:r>
          </w:p>
        </w:tc>
        <w:tc>
          <w:tcPr>
            <w:tcW w:w="1530" w:type="dxa"/>
            <w:tcMar>
              <w:left w:w="105" w:type="dxa"/>
              <w:right w:w="105" w:type="dxa"/>
            </w:tcMar>
          </w:tcPr>
          <w:p w14:paraId="66BBDC5D" w14:textId="02BE4820" w:rsidR="72ABD99D" w:rsidRDefault="72ABD99D" w:rsidP="72ABD99D">
            <w:pPr>
              <w:rPr>
                <w:rFonts w:ascii="Aptos" w:eastAsia="Aptos" w:hAnsi="Aptos" w:cs="Aptos"/>
                <w:szCs w:val="24"/>
              </w:rPr>
            </w:pPr>
            <w:r w:rsidRPr="72ABD99D">
              <w:rPr>
                <w:rFonts w:ascii="Aptos" w:eastAsia="Aptos" w:hAnsi="Aptos" w:cs="Aptos"/>
                <w:szCs w:val="24"/>
              </w:rPr>
              <w:t>Registration message</w:t>
            </w:r>
          </w:p>
        </w:tc>
        <w:tc>
          <w:tcPr>
            <w:tcW w:w="1035" w:type="dxa"/>
            <w:tcMar>
              <w:left w:w="105" w:type="dxa"/>
              <w:right w:w="105" w:type="dxa"/>
            </w:tcMar>
          </w:tcPr>
          <w:p w14:paraId="1FAE7234" w14:textId="19F431A4" w:rsidR="72ABD99D" w:rsidRDefault="72ABD99D" w:rsidP="72ABD99D">
            <w:pPr>
              <w:rPr>
                <w:rFonts w:ascii="Aptos" w:eastAsia="Aptos" w:hAnsi="Aptos" w:cs="Aptos"/>
                <w:szCs w:val="24"/>
              </w:rPr>
            </w:pPr>
            <w:r w:rsidRPr="72ABD99D">
              <w:rPr>
                <w:rFonts w:ascii="Aptos" w:eastAsia="Aptos" w:hAnsi="Aptos" w:cs="Aptos"/>
                <w:szCs w:val="24"/>
              </w:rPr>
              <w:t>Pass</w:t>
            </w:r>
          </w:p>
        </w:tc>
        <w:tc>
          <w:tcPr>
            <w:tcW w:w="1770" w:type="dxa"/>
            <w:tcMar>
              <w:left w:w="105" w:type="dxa"/>
              <w:right w:w="105" w:type="dxa"/>
            </w:tcMar>
          </w:tcPr>
          <w:p w14:paraId="69C27EB8" w14:textId="145CAB63" w:rsidR="72ABD99D" w:rsidRDefault="72ABD99D" w:rsidP="72ABD99D">
            <w:pPr>
              <w:rPr>
                <w:rFonts w:ascii="Aptos" w:eastAsia="Aptos" w:hAnsi="Aptos" w:cs="Aptos"/>
                <w:szCs w:val="24"/>
              </w:rPr>
            </w:pPr>
            <w:r w:rsidRPr="72ABD99D">
              <w:rPr>
                <w:rFonts w:ascii="Aptos" w:eastAsia="Aptos" w:hAnsi="Aptos" w:cs="Aptos"/>
                <w:szCs w:val="24"/>
              </w:rPr>
              <w:t>Shop successfully registered</w:t>
            </w:r>
          </w:p>
        </w:tc>
      </w:tr>
    </w:tbl>
    <w:p w14:paraId="137F8210" w14:textId="4F0DCEC0" w:rsidR="72ABD99D" w:rsidRDefault="72ABD99D" w:rsidP="72ABD99D">
      <w:pPr>
        <w:rPr>
          <w:rFonts w:ascii="Aptos" w:eastAsia="Aptos" w:hAnsi="Aptos" w:cs="Aptos"/>
          <w:color w:val="000000" w:themeColor="text1"/>
          <w:szCs w:val="24"/>
        </w:rPr>
      </w:pPr>
    </w:p>
    <w:p w14:paraId="35B4FF62" w14:textId="03D4EDE0" w:rsidR="72ABD99D" w:rsidRDefault="72ABD99D" w:rsidP="72ABD99D">
      <w:pPr>
        <w:rPr>
          <w:rFonts w:ascii="Aptos" w:eastAsia="Aptos" w:hAnsi="Aptos" w:cs="Aptos"/>
          <w:color w:val="000000" w:themeColor="text1"/>
          <w:szCs w:val="24"/>
        </w:rPr>
      </w:pPr>
    </w:p>
    <w:p w14:paraId="074D3DC3" w14:textId="4567F4C6" w:rsidR="4EE6C334" w:rsidRDefault="4EE6C334" w:rsidP="09604890">
      <w:pPr>
        <w:pStyle w:val="Heading4"/>
        <w:keepLines/>
        <w:numPr>
          <w:ilvl w:val="0"/>
          <w:numId w:val="0"/>
        </w:numPr>
        <w:rPr>
          <w:rFonts w:ascii="Aptos Display" w:eastAsia="Aptos Display" w:hAnsi="Aptos Display" w:cs="Aptos Display"/>
          <w:b w:val="0"/>
          <w:i w:val="0"/>
          <w:color w:val="0F4761" w:themeColor="accent1" w:themeShade="BF"/>
          <w:sz w:val="32"/>
          <w:szCs w:val="32"/>
        </w:rPr>
      </w:pPr>
      <w:r w:rsidRPr="57D18BE3">
        <w:rPr>
          <w:rFonts w:eastAsia="Aptos Display"/>
        </w:rPr>
        <w:t>Map</w:t>
      </w:r>
    </w:p>
    <w:p w14:paraId="1FED7B70" w14:textId="04089A21" w:rsidR="4EE6C334" w:rsidRDefault="4EE6C334" w:rsidP="61484BFD">
      <w:pPr>
        <w:keepNext/>
        <w:keepLines/>
        <w:rPr>
          <w:rFonts w:ascii="Aptos" w:eastAsia="Aptos" w:hAnsi="Aptos" w:cs="Aptos"/>
          <w:color w:val="0F4761" w:themeColor="accent1" w:themeShade="BF"/>
          <w:sz w:val="28"/>
          <w:szCs w:val="28"/>
        </w:rPr>
      </w:pPr>
      <w:r w:rsidRPr="57D18BE3">
        <w:rPr>
          <w:rFonts w:eastAsia="Aptos"/>
        </w:rPr>
        <w:t>Control Flow Graph</w:t>
      </w:r>
    </w:p>
    <w:p w14:paraId="1F4AA325" w14:textId="5B5C788A" w:rsidR="4EE6C334" w:rsidRDefault="4EE6C334" w:rsidP="72ABD99D">
      <w:pPr>
        <w:jc w:val="center"/>
        <w:rPr>
          <w:rFonts w:ascii="Aptos" w:eastAsia="Aptos" w:hAnsi="Aptos" w:cs="Aptos"/>
          <w:color w:val="000000" w:themeColor="text1"/>
          <w:szCs w:val="24"/>
        </w:rPr>
      </w:pPr>
      <w:r>
        <w:rPr>
          <w:noProof/>
        </w:rPr>
        <w:drawing>
          <wp:inline distT="0" distB="0" distL="0" distR="0" wp14:anchorId="47062157" wp14:editId="1FF43F10">
            <wp:extent cx="5153024" cy="5019676"/>
            <wp:effectExtent l="0" t="0" r="0" b="0"/>
            <wp:docPr id="1853196333" name="Picture 185319633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153024" cy="5019676"/>
                    </a:xfrm>
                    <a:prstGeom prst="rect">
                      <a:avLst/>
                    </a:prstGeom>
                  </pic:spPr>
                </pic:pic>
              </a:graphicData>
            </a:graphic>
          </wp:inline>
        </w:drawing>
      </w:r>
    </w:p>
    <w:p w14:paraId="63DE0B87" w14:textId="7ECC5596" w:rsidR="4EE6C334" w:rsidRDefault="4EE6C334" w:rsidP="38D1D378">
      <w:pPr>
        <w:keepNext/>
        <w:keepLines/>
        <w:rPr>
          <w:rFonts w:asciiTheme="minorHAnsi" w:eastAsiaTheme="minorEastAsia" w:hAnsiTheme="minorHAnsi" w:cstheme="minorBidi"/>
          <w:color w:val="0F4761" w:themeColor="accent1" w:themeShade="BF"/>
          <w:sz w:val="28"/>
          <w:szCs w:val="28"/>
        </w:rPr>
      </w:pPr>
      <w:r w:rsidRPr="00963974">
        <w:rPr>
          <w:rFonts w:asciiTheme="minorHAnsi" w:eastAsiaTheme="minorEastAsia" w:hAnsiTheme="minorHAnsi" w:cstheme="minorBidi"/>
        </w:rPr>
        <w:t>Basis Path testing</w:t>
      </w:r>
    </w:p>
    <w:p w14:paraId="183D3822" w14:textId="3DE26257" w:rsidR="38D1D378" w:rsidRDefault="38D1D378" w:rsidP="38D1D378">
      <w:pPr>
        <w:keepNext/>
        <w:keepLines/>
      </w:pPr>
    </w:p>
    <w:p w14:paraId="6323651E" w14:textId="34D49754" w:rsidR="4EE6C334" w:rsidRDefault="4EE6C334" w:rsidP="72ABD99D">
      <w:pPr>
        <w:rPr>
          <w:rFonts w:ascii="Aptos" w:eastAsia="Aptos" w:hAnsi="Aptos" w:cs="Aptos"/>
          <w:color w:val="000000" w:themeColor="text1"/>
          <w:szCs w:val="24"/>
        </w:rPr>
      </w:pPr>
      <w:r w:rsidRPr="72ABD99D">
        <w:rPr>
          <w:rFonts w:ascii="Aptos" w:eastAsia="Aptos" w:hAnsi="Aptos" w:cs="Aptos"/>
          <w:color w:val="000000" w:themeColor="text1"/>
          <w:szCs w:val="24"/>
          <w:u w:val="single"/>
        </w:rPr>
        <w:t>Cyclomatic Complexity</w:t>
      </w:r>
      <w:r w:rsidRPr="72ABD99D">
        <w:rPr>
          <w:rFonts w:ascii="Aptos" w:eastAsia="Aptos" w:hAnsi="Aptos" w:cs="Aptos"/>
          <w:color w:val="000000" w:themeColor="text1"/>
          <w:szCs w:val="24"/>
        </w:rPr>
        <w:t xml:space="preserve"> = </w:t>
      </w:r>
      <w:r w:rsidRPr="72ABD99D">
        <w:rPr>
          <w:rFonts w:ascii="Cambria Math" w:eastAsia="Cambria Math" w:hAnsi="Cambria Math" w:cs="Cambria Math"/>
          <w:color w:val="000000" w:themeColor="text1"/>
          <w:szCs w:val="24"/>
        </w:rPr>
        <w:t>∣</w:t>
      </w:r>
      <w:r w:rsidRPr="72ABD99D">
        <w:rPr>
          <w:rFonts w:ascii="Aptos" w:eastAsia="Aptos" w:hAnsi="Aptos" w:cs="Aptos"/>
          <w:color w:val="000000" w:themeColor="text1"/>
          <w:szCs w:val="24"/>
        </w:rPr>
        <w:t>Decision Points</w:t>
      </w:r>
      <w:r w:rsidRPr="72ABD99D">
        <w:rPr>
          <w:rFonts w:ascii="Cambria Math" w:eastAsia="Cambria Math" w:hAnsi="Cambria Math" w:cs="Cambria Math"/>
          <w:color w:val="000000" w:themeColor="text1"/>
          <w:szCs w:val="24"/>
        </w:rPr>
        <w:t>∣</w:t>
      </w:r>
      <w:r w:rsidRPr="72ABD99D">
        <w:rPr>
          <w:rFonts w:ascii="Aptos" w:eastAsia="Aptos" w:hAnsi="Aptos" w:cs="Aptos"/>
          <w:color w:val="000000" w:themeColor="text1"/>
          <w:szCs w:val="24"/>
        </w:rPr>
        <w:t>+1=3+1=4</w:t>
      </w:r>
    </w:p>
    <w:p w14:paraId="3D77233D" w14:textId="5E2D7113" w:rsidR="4EE6C334" w:rsidRDefault="4EE6C334" w:rsidP="72ABD99D">
      <w:pPr>
        <w:rPr>
          <w:rFonts w:ascii="Aptos" w:eastAsia="Aptos" w:hAnsi="Aptos" w:cs="Aptos"/>
          <w:color w:val="000000" w:themeColor="text1"/>
          <w:szCs w:val="24"/>
        </w:rPr>
      </w:pPr>
      <w:r w:rsidRPr="72ABD99D">
        <w:rPr>
          <w:rFonts w:ascii="Aptos" w:eastAsia="Aptos" w:hAnsi="Aptos" w:cs="Aptos"/>
          <w:color w:val="000000" w:themeColor="text1"/>
          <w:szCs w:val="24"/>
          <w:u w:val="single"/>
        </w:rPr>
        <w:t>Basis Paths:</w:t>
      </w:r>
    </w:p>
    <w:p w14:paraId="737F2169" w14:textId="274F74D1" w:rsidR="4EE6C334" w:rsidRDefault="4EE6C334" w:rsidP="00826867">
      <w:pPr>
        <w:pStyle w:val="ListParagraph"/>
        <w:numPr>
          <w:ilvl w:val="0"/>
          <w:numId w:val="67"/>
        </w:numPr>
        <w:rPr>
          <w:rFonts w:ascii="Aptos" w:eastAsia="Aptos" w:hAnsi="Aptos" w:cs="Aptos"/>
          <w:color w:val="000000" w:themeColor="text1"/>
          <w:szCs w:val="24"/>
        </w:rPr>
      </w:pPr>
      <w:r w:rsidRPr="72ABD99D">
        <w:rPr>
          <w:rFonts w:ascii="Aptos" w:eastAsia="Aptos" w:hAnsi="Aptos" w:cs="Aptos"/>
          <w:color w:val="000000" w:themeColor="text1"/>
          <w:szCs w:val="24"/>
        </w:rPr>
        <w:t>Baseline Path: 1, 2, 3, 4, 9, 10, 11</w:t>
      </w:r>
    </w:p>
    <w:p w14:paraId="235655EF" w14:textId="5FBB461A" w:rsidR="4EE6C334" w:rsidRDefault="4EE6C334" w:rsidP="00826867">
      <w:pPr>
        <w:pStyle w:val="ListParagraph"/>
        <w:numPr>
          <w:ilvl w:val="0"/>
          <w:numId w:val="67"/>
        </w:numPr>
        <w:spacing w:before="240" w:after="240"/>
        <w:rPr>
          <w:rFonts w:ascii="Aptos" w:eastAsia="Aptos" w:hAnsi="Aptos" w:cs="Aptos"/>
          <w:color w:val="000000" w:themeColor="text1"/>
          <w:szCs w:val="24"/>
        </w:rPr>
      </w:pPr>
      <w:r w:rsidRPr="72ABD99D">
        <w:rPr>
          <w:rFonts w:ascii="Aptos" w:eastAsia="Aptos" w:hAnsi="Aptos" w:cs="Aptos"/>
          <w:color w:val="000000" w:themeColor="text1"/>
          <w:szCs w:val="24"/>
        </w:rPr>
        <w:t>Basis Path 2: 1, 2, 3, 6, 8, 10, 11</w:t>
      </w:r>
    </w:p>
    <w:p w14:paraId="04C1BF88" w14:textId="66ECC288" w:rsidR="4EE6C334" w:rsidRDefault="4EE6C334" w:rsidP="00826867">
      <w:pPr>
        <w:pStyle w:val="ListParagraph"/>
        <w:numPr>
          <w:ilvl w:val="0"/>
          <w:numId w:val="67"/>
        </w:numPr>
        <w:spacing w:before="240" w:after="240"/>
        <w:rPr>
          <w:rFonts w:ascii="Aptos" w:eastAsia="Aptos" w:hAnsi="Aptos" w:cs="Aptos"/>
          <w:color w:val="000000" w:themeColor="text1"/>
          <w:szCs w:val="24"/>
        </w:rPr>
      </w:pPr>
      <w:r w:rsidRPr="72ABD99D">
        <w:rPr>
          <w:rFonts w:ascii="Aptos" w:eastAsia="Aptos" w:hAnsi="Aptos" w:cs="Aptos"/>
          <w:color w:val="000000" w:themeColor="text1"/>
          <w:szCs w:val="24"/>
        </w:rPr>
        <w:t>Basis Path 3: 1, 2, 3, 4, 5</w:t>
      </w:r>
    </w:p>
    <w:p w14:paraId="4FF657E7" w14:textId="516BCA09" w:rsidR="4EE6C334" w:rsidRDefault="4EE6C334" w:rsidP="00826867">
      <w:pPr>
        <w:pStyle w:val="ListParagraph"/>
        <w:numPr>
          <w:ilvl w:val="0"/>
          <w:numId w:val="67"/>
        </w:numPr>
        <w:rPr>
          <w:rFonts w:ascii="Aptos" w:eastAsia="Aptos" w:hAnsi="Aptos" w:cs="Aptos"/>
          <w:color w:val="000000" w:themeColor="text1"/>
          <w:szCs w:val="24"/>
        </w:rPr>
      </w:pPr>
      <w:r w:rsidRPr="72ABD99D">
        <w:rPr>
          <w:rFonts w:ascii="Aptos" w:eastAsia="Aptos" w:hAnsi="Aptos" w:cs="Aptos"/>
          <w:color w:val="000000" w:themeColor="text1"/>
          <w:szCs w:val="24"/>
        </w:rPr>
        <w:t>Basis Path 4: 1, 2, 3, 6, 7</w:t>
      </w:r>
    </w:p>
    <w:p w14:paraId="1432B4E3" w14:textId="1F8FA105" w:rsidR="4EE6C334" w:rsidRDefault="4EE6C334" w:rsidP="6F71934D">
      <w:pPr>
        <w:keepNext/>
        <w:keepLines/>
        <w:rPr>
          <w:rFonts w:asciiTheme="minorHAnsi" w:eastAsiaTheme="minorEastAsia" w:hAnsiTheme="minorHAnsi" w:cstheme="minorBidi"/>
          <w:color w:val="0F4761" w:themeColor="accent1" w:themeShade="BF"/>
          <w:sz w:val="28"/>
          <w:szCs w:val="28"/>
        </w:rPr>
      </w:pPr>
      <w:r w:rsidRPr="7BB642B2">
        <w:rPr>
          <w:rFonts w:asciiTheme="minorHAnsi" w:eastAsiaTheme="minorEastAsia" w:hAnsiTheme="minorHAnsi" w:cstheme="minorBidi"/>
        </w:rPr>
        <w:t>Test cases &amp; Results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03A31075" w14:textId="77777777" w:rsidTr="72ABD99D">
        <w:trPr>
          <w:trHeight w:val="300"/>
        </w:trPr>
        <w:tc>
          <w:tcPr>
            <w:tcW w:w="2115" w:type="dxa"/>
            <w:tcMar>
              <w:left w:w="105" w:type="dxa"/>
              <w:right w:w="105" w:type="dxa"/>
            </w:tcMar>
          </w:tcPr>
          <w:p w14:paraId="7F92E836" w14:textId="728823B4"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4CE654D5" w14:textId="23044D7E" w:rsidR="72ABD99D" w:rsidRDefault="72ABD99D" w:rsidP="72ABD99D">
            <w:pPr>
              <w:rPr>
                <w:rFonts w:ascii="Aptos" w:eastAsia="Aptos" w:hAnsi="Aptos" w:cs="Aptos"/>
                <w:szCs w:val="24"/>
              </w:rPr>
            </w:pPr>
            <w:r w:rsidRPr="72ABD99D">
              <w:rPr>
                <w:rFonts w:ascii="Aptos" w:eastAsia="Aptos" w:hAnsi="Aptos" w:cs="Aptos"/>
                <w:szCs w:val="24"/>
              </w:rPr>
              <w:t>Map-1</w:t>
            </w:r>
          </w:p>
        </w:tc>
        <w:tc>
          <w:tcPr>
            <w:tcW w:w="2205" w:type="dxa"/>
            <w:tcMar>
              <w:left w:w="105" w:type="dxa"/>
              <w:right w:w="105" w:type="dxa"/>
            </w:tcMar>
          </w:tcPr>
          <w:p w14:paraId="5228DF9C" w14:textId="1E5187D4"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252F6B61" w14:textId="216C6F7B" w:rsidR="72ABD99D" w:rsidRDefault="72ABD99D" w:rsidP="72ABD99D">
            <w:pPr>
              <w:rPr>
                <w:rFonts w:ascii="Aptos" w:eastAsia="Aptos" w:hAnsi="Aptos" w:cs="Aptos"/>
                <w:szCs w:val="24"/>
              </w:rPr>
            </w:pPr>
            <w:r w:rsidRPr="72ABD99D">
              <w:rPr>
                <w:rFonts w:ascii="Aptos" w:eastAsia="Aptos" w:hAnsi="Aptos" w:cs="Aptos"/>
                <w:szCs w:val="24"/>
              </w:rPr>
              <w:t>Map-1A</w:t>
            </w:r>
          </w:p>
        </w:tc>
      </w:tr>
      <w:tr w:rsidR="72ABD99D" w14:paraId="2CBADC26" w14:textId="77777777" w:rsidTr="72ABD99D">
        <w:trPr>
          <w:trHeight w:val="300"/>
        </w:trPr>
        <w:tc>
          <w:tcPr>
            <w:tcW w:w="2115" w:type="dxa"/>
            <w:tcMar>
              <w:left w:w="105" w:type="dxa"/>
              <w:right w:w="105" w:type="dxa"/>
            </w:tcMar>
          </w:tcPr>
          <w:p w14:paraId="6B978F01" w14:textId="46B744CD"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D9F2D0" w:themeFill="accent6" w:themeFillTint="33"/>
            <w:tcMar>
              <w:left w:w="105" w:type="dxa"/>
              <w:right w:w="105" w:type="dxa"/>
            </w:tcMar>
          </w:tcPr>
          <w:p w14:paraId="013A3A9F" w14:textId="2F740C2A" w:rsidR="72ABD99D" w:rsidRDefault="72ABD99D" w:rsidP="72ABD99D">
            <w:pPr>
              <w:rPr>
                <w:rFonts w:ascii="Aptos" w:eastAsia="Aptos" w:hAnsi="Aptos" w:cs="Aptos"/>
                <w:szCs w:val="24"/>
              </w:rPr>
            </w:pPr>
            <w:r w:rsidRPr="72ABD99D">
              <w:rPr>
                <w:rFonts w:ascii="Aptos" w:eastAsia="Aptos" w:hAnsi="Aptos" w:cs="Aptos"/>
                <w:szCs w:val="24"/>
              </w:rPr>
              <w:t>Find nearby locations using current location – Positive Test Case</w:t>
            </w:r>
          </w:p>
        </w:tc>
        <w:tc>
          <w:tcPr>
            <w:tcW w:w="2205" w:type="dxa"/>
            <w:tcMar>
              <w:left w:w="105" w:type="dxa"/>
              <w:right w:w="105" w:type="dxa"/>
            </w:tcMar>
          </w:tcPr>
          <w:p w14:paraId="73E956BF" w14:textId="7BE11E0F"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174D374F" w14:textId="07B219A6"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0288625C" w14:textId="77777777" w:rsidTr="72ABD99D">
        <w:trPr>
          <w:trHeight w:val="300"/>
        </w:trPr>
        <w:tc>
          <w:tcPr>
            <w:tcW w:w="2115" w:type="dxa"/>
            <w:tcMar>
              <w:left w:w="105" w:type="dxa"/>
              <w:right w:w="105" w:type="dxa"/>
            </w:tcMar>
          </w:tcPr>
          <w:p w14:paraId="0A7E5C70" w14:textId="6B96C686" w:rsidR="72ABD99D" w:rsidRDefault="72ABD99D" w:rsidP="72ABD99D">
            <w:pPr>
              <w:rPr>
                <w:rFonts w:ascii="Aptos" w:eastAsia="Aptos" w:hAnsi="Aptos" w:cs="Aptos"/>
                <w:szCs w:val="24"/>
              </w:rPr>
            </w:pPr>
            <w:r w:rsidRPr="72ABD99D">
              <w:rPr>
                <w:rFonts w:ascii="Aptos" w:eastAsia="Aptos" w:hAnsi="Aptos" w:cs="Aptos"/>
                <w:b/>
                <w:bCs/>
                <w:szCs w:val="24"/>
              </w:rPr>
              <w:t>Pre requisite</w:t>
            </w:r>
          </w:p>
        </w:tc>
        <w:tc>
          <w:tcPr>
            <w:tcW w:w="2565" w:type="dxa"/>
            <w:tcMar>
              <w:left w:w="105" w:type="dxa"/>
              <w:right w:w="105" w:type="dxa"/>
            </w:tcMar>
          </w:tcPr>
          <w:p w14:paraId="3D8A5B3E" w14:textId="15ABE6D5" w:rsidR="72ABD99D" w:rsidRDefault="72ABD99D" w:rsidP="72ABD99D">
            <w:pPr>
              <w:rPr>
                <w:rFonts w:ascii="Aptos" w:eastAsia="Aptos" w:hAnsi="Aptos" w:cs="Aptos"/>
                <w:szCs w:val="24"/>
              </w:rPr>
            </w:pPr>
            <w:r w:rsidRPr="72ABD99D">
              <w:rPr>
                <w:rFonts w:ascii="Aptos" w:eastAsia="Aptos" w:hAnsi="Aptos" w:cs="Aptos"/>
                <w:szCs w:val="24"/>
              </w:rPr>
              <w:t>Stable Internet Connection and logged in</w:t>
            </w:r>
          </w:p>
        </w:tc>
        <w:tc>
          <w:tcPr>
            <w:tcW w:w="2205" w:type="dxa"/>
            <w:tcMar>
              <w:left w:w="105" w:type="dxa"/>
              <w:right w:w="105" w:type="dxa"/>
            </w:tcMar>
          </w:tcPr>
          <w:p w14:paraId="10B67705" w14:textId="67F6A831"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2E951CC3" w14:textId="15DFB0CC" w:rsidR="72ABD99D" w:rsidRDefault="72ABD99D" w:rsidP="72ABD99D">
            <w:pPr>
              <w:rPr>
                <w:rFonts w:ascii="Aptos" w:eastAsia="Aptos" w:hAnsi="Aptos" w:cs="Aptos"/>
                <w:szCs w:val="24"/>
              </w:rPr>
            </w:pPr>
            <w:r w:rsidRPr="72ABD99D">
              <w:rPr>
                <w:rFonts w:ascii="Aptos" w:eastAsia="Aptos" w:hAnsi="Aptos" w:cs="Aptos"/>
                <w:szCs w:val="24"/>
              </w:rPr>
              <w:t>NA</w:t>
            </w:r>
          </w:p>
        </w:tc>
      </w:tr>
    </w:tbl>
    <w:p w14:paraId="5E70FED1" w14:textId="01AAAA11"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245"/>
        <w:gridCol w:w="1140"/>
        <w:gridCol w:w="2025"/>
        <w:gridCol w:w="2025"/>
        <w:gridCol w:w="1035"/>
        <w:gridCol w:w="1275"/>
      </w:tblGrid>
      <w:tr w:rsidR="72ABD99D" w14:paraId="2CBC204F" w14:textId="77777777" w:rsidTr="72ABD99D">
        <w:trPr>
          <w:trHeight w:val="300"/>
        </w:trPr>
        <w:tc>
          <w:tcPr>
            <w:tcW w:w="615" w:type="dxa"/>
            <w:tcMar>
              <w:left w:w="105" w:type="dxa"/>
              <w:right w:w="105" w:type="dxa"/>
            </w:tcMar>
          </w:tcPr>
          <w:p w14:paraId="5C7F1770" w14:textId="6B59C3D9" w:rsidR="72ABD99D" w:rsidRDefault="72ABD99D" w:rsidP="72ABD99D">
            <w:pPr>
              <w:rPr>
                <w:rFonts w:ascii="Aptos" w:eastAsia="Aptos" w:hAnsi="Aptos" w:cs="Aptos"/>
                <w:szCs w:val="24"/>
              </w:rPr>
            </w:pPr>
            <w:r w:rsidRPr="72ABD99D">
              <w:rPr>
                <w:rFonts w:ascii="Aptos" w:eastAsia="Aptos" w:hAnsi="Aptos" w:cs="Aptos"/>
                <w:szCs w:val="24"/>
              </w:rPr>
              <w:t>S. No</w:t>
            </w:r>
          </w:p>
        </w:tc>
        <w:tc>
          <w:tcPr>
            <w:tcW w:w="1245" w:type="dxa"/>
            <w:tcMar>
              <w:left w:w="105" w:type="dxa"/>
              <w:right w:w="105" w:type="dxa"/>
            </w:tcMar>
          </w:tcPr>
          <w:p w14:paraId="73C63327" w14:textId="6FBA527B"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140" w:type="dxa"/>
            <w:tcMar>
              <w:left w:w="105" w:type="dxa"/>
              <w:right w:w="105" w:type="dxa"/>
            </w:tcMar>
          </w:tcPr>
          <w:p w14:paraId="6C730868" w14:textId="1A32C911" w:rsidR="72ABD99D" w:rsidRDefault="72ABD99D" w:rsidP="72ABD99D">
            <w:pPr>
              <w:rPr>
                <w:rFonts w:ascii="Aptos" w:eastAsia="Aptos" w:hAnsi="Aptos" w:cs="Aptos"/>
                <w:szCs w:val="24"/>
              </w:rPr>
            </w:pPr>
            <w:r w:rsidRPr="72ABD99D">
              <w:rPr>
                <w:rFonts w:ascii="Aptos" w:eastAsia="Aptos" w:hAnsi="Aptos" w:cs="Aptos"/>
                <w:szCs w:val="24"/>
              </w:rPr>
              <w:t>Inputs</w:t>
            </w:r>
          </w:p>
        </w:tc>
        <w:tc>
          <w:tcPr>
            <w:tcW w:w="2025" w:type="dxa"/>
            <w:tcMar>
              <w:left w:w="105" w:type="dxa"/>
              <w:right w:w="105" w:type="dxa"/>
            </w:tcMar>
          </w:tcPr>
          <w:p w14:paraId="36BEC56C" w14:textId="59C9E51A"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2025" w:type="dxa"/>
            <w:tcMar>
              <w:left w:w="105" w:type="dxa"/>
              <w:right w:w="105" w:type="dxa"/>
            </w:tcMar>
          </w:tcPr>
          <w:p w14:paraId="4E194BBD" w14:textId="75959475"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035" w:type="dxa"/>
            <w:tcMar>
              <w:left w:w="105" w:type="dxa"/>
              <w:right w:w="105" w:type="dxa"/>
            </w:tcMar>
          </w:tcPr>
          <w:p w14:paraId="2E83E59D" w14:textId="4975C056"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275" w:type="dxa"/>
            <w:tcMar>
              <w:left w:w="105" w:type="dxa"/>
              <w:right w:w="105" w:type="dxa"/>
            </w:tcMar>
          </w:tcPr>
          <w:p w14:paraId="36258BAC" w14:textId="21ACFFA0" w:rsidR="72ABD99D" w:rsidRDefault="72ABD99D" w:rsidP="72ABD99D">
            <w:pPr>
              <w:rPr>
                <w:rFonts w:ascii="Aptos" w:eastAsia="Aptos" w:hAnsi="Aptos" w:cs="Aptos"/>
                <w:szCs w:val="24"/>
              </w:rPr>
            </w:pPr>
            <w:r w:rsidRPr="72ABD99D">
              <w:rPr>
                <w:rFonts w:ascii="Aptos" w:eastAsia="Aptos" w:hAnsi="Aptos" w:cs="Aptos"/>
                <w:szCs w:val="24"/>
              </w:rPr>
              <w:t>Test Comment</w:t>
            </w:r>
          </w:p>
        </w:tc>
      </w:tr>
      <w:tr w:rsidR="72ABD99D" w14:paraId="5AAEC4CC" w14:textId="77777777" w:rsidTr="72ABD99D">
        <w:trPr>
          <w:trHeight w:val="300"/>
        </w:trPr>
        <w:tc>
          <w:tcPr>
            <w:tcW w:w="615" w:type="dxa"/>
            <w:tcMar>
              <w:left w:w="105" w:type="dxa"/>
              <w:right w:w="105" w:type="dxa"/>
            </w:tcMar>
          </w:tcPr>
          <w:p w14:paraId="59363163" w14:textId="35289135" w:rsidR="72ABD99D" w:rsidRDefault="72ABD99D" w:rsidP="72ABD99D">
            <w:pPr>
              <w:rPr>
                <w:rFonts w:ascii="Aptos" w:eastAsia="Aptos" w:hAnsi="Aptos" w:cs="Aptos"/>
                <w:szCs w:val="24"/>
              </w:rPr>
            </w:pPr>
            <w:r w:rsidRPr="72ABD99D">
              <w:rPr>
                <w:rFonts w:ascii="Aptos" w:eastAsia="Aptos" w:hAnsi="Aptos" w:cs="Aptos"/>
                <w:szCs w:val="24"/>
              </w:rPr>
              <w:t>1</w:t>
            </w:r>
          </w:p>
        </w:tc>
        <w:tc>
          <w:tcPr>
            <w:tcW w:w="1245" w:type="dxa"/>
            <w:tcMar>
              <w:left w:w="105" w:type="dxa"/>
              <w:right w:w="105" w:type="dxa"/>
            </w:tcMar>
          </w:tcPr>
          <w:p w14:paraId="2C26C772" w14:textId="4C16DC94" w:rsidR="72ABD99D" w:rsidRDefault="72ABD99D" w:rsidP="72ABD99D">
            <w:pPr>
              <w:rPr>
                <w:rFonts w:ascii="Aptos" w:eastAsia="Aptos" w:hAnsi="Aptos" w:cs="Aptos"/>
                <w:szCs w:val="24"/>
              </w:rPr>
            </w:pPr>
            <w:r w:rsidRPr="72ABD99D">
              <w:rPr>
                <w:rFonts w:ascii="Aptos" w:eastAsia="Aptos" w:hAnsi="Aptos" w:cs="Aptos"/>
                <w:szCs w:val="24"/>
              </w:rPr>
              <w:t>User submits checklist</w:t>
            </w:r>
          </w:p>
        </w:tc>
        <w:tc>
          <w:tcPr>
            <w:tcW w:w="1140" w:type="dxa"/>
            <w:tcMar>
              <w:left w:w="105" w:type="dxa"/>
              <w:right w:w="105" w:type="dxa"/>
            </w:tcMar>
          </w:tcPr>
          <w:p w14:paraId="335A632C" w14:textId="4E5C1291" w:rsidR="72ABD99D" w:rsidRDefault="72ABD99D" w:rsidP="72ABD99D">
            <w:pPr>
              <w:rPr>
                <w:rFonts w:ascii="Aptos" w:eastAsia="Aptos" w:hAnsi="Aptos" w:cs="Aptos"/>
                <w:szCs w:val="24"/>
              </w:rPr>
            </w:pPr>
            <w:r w:rsidRPr="72ABD99D">
              <w:rPr>
                <w:rFonts w:ascii="Aptos" w:eastAsia="Aptos" w:hAnsi="Aptos" w:cs="Aptos"/>
                <w:szCs w:val="24"/>
              </w:rPr>
              <w:t>Waste Type</w:t>
            </w:r>
          </w:p>
        </w:tc>
        <w:tc>
          <w:tcPr>
            <w:tcW w:w="2025" w:type="dxa"/>
            <w:tcMar>
              <w:left w:w="105" w:type="dxa"/>
              <w:right w:w="105" w:type="dxa"/>
            </w:tcMar>
          </w:tcPr>
          <w:p w14:paraId="16E205E3" w14:textId="778EF4D6"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407ABFEB" w14:textId="6075AF1D"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45921BB6" w14:textId="212AA48B" w:rsidR="72ABD99D" w:rsidRDefault="72ABD99D" w:rsidP="72ABD99D">
            <w:pPr>
              <w:rPr>
                <w:rFonts w:ascii="Aptos" w:eastAsia="Aptos" w:hAnsi="Aptos" w:cs="Aptos"/>
                <w:szCs w:val="24"/>
              </w:rPr>
            </w:pPr>
            <w:r w:rsidRPr="72ABD99D">
              <w:rPr>
                <w:rFonts w:ascii="Aptos" w:eastAsia="Aptos" w:hAnsi="Aptos" w:cs="Aptos"/>
                <w:szCs w:val="24"/>
              </w:rPr>
              <w:t>3. General Waste</w:t>
            </w:r>
          </w:p>
        </w:tc>
        <w:tc>
          <w:tcPr>
            <w:tcW w:w="2025" w:type="dxa"/>
            <w:tcMar>
              <w:left w:w="105" w:type="dxa"/>
              <w:right w:w="105" w:type="dxa"/>
            </w:tcMar>
          </w:tcPr>
          <w:p w14:paraId="0586369B" w14:textId="4E549708"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1E21FBE5" w14:textId="3459AE36"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7CC996C3" w14:textId="6B4BFB47" w:rsidR="72ABD99D" w:rsidRDefault="72ABD99D" w:rsidP="72ABD99D">
            <w:pPr>
              <w:rPr>
                <w:rFonts w:ascii="Aptos" w:eastAsia="Aptos" w:hAnsi="Aptos" w:cs="Aptos"/>
                <w:szCs w:val="24"/>
              </w:rPr>
            </w:pPr>
            <w:r w:rsidRPr="72ABD99D">
              <w:rPr>
                <w:rFonts w:ascii="Aptos" w:eastAsia="Aptos" w:hAnsi="Aptos" w:cs="Aptos"/>
                <w:szCs w:val="24"/>
              </w:rPr>
              <w:t>3. General Waste</w:t>
            </w:r>
          </w:p>
          <w:p w14:paraId="7C49B226" w14:textId="21F62ED1" w:rsidR="72ABD99D" w:rsidRDefault="72ABD99D" w:rsidP="72ABD99D">
            <w:pPr>
              <w:rPr>
                <w:rFonts w:ascii="Aptos" w:eastAsia="Aptos" w:hAnsi="Aptos" w:cs="Aptos"/>
                <w:szCs w:val="24"/>
              </w:rPr>
            </w:pPr>
          </w:p>
        </w:tc>
        <w:tc>
          <w:tcPr>
            <w:tcW w:w="1035" w:type="dxa"/>
            <w:tcMar>
              <w:left w:w="105" w:type="dxa"/>
              <w:right w:w="105" w:type="dxa"/>
            </w:tcMar>
          </w:tcPr>
          <w:p w14:paraId="5A906926" w14:textId="44B7E5C4"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7C658F99" w14:textId="5A51E39F" w:rsidR="72ABD99D" w:rsidRDefault="72ABD99D" w:rsidP="72ABD99D">
            <w:pPr>
              <w:rPr>
                <w:rFonts w:ascii="Aptos" w:eastAsia="Aptos" w:hAnsi="Aptos" w:cs="Aptos"/>
                <w:szCs w:val="24"/>
              </w:rPr>
            </w:pPr>
            <w:r w:rsidRPr="72ABD99D">
              <w:rPr>
                <w:rFonts w:ascii="Aptos" w:eastAsia="Aptos" w:hAnsi="Aptos" w:cs="Aptos"/>
                <w:szCs w:val="24"/>
              </w:rPr>
              <w:t>User successfully sees the waste type options</w:t>
            </w:r>
          </w:p>
        </w:tc>
      </w:tr>
      <w:tr w:rsidR="72ABD99D" w14:paraId="05B29AE8" w14:textId="77777777" w:rsidTr="72ABD99D">
        <w:trPr>
          <w:trHeight w:val="300"/>
        </w:trPr>
        <w:tc>
          <w:tcPr>
            <w:tcW w:w="615" w:type="dxa"/>
            <w:tcMar>
              <w:left w:w="105" w:type="dxa"/>
              <w:right w:w="105" w:type="dxa"/>
            </w:tcMar>
          </w:tcPr>
          <w:p w14:paraId="72F0280D" w14:textId="525B7CF4" w:rsidR="72ABD99D" w:rsidRDefault="72ABD99D" w:rsidP="72ABD99D">
            <w:pPr>
              <w:rPr>
                <w:rFonts w:ascii="Aptos" w:eastAsia="Aptos" w:hAnsi="Aptos" w:cs="Aptos"/>
                <w:szCs w:val="24"/>
              </w:rPr>
            </w:pPr>
            <w:r w:rsidRPr="72ABD99D">
              <w:rPr>
                <w:rFonts w:ascii="Aptos" w:eastAsia="Aptos" w:hAnsi="Aptos" w:cs="Aptos"/>
                <w:szCs w:val="24"/>
              </w:rPr>
              <w:t>2</w:t>
            </w:r>
          </w:p>
        </w:tc>
        <w:tc>
          <w:tcPr>
            <w:tcW w:w="1245" w:type="dxa"/>
            <w:tcMar>
              <w:left w:w="105" w:type="dxa"/>
              <w:right w:w="105" w:type="dxa"/>
            </w:tcMar>
          </w:tcPr>
          <w:p w14:paraId="7306A37E" w14:textId="67279DAF" w:rsidR="72ABD99D" w:rsidRDefault="72ABD99D" w:rsidP="72ABD99D">
            <w:pPr>
              <w:rPr>
                <w:rFonts w:ascii="Aptos" w:eastAsia="Aptos" w:hAnsi="Aptos" w:cs="Aptos"/>
                <w:szCs w:val="24"/>
              </w:rPr>
            </w:pPr>
            <w:r w:rsidRPr="72ABD99D">
              <w:rPr>
                <w:rFonts w:ascii="Aptos" w:eastAsia="Aptos" w:hAnsi="Aptos" w:cs="Aptos"/>
                <w:szCs w:val="24"/>
              </w:rPr>
              <w:t>User selects Service type</w:t>
            </w:r>
          </w:p>
        </w:tc>
        <w:tc>
          <w:tcPr>
            <w:tcW w:w="1140" w:type="dxa"/>
            <w:tcMar>
              <w:left w:w="105" w:type="dxa"/>
              <w:right w:w="105" w:type="dxa"/>
            </w:tcMar>
          </w:tcPr>
          <w:p w14:paraId="7C296626" w14:textId="491B85D7" w:rsidR="72ABD99D" w:rsidRDefault="72ABD99D" w:rsidP="72ABD99D">
            <w:pPr>
              <w:rPr>
                <w:rFonts w:ascii="Aptos" w:eastAsia="Aptos" w:hAnsi="Aptos" w:cs="Aptos"/>
                <w:szCs w:val="24"/>
              </w:rPr>
            </w:pPr>
            <w:r w:rsidRPr="72ABD99D">
              <w:rPr>
                <w:rFonts w:ascii="Aptos" w:eastAsia="Aptos" w:hAnsi="Aptos" w:cs="Aptos"/>
                <w:szCs w:val="24"/>
              </w:rPr>
              <w:t>Service Type</w:t>
            </w:r>
          </w:p>
        </w:tc>
        <w:tc>
          <w:tcPr>
            <w:tcW w:w="2025" w:type="dxa"/>
            <w:tcMar>
              <w:left w:w="105" w:type="dxa"/>
              <w:right w:w="105" w:type="dxa"/>
            </w:tcMar>
          </w:tcPr>
          <w:p w14:paraId="006F524F" w14:textId="5DA51D44" w:rsidR="72ABD99D" w:rsidRDefault="72ABD99D" w:rsidP="72ABD99D">
            <w:pPr>
              <w:rPr>
                <w:rFonts w:ascii="Aptos" w:eastAsia="Aptos" w:hAnsi="Aptos" w:cs="Aptos"/>
                <w:szCs w:val="24"/>
              </w:rPr>
            </w:pPr>
            <w:r w:rsidRPr="72ABD99D">
              <w:rPr>
                <w:rFonts w:ascii="Aptos" w:eastAsia="Aptos" w:hAnsi="Aptos" w:cs="Aptos"/>
                <w:szCs w:val="24"/>
              </w:rPr>
              <w:t>Map View</w:t>
            </w:r>
          </w:p>
        </w:tc>
        <w:tc>
          <w:tcPr>
            <w:tcW w:w="2025" w:type="dxa"/>
            <w:tcMar>
              <w:left w:w="105" w:type="dxa"/>
              <w:right w:w="105" w:type="dxa"/>
            </w:tcMar>
          </w:tcPr>
          <w:p w14:paraId="39F6CDDE" w14:textId="67FBA500" w:rsidR="72ABD99D" w:rsidRDefault="72ABD99D" w:rsidP="72ABD99D">
            <w:pPr>
              <w:rPr>
                <w:rFonts w:ascii="Aptos" w:eastAsia="Aptos" w:hAnsi="Aptos" w:cs="Aptos"/>
                <w:szCs w:val="24"/>
              </w:rPr>
            </w:pPr>
            <w:r w:rsidRPr="72ABD99D">
              <w:rPr>
                <w:rFonts w:ascii="Aptos" w:eastAsia="Aptos" w:hAnsi="Aptos" w:cs="Aptos"/>
                <w:szCs w:val="24"/>
              </w:rPr>
              <w:t>Map view</w:t>
            </w:r>
          </w:p>
        </w:tc>
        <w:tc>
          <w:tcPr>
            <w:tcW w:w="1035" w:type="dxa"/>
            <w:tcMar>
              <w:left w:w="105" w:type="dxa"/>
              <w:right w:w="105" w:type="dxa"/>
            </w:tcMar>
          </w:tcPr>
          <w:p w14:paraId="17C27F3D" w14:textId="72C86E91"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0F4835E1" w14:textId="5D9AD68A" w:rsidR="72ABD99D" w:rsidRDefault="72ABD99D" w:rsidP="72ABD99D">
            <w:pPr>
              <w:rPr>
                <w:rFonts w:ascii="Aptos" w:eastAsia="Aptos" w:hAnsi="Aptos" w:cs="Aptos"/>
                <w:szCs w:val="24"/>
              </w:rPr>
            </w:pPr>
            <w:r w:rsidRPr="72ABD99D">
              <w:rPr>
                <w:rFonts w:ascii="Aptos" w:eastAsia="Aptos" w:hAnsi="Aptos" w:cs="Aptos"/>
                <w:szCs w:val="24"/>
              </w:rPr>
              <w:t>-</w:t>
            </w:r>
          </w:p>
        </w:tc>
      </w:tr>
      <w:tr w:rsidR="72ABD99D" w14:paraId="51B1511D" w14:textId="77777777" w:rsidTr="72ABD99D">
        <w:trPr>
          <w:trHeight w:val="300"/>
        </w:trPr>
        <w:tc>
          <w:tcPr>
            <w:tcW w:w="615" w:type="dxa"/>
            <w:tcMar>
              <w:left w:w="105" w:type="dxa"/>
              <w:right w:w="105" w:type="dxa"/>
            </w:tcMar>
          </w:tcPr>
          <w:p w14:paraId="613933B1" w14:textId="1F9C975E" w:rsidR="72ABD99D" w:rsidRDefault="72ABD99D" w:rsidP="72ABD99D">
            <w:pPr>
              <w:rPr>
                <w:rFonts w:ascii="Aptos" w:eastAsia="Aptos" w:hAnsi="Aptos" w:cs="Aptos"/>
                <w:szCs w:val="24"/>
              </w:rPr>
            </w:pPr>
            <w:r w:rsidRPr="72ABD99D">
              <w:rPr>
                <w:rFonts w:ascii="Aptos" w:eastAsia="Aptos" w:hAnsi="Aptos" w:cs="Aptos"/>
                <w:szCs w:val="24"/>
              </w:rPr>
              <w:t>3</w:t>
            </w:r>
          </w:p>
        </w:tc>
        <w:tc>
          <w:tcPr>
            <w:tcW w:w="1245" w:type="dxa"/>
            <w:tcMar>
              <w:left w:w="105" w:type="dxa"/>
              <w:right w:w="105" w:type="dxa"/>
            </w:tcMar>
          </w:tcPr>
          <w:p w14:paraId="20B00391" w14:textId="765583A1" w:rsidR="72ABD99D" w:rsidRDefault="72ABD99D" w:rsidP="72ABD99D">
            <w:pPr>
              <w:rPr>
                <w:rFonts w:ascii="Aptos" w:eastAsia="Aptos" w:hAnsi="Aptos" w:cs="Aptos"/>
                <w:szCs w:val="24"/>
              </w:rPr>
            </w:pPr>
            <w:r w:rsidRPr="72ABD99D">
              <w:rPr>
                <w:rFonts w:ascii="Aptos" w:eastAsia="Aptos" w:hAnsi="Aptos" w:cs="Aptos"/>
                <w:szCs w:val="24"/>
              </w:rPr>
              <w:t>User allows location access</w:t>
            </w:r>
          </w:p>
        </w:tc>
        <w:tc>
          <w:tcPr>
            <w:tcW w:w="1140" w:type="dxa"/>
            <w:tcMar>
              <w:left w:w="105" w:type="dxa"/>
              <w:right w:w="105" w:type="dxa"/>
            </w:tcMar>
          </w:tcPr>
          <w:p w14:paraId="3D1296C5" w14:textId="0428CD71" w:rsidR="72ABD99D" w:rsidRDefault="72ABD99D" w:rsidP="72ABD99D">
            <w:pPr>
              <w:rPr>
                <w:rFonts w:ascii="Aptos" w:eastAsia="Aptos" w:hAnsi="Aptos" w:cs="Aptos"/>
                <w:szCs w:val="24"/>
              </w:rPr>
            </w:pPr>
            <w:r w:rsidRPr="72ABD99D">
              <w:rPr>
                <w:rFonts w:ascii="Aptos" w:eastAsia="Aptos" w:hAnsi="Aptos" w:cs="Aptos"/>
                <w:szCs w:val="24"/>
              </w:rPr>
              <w:t>User location</w:t>
            </w:r>
          </w:p>
        </w:tc>
        <w:tc>
          <w:tcPr>
            <w:tcW w:w="2025" w:type="dxa"/>
            <w:tcMar>
              <w:left w:w="105" w:type="dxa"/>
              <w:right w:w="105" w:type="dxa"/>
            </w:tcMar>
          </w:tcPr>
          <w:p w14:paraId="50CA8F08" w14:textId="7F96DCCA"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tc>
        <w:tc>
          <w:tcPr>
            <w:tcW w:w="2025" w:type="dxa"/>
            <w:tcMar>
              <w:left w:w="105" w:type="dxa"/>
              <w:right w:w="105" w:type="dxa"/>
            </w:tcMar>
          </w:tcPr>
          <w:p w14:paraId="5ACAB2D7" w14:textId="297C9671"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tc>
        <w:tc>
          <w:tcPr>
            <w:tcW w:w="1035" w:type="dxa"/>
            <w:tcMar>
              <w:left w:w="105" w:type="dxa"/>
              <w:right w:w="105" w:type="dxa"/>
            </w:tcMar>
          </w:tcPr>
          <w:p w14:paraId="1A7C7AFB" w14:textId="3F87C9F4"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704E01E8" w14:textId="74F99200" w:rsidR="72ABD99D" w:rsidRDefault="72ABD99D" w:rsidP="72ABD99D">
            <w:pPr>
              <w:rPr>
                <w:rFonts w:ascii="Aptos" w:eastAsia="Aptos" w:hAnsi="Aptos" w:cs="Aptos"/>
                <w:szCs w:val="24"/>
              </w:rPr>
            </w:pPr>
            <w:r w:rsidRPr="72ABD99D">
              <w:rPr>
                <w:rFonts w:ascii="Aptos" w:eastAsia="Aptos" w:hAnsi="Aptos" w:cs="Aptos"/>
                <w:szCs w:val="24"/>
              </w:rPr>
              <w:t>Nearby locations are displayed correctly</w:t>
            </w:r>
          </w:p>
          <w:p w14:paraId="0BBDD0E1" w14:textId="75EC28B6" w:rsidR="72ABD99D" w:rsidRDefault="72ABD99D" w:rsidP="72ABD99D">
            <w:pPr>
              <w:rPr>
                <w:rFonts w:ascii="Aptos" w:eastAsia="Aptos" w:hAnsi="Aptos" w:cs="Aptos"/>
                <w:szCs w:val="24"/>
              </w:rPr>
            </w:pPr>
          </w:p>
        </w:tc>
      </w:tr>
      <w:tr w:rsidR="72ABD99D" w14:paraId="0B6C6D16" w14:textId="77777777" w:rsidTr="72ABD99D">
        <w:trPr>
          <w:trHeight w:val="300"/>
        </w:trPr>
        <w:tc>
          <w:tcPr>
            <w:tcW w:w="615" w:type="dxa"/>
            <w:tcMar>
              <w:left w:w="105" w:type="dxa"/>
              <w:right w:w="105" w:type="dxa"/>
            </w:tcMar>
          </w:tcPr>
          <w:p w14:paraId="40640AD1" w14:textId="00904AAC" w:rsidR="72ABD99D" w:rsidRDefault="72ABD99D" w:rsidP="72ABD99D">
            <w:pPr>
              <w:rPr>
                <w:rFonts w:ascii="Aptos" w:eastAsia="Aptos" w:hAnsi="Aptos" w:cs="Aptos"/>
                <w:szCs w:val="24"/>
              </w:rPr>
            </w:pPr>
            <w:r w:rsidRPr="72ABD99D">
              <w:rPr>
                <w:rFonts w:ascii="Aptos" w:eastAsia="Aptos" w:hAnsi="Aptos" w:cs="Aptos"/>
                <w:szCs w:val="24"/>
              </w:rPr>
              <w:t>4</w:t>
            </w:r>
          </w:p>
        </w:tc>
        <w:tc>
          <w:tcPr>
            <w:tcW w:w="1245" w:type="dxa"/>
            <w:tcMar>
              <w:left w:w="105" w:type="dxa"/>
              <w:right w:w="105" w:type="dxa"/>
            </w:tcMar>
          </w:tcPr>
          <w:p w14:paraId="41C165A8" w14:textId="71DEAE5E" w:rsidR="72ABD99D" w:rsidRDefault="72ABD99D" w:rsidP="72ABD99D">
            <w:pPr>
              <w:rPr>
                <w:rFonts w:ascii="Aptos" w:eastAsia="Aptos" w:hAnsi="Aptos" w:cs="Aptos"/>
                <w:szCs w:val="24"/>
              </w:rPr>
            </w:pPr>
            <w:r w:rsidRPr="72ABD99D">
              <w:rPr>
                <w:rFonts w:ascii="Aptos" w:eastAsia="Aptos" w:hAnsi="Aptos" w:cs="Aptos"/>
                <w:szCs w:val="24"/>
              </w:rPr>
              <w:t>User Clicks on any location</w:t>
            </w:r>
          </w:p>
        </w:tc>
        <w:tc>
          <w:tcPr>
            <w:tcW w:w="1140" w:type="dxa"/>
            <w:tcMar>
              <w:left w:w="105" w:type="dxa"/>
              <w:right w:w="105" w:type="dxa"/>
            </w:tcMar>
          </w:tcPr>
          <w:p w14:paraId="715EE1CC" w14:textId="4E8677D8" w:rsidR="72ABD99D" w:rsidRDefault="72ABD99D" w:rsidP="72ABD99D">
            <w:pPr>
              <w:rPr>
                <w:rFonts w:ascii="Aptos" w:eastAsia="Aptos" w:hAnsi="Aptos" w:cs="Aptos"/>
                <w:szCs w:val="24"/>
              </w:rPr>
            </w:pPr>
            <w:r w:rsidRPr="72ABD99D">
              <w:rPr>
                <w:rFonts w:ascii="Aptos" w:eastAsia="Aptos" w:hAnsi="Aptos" w:cs="Aptos"/>
                <w:szCs w:val="24"/>
              </w:rPr>
              <w:t>-</w:t>
            </w:r>
          </w:p>
        </w:tc>
        <w:tc>
          <w:tcPr>
            <w:tcW w:w="2025" w:type="dxa"/>
            <w:tcMar>
              <w:left w:w="105" w:type="dxa"/>
              <w:right w:w="105" w:type="dxa"/>
            </w:tcMar>
          </w:tcPr>
          <w:p w14:paraId="48721710" w14:textId="05FF1629" w:rsidR="72ABD99D" w:rsidRDefault="72ABD99D" w:rsidP="72ABD99D">
            <w:pPr>
              <w:rPr>
                <w:rFonts w:ascii="Aptos" w:eastAsia="Aptos" w:hAnsi="Aptos" w:cs="Aptos"/>
                <w:szCs w:val="24"/>
              </w:rPr>
            </w:pPr>
            <w:r w:rsidRPr="72ABD99D">
              <w:rPr>
                <w:rFonts w:ascii="Aptos" w:eastAsia="Aptos" w:hAnsi="Aptos" w:cs="Aptos"/>
                <w:szCs w:val="24"/>
              </w:rPr>
              <w:t>Display selected location details and route on the map</w:t>
            </w:r>
          </w:p>
        </w:tc>
        <w:tc>
          <w:tcPr>
            <w:tcW w:w="2025" w:type="dxa"/>
            <w:tcMar>
              <w:left w:w="105" w:type="dxa"/>
              <w:right w:w="105" w:type="dxa"/>
            </w:tcMar>
          </w:tcPr>
          <w:p w14:paraId="6B8601FF" w14:textId="7BD246D6" w:rsidR="72ABD99D" w:rsidRDefault="72ABD99D" w:rsidP="72ABD99D">
            <w:pPr>
              <w:rPr>
                <w:rFonts w:ascii="Aptos" w:eastAsia="Aptos" w:hAnsi="Aptos" w:cs="Aptos"/>
                <w:szCs w:val="24"/>
              </w:rPr>
            </w:pPr>
            <w:r w:rsidRPr="72ABD99D">
              <w:rPr>
                <w:rFonts w:ascii="Aptos" w:eastAsia="Aptos" w:hAnsi="Aptos" w:cs="Aptos"/>
                <w:szCs w:val="24"/>
              </w:rPr>
              <w:t>Display selected location details and route on the map</w:t>
            </w:r>
          </w:p>
          <w:p w14:paraId="321ED357" w14:textId="37F60C73" w:rsidR="72ABD99D" w:rsidRDefault="72ABD99D" w:rsidP="72ABD99D">
            <w:pPr>
              <w:rPr>
                <w:rFonts w:ascii="Aptos" w:eastAsia="Aptos" w:hAnsi="Aptos" w:cs="Aptos"/>
                <w:szCs w:val="24"/>
              </w:rPr>
            </w:pPr>
          </w:p>
        </w:tc>
        <w:tc>
          <w:tcPr>
            <w:tcW w:w="1035" w:type="dxa"/>
            <w:tcMar>
              <w:left w:w="105" w:type="dxa"/>
              <w:right w:w="105" w:type="dxa"/>
            </w:tcMar>
          </w:tcPr>
          <w:p w14:paraId="25413C75" w14:textId="4CA114E5"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1BF97519" w14:textId="426AC292" w:rsidR="72ABD99D" w:rsidRDefault="72ABD99D" w:rsidP="72ABD99D">
            <w:pPr>
              <w:rPr>
                <w:rFonts w:ascii="Aptos" w:eastAsia="Aptos" w:hAnsi="Aptos" w:cs="Aptos"/>
                <w:szCs w:val="24"/>
              </w:rPr>
            </w:pPr>
            <w:r w:rsidRPr="72ABD99D">
              <w:rPr>
                <w:rFonts w:ascii="Aptos" w:eastAsia="Aptos" w:hAnsi="Aptos" w:cs="Aptos"/>
                <w:szCs w:val="24"/>
              </w:rPr>
              <w:t>Location details are displayed</w:t>
            </w:r>
          </w:p>
        </w:tc>
      </w:tr>
    </w:tbl>
    <w:p w14:paraId="492C7C5F" w14:textId="6733A448" w:rsidR="72ABD99D" w:rsidRDefault="72ABD99D" w:rsidP="72ABD99D">
      <w:pPr>
        <w:rPr>
          <w:rFonts w:ascii="Aptos" w:eastAsia="Aptos" w:hAnsi="Aptos" w:cs="Aptos"/>
          <w:color w:val="000000" w:themeColor="text1"/>
          <w:szCs w:val="24"/>
        </w:rPr>
      </w:pPr>
    </w:p>
    <w:p w14:paraId="54A863EF" w14:textId="0158916E"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3CD0D117" w14:textId="77777777" w:rsidTr="72ABD99D">
        <w:trPr>
          <w:trHeight w:val="300"/>
        </w:trPr>
        <w:tc>
          <w:tcPr>
            <w:tcW w:w="2115" w:type="dxa"/>
            <w:tcMar>
              <w:left w:w="105" w:type="dxa"/>
              <w:right w:w="105" w:type="dxa"/>
            </w:tcMar>
          </w:tcPr>
          <w:p w14:paraId="52FB7AD7" w14:textId="7A97E0F7"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0B27760A" w14:textId="155682EF" w:rsidR="72ABD99D" w:rsidRDefault="72ABD99D" w:rsidP="72ABD99D">
            <w:pPr>
              <w:rPr>
                <w:rFonts w:ascii="Aptos" w:eastAsia="Aptos" w:hAnsi="Aptos" w:cs="Aptos"/>
                <w:szCs w:val="24"/>
              </w:rPr>
            </w:pPr>
            <w:r w:rsidRPr="72ABD99D">
              <w:rPr>
                <w:rFonts w:ascii="Aptos" w:eastAsia="Aptos" w:hAnsi="Aptos" w:cs="Aptos"/>
                <w:szCs w:val="24"/>
              </w:rPr>
              <w:t>Map-1</w:t>
            </w:r>
          </w:p>
        </w:tc>
        <w:tc>
          <w:tcPr>
            <w:tcW w:w="2205" w:type="dxa"/>
            <w:tcMar>
              <w:left w:w="105" w:type="dxa"/>
              <w:right w:w="105" w:type="dxa"/>
            </w:tcMar>
          </w:tcPr>
          <w:p w14:paraId="06D0D5E5" w14:textId="04741E7E"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14205987" w14:textId="7D8E0C68" w:rsidR="72ABD99D" w:rsidRDefault="72ABD99D" w:rsidP="72ABD99D">
            <w:pPr>
              <w:rPr>
                <w:rFonts w:ascii="Aptos" w:eastAsia="Aptos" w:hAnsi="Aptos" w:cs="Aptos"/>
                <w:szCs w:val="24"/>
              </w:rPr>
            </w:pPr>
            <w:r w:rsidRPr="72ABD99D">
              <w:rPr>
                <w:rFonts w:ascii="Aptos" w:eastAsia="Aptos" w:hAnsi="Aptos" w:cs="Aptos"/>
                <w:szCs w:val="24"/>
              </w:rPr>
              <w:t>Map-1B</w:t>
            </w:r>
          </w:p>
        </w:tc>
      </w:tr>
      <w:tr w:rsidR="72ABD99D" w14:paraId="5EBC6F98" w14:textId="77777777" w:rsidTr="72ABD99D">
        <w:trPr>
          <w:trHeight w:val="300"/>
        </w:trPr>
        <w:tc>
          <w:tcPr>
            <w:tcW w:w="2115" w:type="dxa"/>
            <w:tcMar>
              <w:left w:w="105" w:type="dxa"/>
              <w:right w:w="105" w:type="dxa"/>
            </w:tcMar>
          </w:tcPr>
          <w:p w14:paraId="2B011524" w14:textId="73B51293"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007BF56E" w14:textId="6E543CF3" w:rsidR="72ABD99D" w:rsidRDefault="72ABD99D" w:rsidP="72ABD99D">
            <w:pPr>
              <w:rPr>
                <w:rFonts w:ascii="Aptos" w:eastAsia="Aptos" w:hAnsi="Aptos" w:cs="Aptos"/>
                <w:szCs w:val="24"/>
              </w:rPr>
            </w:pPr>
            <w:r w:rsidRPr="72ABD99D">
              <w:rPr>
                <w:rFonts w:ascii="Aptos" w:eastAsia="Aptos" w:hAnsi="Aptos" w:cs="Aptos"/>
                <w:szCs w:val="24"/>
              </w:rPr>
              <w:t>Find nearby locations using current location – Negative Test Case</w:t>
            </w:r>
          </w:p>
        </w:tc>
        <w:tc>
          <w:tcPr>
            <w:tcW w:w="2205" w:type="dxa"/>
            <w:tcMar>
              <w:left w:w="105" w:type="dxa"/>
              <w:right w:w="105" w:type="dxa"/>
            </w:tcMar>
          </w:tcPr>
          <w:p w14:paraId="0E34802C" w14:textId="21353098"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4DDA3C54" w14:textId="309A6E00"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1C17A4FD" w14:textId="77777777" w:rsidTr="72ABD99D">
        <w:trPr>
          <w:trHeight w:val="300"/>
        </w:trPr>
        <w:tc>
          <w:tcPr>
            <w:tcW w:w="2115" w:type="dxa"/>
            <w:tcMar>
              <w:left w:w="105" w:type="dxa"/>
              <w:right w:w="105" w:type="dxa"/>
            </w:tcMar>
          </w:tcPr>
          <w:p w14:paraId="1F8352FB" w14:textId="664F97A8" w:rsidR="72ABD99D" w:rsidRDefault="72ABD99D" w:rsidP="72ABD99D">
            <w:pPr>
              <w:rPr>
                <w:rFonts w:ascii="Aptos" w:eastAsia="Aptos" w:hAnsi="Aptos" w:cs="Aptos"/>
                <w:szCs w:val="24"/>
              </w:rPr>
            </w:pPr>
            <w:r w:rsidRPr="72ABD99D">
              <w:rPr>
                <w:rFonts w:ascii="Aptos" w:eastAsia="Aptos" w:hAnsi="Aptos" w:cs="Aptos"/>
                <w:b/>
                <w:bCs/>
                <w:szCs w:val="24"/>
              </w:rPr>
              <w:t>Pre requisite</w:t>
            </w:r>
          </w:p>
        </w:tc>
        <w:tc>
          <w:tcPr>
            <w:tcW w:w="2565" w:type="dxa"/>
            <w:tcMar>
              <w:left w:w="105" w:type="dxa"/>
              <w:right w:w="105" w:type="dxa"/>
            </w:tcMar>
          </w:tcPr>
          <w:p w14:paraId="306FFB78" w14:textId="2B0536E3" w:rsidR="72ABD99D" w:rsidRDefault="72ABD99D" w:rsidP="72ABD99D">
            <w:pPr>
              <w:rPr>
                <w:rFonts w:ascii="Aptos" w:eastAsia="Aptos" w:hAnsi="Aptos" w:cs="Aptos"/>
                <w:szCs w:val="24"/>
              </w:rPr>
            </w:pPr>
            <w:r w:rsidRPr="72ABD99D">
              <w:rPr>
                <w:rFonts w:ascii="Aptos" w:eastAsia="Aptos" w:hAnsi="Aptos" w:cs="Aptos"/>
                <w:szCs w:val="24"/>
              </w:rPr>
              <w:t>Stable Internet Connection and logged in</w:t>
            </w:r>
          </w:p>
        </w:tc>
        <w:tc>
          <w:tcPr>
            <w:tcW w:w="2205" w:type="dxa"/>
            <w:tcMar>
              <w:left w:w="105" w:type="dxa"/>
              <w:right w:w="105" w:type="dxa"/>
            </w:tcMar>
          </w:tcPr>
          <w:p w14:paraId="5BAF567E" w14:textId="3AE74C51"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1607B1BA" w14:textId="05093BFA" w:rsidR="72ABD99D" w:rsidRDefault="72ABD99D" w:rsidP="72ABD99D">
            <w:pPr>
              <w:rPr>
                <w:rFonts w:ascii="Aptos" w:eastAsia="Aptos" w:hAnsi="Aptos" w:cs="Aptos"/>
                <w:szCs w:val="24"/>
              </w:rPr>
            </w:pPr>
            <w:r w:rsidRPr="72ABD99D">
              <w:rPr>
                <w:rFonts w:ascii="Aptos" w:eastAsia="Aptos" w:hAnsi="Aptos" w:cs="Aptos"/>
                <w:szCs w:val="24"/>
              </w:rPr>
              <w:t>NA</w:t>
            </w:r>
          </w:p>
        </w:tc>
      </w:tr>
    </w:tbl>
    <w:p w14:paraId="5B7B2190" w14:textId="248E83B1"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245"/>
        <w:gridCol w:w="1140"/>
        <w:gridCol w:w="2025"/>
        <w:gridCol w:w="2025"/>
        <w:gridCol w:w="1035"/>
        <w:gridCol w:w="1275"/>
      </w:tblGrid>
      <w:tr w:rsidR="72ABD99D" w14:paraId="1C122699" w14:textId="77777777" w:rsidTr="72ABD99D">
        <w:trPr>
          <w:trHeight w:val="300"/>
        </w:trPr>
        <w:tc>
          <w:tcPr>
            <w:tcW w:w="615" w:type="dxa"/>
            <w:tcMar>
              <w:left w:w="105" w:type="dxa"/>
              <w:right w:w="105" w:type="dxa"/>
            </w:tcMar>
          </w:tcPr>
          <w:p w14:paraId="4D217B0A" w14:textId="35021E95" w:rsidR="72ABD99D" w:rsidRDefault="72ABD99D" w:rsidP="72ABD99D">
            <w:pPr>
              <w:rPr>
                <w:rFonts w:ascii="Aptos" w:eastAsia="Aptos" w:hAnsi="Aptos" w:cs="Aptos"/>
                <w:szCs w:val="24"/>
              </w:rPr>
            </w:pPr>
            <w:r w:rsidRPr="72ABD99D">
              <w:rPr>
                <w:rFonts w:ascii="Aptos" w:eastAsia="Aptos" w:hAnsi="Aptos" w:cs="Aptos"/>
                <w:szCs w:val="24"/>
              </w:rPr>
              <w:t>S. No</w:t>
            </w:r>
          </w:p>
        </w:tc>
        <w:tc>
          <w:tcPr>
            <w:tcW w:w="1245" w:type="dxa"/>
            <w:tcMar>
              <w:left w:w="105" w:type="dxa"/>
              <w:right w:w="105" w:type="dxa"/>
            </w:tcMar>
          </w:tcPr>
          <w:p w14:paraId="73114898" w14:textId="1226A6ED"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140" w:type="dxa"/>
            <w:tcMar>
              <w:left w:w="105" w:type="dxa"/>
              <w:right w:w="105" w:type="dxa"/>
            </w:tcMar>
          </w:tcPr>
          <w:p w14:paraId="3FFF4F3B" w14:textId="5F9CA629" w:rsidR="72ABD99D" w:rsidRDefault="72ABD99D" w:rsidP="72ABD99D">
            <w:pPr>
              <w:rPr>
                <w:rFonts w:ascii="Aptos" w:eastAsia="Aptos" w:hAnsi="Aptos" w:cs="Aptos"/>
                <w:szCs w:val="24"/>
              </w:rPr>
            </w:pPr>
            <w:r w:rsidRPr="72ABD99D">
              <w:rPr>
                <w:rFonts w:ascii="Aptos" w:eastAsia="Aptos" w:hAnsi="Aptos" w:cs="Aptos"/>
                <w:szCs w:val="24"/>
              </w:rPr>
              <w:t>Inputs</w:t>
            </w:r>
          </w:p>
        </w:tc>
        <w:tc>
          <w:tcPr>
            <w:tcW w:w="2025" w:type="dxa"/>
            <w:tcMar>
              <w:left w:w="105" w:type="dxa"/>
              <w:right w:w="105" w:type="dxa"/>
            </w:tcMar>
          </w:tcPr>
          <w:p w14:paraId="6D163D4C" w14:textId="5AF1AD88"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2025" w:type="dxa"/>
            <w:tcMar>
              <w:left w:w="105" w:type="dxa"/>
              <w:right w:w="105" w:type="dxa"/>
            </w:tcMar>
          </w:tcPr>
          <w:p w14:paraId="166B8A68" w14:textId="0A370A97"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1035" w:type="dxa"/>
            <w:tcMar>
              <w:left w:w="105" w:type="dxa"/>
              <w:right w:w="105" w:type="dxa"/>
            </w:tcMar>
          </w:tcPr>
          <w:p w14:paraId="7F5C52DA" w14:textId="2EDD17BD"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275" w:type="dxa"/>
            <w:tcMar>
              <w:left w:w="105" w:type="dxa"/>
              <w:right w:w="105" w:type="dxa"/>
            </w:tcMar>
          </w:tcPr>
          <w:p w14:paraId="1B9B9029" w14:textId="207CE4FF" w:rsidR="72ABD99D" w:rsidRDefault="72ABD99D" w:rsidP="72ABD99D">
            <w:pPr>
              <w:rPr>
                <w:rFonts w:ascii="Aptos" w:eastAsia="Aptos" w:hAnsi="Aptos" w:cs="Aptos"/>
                <w:szCs w:val="24"/>
              </w:rPr>
            </w:pPr>
            <w:r w:rsidRPr="72ABD99D">
              <w:rPr>
                <w:rFonts w:ascii="Aptos" w:eastAsia="Aptos" w:hAnsi="Aptos" w:cs="Aptos"/>
                <w:szCs w:val="24"/>
              </w:rPr>
              <w:t>Test Comment</w:t>
            </w:r>
          </w:p>
        </w:tc>
      </w:tr>
      <w:tr w:rsidR="72ABD99D" w14:paraId="459D260C" w14:textId="77777777" w:rsidTr="72ABD99D">
        <w:trPr>
          <w:trHeight w:val="300"/>
        </w:trPr>
        <w:tc>
          <w:tcPr>
            <w:tcW w:w="615" w:type="dxa"/>
            <w:tcMar>
              <w:left w:w="105" w:type="dxa"/>
              <w:right w:w="105" w:type="dxa"/>
            </w:tcMar>
          </w:tcPr>
          <w:p w14:paraId="3DE153C6" w14:textId="44B85FF2" w:rsidR="72ABD99D" w:rsidRDefault="72ABD99D" w:rsidP="72ABD99D">
            <w:pPr>
              <w:rPr>
                <w:rFonts w:ascii="Aptos" w:eastAsia="Aptos" w:hAnsi="Aptos" w:cs="Aptos"/>
                <w:szCs w:val="24"/>
              </w:rPr>
            </w:pPr>
            <w:r w:rsidRPr="72ABD99D">
              <w:rPr>
                <w:rFonts w:ascii="Aptos" w:eastAsia="Aptos" w:hAnsi="Aptos" w:cs="Aptos"/>
                <w:szCs w:val="24"/>
              </w:rPr>
              <w:t>1</w:t>
            </w:r>
          </w:p>
        </w:tc>
        <w:tc>
          <w:tcPr>
            <w:tcW w:w="1245" w:type="dxa"/>
            <w:tcMar>
              <w:left w:w="105" w:type="dxa"/>
              <w:right w:w="105" w:type="dxa"/>
            </w:tcMar>
          </w:tcPr>
          <w:p w14:paraId="48622C20" w14:textId="2F56A215" w:rsidR="72ABD99D" w:rsidRDefault="72ABD99D" w:rsidP="72ABD99D">
            <w:pPr>
              <w:rPr>
                <w:rFonts w:ascii="Aptos" w:eastAsia="Aptos" w:hAnsi="Aptos" w:cs="Aptos"/>
                <w:szCs w:val="24"/>
              </w:rPr>
            </w:pPr>
            <w:r w:rsidRPr="72ABD99D">
              <w:rPr>
                <w:rFonts w:ascii="Aptos" w:eastAsia="Aptos" w:hAnsi="Aptos" w:cs="Aptos"/>
                <w:szCs w:val="24"/>
              </w:rPr>
              <w:t>User submits checklist</w:t>
            </w:r>
          </w:p>
        </w:tc>
        <w:tc>
          <w:tcPr>
            <w:tcW w:w="1140" w:type="dxa"/>
            <w:tcMar>
              <w:left w:w="105" w:type="dxa"/>
              <w:right w:w="105" w:type="dxa"/>
            </w:tcMar>
          </w:tcPr>
          <w:p w14:paraId="604342AC" w14:textId="4345D5C1" w:rsidR="72ABD99D" w:rsidRDefault="72ABD99D" w:rsidP="72ABD99D">
            <w:pPr>
              <w:rPr>
                <w:rFonts w:ascii="Aptos" w:eastAsia="Aptos" w:hAnsi="Aptos" w:cs="Aptos"/>
                <w:szCs w:val="24"/>
              </w:rPr>
            </w:pPr>
            <w:r w:rsidRPr="72ABD99D">
              <w:rPr>
                <w:rFonts w:ascii="Aptos" w:eastAsia="Aptos" w:hAnsi="Aptos" w:cs="Aptos"/>
                <w:szCs w:val="24"/>
              </w:rPr>
              <w:t>Waste Type</w:t>
            </w:r>
          </w:p>
        </w:tc>
        <w:tc>
          <w:tcPr>
            <w:tcW w:w="2025" w:type="dxa"/>
            <w:tcMar>
              <w:left w:w="105" w:type="dxa"/>
              <w:right w:w="105" w:type="dxa"/>
            </w:tcMar>
          </w:tcPr>
          <w:p w14:paraId="0574E48C" w14:textId="300C7A4D"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54289019" w14:textId="3275A1F9"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2EDAEF78" w14:textId="52B54955" w:rsidR="72ABD99D" w:rsidRDefault="72ABD99D" w:rsidP="72ABD99D">
            <w:pPr>
              <w:rPr>
                <w:rFonts w:ascii="Aptos" w:eastAsia="Aptos" w:hAnsi="Aptos" w:cs="Aptos"/>
                <w:szCs w:val="24"/>
              </w:rPr>
            </w:pPr>
            <w:r w:rsidRPr="72ABD99D">
              <w:rPr>
                <w:rFonts w:ascii="Aptos" w:eastAsia="Aptos" w:hAnsi="Aptos" w:cs="Aptos"/>
                <w:szCs w:val="24"/>
              </w:rPr>
              <w:t>3. General Waste</w:t>
            </w:r>
          </w:p>
        </w:tc>
        <w:tc>
          <w:tcPr>
            <w:tcW w:w="2025" w:type="dxa"/>
            <w:tcMar>
              <w:left w:w="105" w:type="dxa"/>
              <w:right w:w="105" w:type="dxa"/>
            </w:tcMar>
          </w:tcPr>
          <w:p w14:paraId="363A1ED1" w14:textId="516A77C1"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21877756" w14:textId="4B4A3149"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527ED204" w14:textId="40086469" w:rsidR="72ABD99D" w:rsidRDefault="72ABD99D" w:rsidP="72ABD99D">
            <w:pPr>
              <w:rPr>
                <w:rFonts w:ascii="Aptos" w:eastAsia="Aptos" w:hAnsi="Aptos" w:cs="Aptos"/>
                <w:szCs w:val="24"/>
              </w:rPr>
            </w:pPr>
            <w:r w:rsidRPr="72ABD99D">
              <w:rPr>
                <w:rFonts w:ascii="Aptos" w:eastAsia="Aptos" w:hAnsi="Aptos" w:cs="Aptos"/>
                <w:szCs w:val="24"/>
              </w:rPr>
              <w:t>3. General Waste</w:t>
            </w:r>
          </w:p>
          <w:p w14:paraId="5BCA7631" w14:textId="634AC5B4" w:rsidR="72ABD99D" w:rsidRDefault="72ABD99D" w:rsidP="72ABD99D">
            <w:pPr>
              <w:rPr>
                <w:rFonts w:ascii="Aptos" w:eastAsia="Aptos" w:hAnsi="Aptos" w:cs="Aptos"/>
                <w:szCs w:val="24"/>
              </w:rPr>
            </w:pPr>
          </w:p>
        </w:tc>
        <w:tc>
          <w:tcPr>
            <w:tcW w:w="1035" w:type="dxa"/>
            <w:tcMar>
              <w:left w:w="105" w:type="dxa"/>
              <w:right w:w="105" w:type="dxa"/>
            </w:tcMar>
          </w:tcPr>
          <w:p w14:paraId="148C75C5" w14:textId="4DB02AC6"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07028E17" w14:textId="519578B9" w:rsidR="72ABD99D" w:rsidRDefault="72ABD99D" w:rsidP="72ABD99D">
            <w:pPr>
              <w:rPr>
                <w:rFonts w:ascii="Aptos" w:eastAsia="Aptos" w:hAnsi="Aptos" w:cs="Aptos"/>
                <w:szCs w:val="24"/>
              </w:rPr>
            </w:pPr>
            <w:r w:rsidRPr="72ABD99D">
              <w:rPr>
                <w:rFonts w:ascii="Aptos" w:eastAsia="Aptos" w:hAnsi="Aptos" w:cs="Aptos"/>
                <w:szCs w:val="24"/>
              </w:rPr>
              <w:t>User successfully sees the waste type options</w:t>
            </w:r>
          </w:p>
        </w:tc>
      </w:tr>
      <w:tr w:rsidR="72ABD99D" w14:paraId="62DC2076" w14:textId="77777777" w:rsidTr="72ABD99D">
        <w:trPr>
          <w:trHeight w:val="300"/>
        </w:trPr>
        <w:tc>
          <w:tcPr>
            <w:tcW w:w="615" w:type="dxa"/>
            <w:tcMar>
              <w:left w:w="105" w:type="dxa"/>
              <w:right w:w="105" w:type="dxa"/>
            </w:tcMar>
          </w:tcPr>
          <w:p w14:paraId="0E9AE8BA" w14:textId="0F7ED31A" w:rsidR="72ABD99D" w:rsidRDefault="72ABD99D" w:rsidP="72ABD99D">
            <w:pPr>
              <w:rPr>
                <w:rFonts w:ascii="Aptos" w:eastAsia="Aptos" w:hAnsi="Aptos" w:cs="Aptos"/>
                <w:szCs w:val="24"/>
              </w:rPr>
            </w:pPr>
            <w:r w:rsidRPr="72ABD99D">
              <w:rPr>
                <w:rFonts w:ascii="Aptos" w:eastAsia="Aptos" w:hAnsi="Aptos" w:cs="Aptos"/>
                <w:szCs w:val="24"/>
              </w:rPr>
              <w:t>2</w:t>
            </w:r>
          </w:p>
        </w:tc>
        <w:tc>
          <w:tcPr>
            <w:tcW w:w="1245" w:type="dxa"/>
            <w:tcMar>
              <w:left w:w="105" w:type="dxa"/>
              <w:right w:w="105" w:type="dxa"/>
            </w:tcMar>
          </w:tcPr>
          <w:p w14:paraId="2AB8DE50" w14:textId="74785C70" w:rsidR="72ABD99D" w:rsidRDefault="72ABD99D" w:rsidP="72ABD99D">
            <w:pPr>
              <w:rPr>
                <w:rFonts w:ascii="Aptos" w:eastAsia="Aptos" w:hAnsi="Aptos" w:cs="Aptos"/>
                <w:szCs w:val="24"/>
              </w:rPr>
            </w:pPr>
            <w:r w:rsidRPr="72ABD99D">
              <w:rPr>
                <w:rFonts w:ascii="Aptos" w:eastAsia="Aptos" w:hAnsi="Aptos" w:cs="Aptos"/>
                <w:szCs w:val="24"/>
              </w:rPr>
              <w:t>User selects Service type</w:t>
            </w:r>
          </w:p>
        </w:tc>
        <w:tc>
          <w:tcPr>
            <w:tcW w:w="1140" w:type="dxa"/>
            <w:tcMar>
              <w:left w:w="105" w:type="dxa"/>
              <w:right w:w="105" w:type="dxa"/>
            </w:tcMar>
          </w:tcPr>
          <w:p w14:paraId="5C21FC70" w14:textId="3F459E47" w:rsidR="72ABD99D" w:rsidRDefault="72ABD99D" w:rsidP="72ABD99D">
            <w:pPr>
              <w:rPr>
                <w:rFonts w:ascii="Aptos" w:eastAsia="Aptos" w:hAnsi="Aptos" w:cs="Aptos"/>
                <w:szCs w:val="24"/>
              </w:rPr>
            </w:pPr>
            <w:r w:rsidRPr="72ABD99D">
              <w:rPr>
                <w:rFonts w:ascii="Aptos" w:eastAsia="Aptos" w:hAnsi="Aptos" w:cs="Aptos"/>
                <w:szCs w:val="24"/>
              </w:rPr>
              <w:t>Service Type</w:t>
            </w:r>
          </w:p>
        </w:tc>
        <w:tc>
          <w:tcPr>
            <w:tcW w:w="2025" w:type="dxa"/>
            <w:tcMar>
              <w:left w:w="105" w:type="dxa"/>
              <w:right w:w="105" w:type="dxa"/>
            </w:tcMar>
          </w:tcPr>
          <w:p w14:paraId="2ADD3A8E" w14:textId="4DF518DB" w:rsidR="72ABD99D" w:rsidRDefault="72ABD99D" w:rsidP="72ABD99D">
            <w:pPr>
              <w:rPr>
                <w:rFonts w:ascii="Aptos" w:eastAsia="Aptos" w:hAnsi="Aptos" w:cs="Aptos"/>
                <w:szCs w:val="24"/>
              </w:rPr>
            </w:pPr>
            <w:r w:rsidRPr="72ABD99D">
              <w:rPr>
                <w:rFonts w:ascii="Aptos" w:eastAsia="Aptos" w:hAnsi="Aptos" w:cs="Aptos"/>
                <w:szCs w:val="24"/>
              </w:rPr>
              <w:t>Map View</w:t>
            </w:r>
          </w:p>
        </w:tc>
        <w:tc>
          <w:tcPr>
            <w:tcW w:w="2025" w:type="dxa"/>
            <w:tcMar>
              <w:left w:w="105" w:type="dxa"/>
              <w:right w:w="105" w:type="dxa"/>
            </w:tcMar>
          </w:tcPr>
          <w:p w14:paraId="044A3822" w14:textId="27DBCB37" w:rsidR="72ABD99D" w:rsidRDefault="72ABD99D" w:rsidP="72ABD99D">
            <w:pPr>
              <w:rPr>
                <w:rFonts w:ascii="Aptos" w:eastAsia="Aptos" w:hAnsi="Aptos" w:cs="Aptos"/>
                <w:szCs w:val="24"/>
              </w:rPr>
            </w:pPr>
            <w:r w:rsidRPr="72ABD99D">
              <w:rPr>
                <w:rFonts w:ascii="Aptos" w:eastAsia="Aptos" w:hAnsi="Aptos" w:cs="Aptos"/>
                <w:szCs w:val="24"/>
              </w:rPr>
              <w:t>Map view</w:t>
            </w:r>
          </w:p>
        </w:tc>
        <w:tc>
          <w:tcPr>
            <w:tcW w:w="1035" w:type="dxa"/>
            <w:tcMar>
              <w:left w:w="105" w:type="dxa"/>
              <w:right w:w="105" w:type="dxa"/>
            </w:tcMar>
          </w:tcPr>
          <w:p w14:paraId="2F087AFF" w14:textId="63C9F364"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2F2280FF" w14:textId="1CC80D12" w:rsidR="72ABD99D" w:rsidRDefault="72ABD99D" w:rsidP="72ABD99D">
            <w:pPr>
              <w:rPr>
                <w:rFonts w:ascii="Aptos" w:eastAsia="Aptos" w:hAnsi="Aptos" w:cs="Aptos"/>
                <w:szCs w:val="24"/>
              </w:rPr>
            </w:pPr>
            <w:r w:rsidRPr="72ABD99D">
              <w:rPr>
                <w:rFonts w:ascii="Aptos" w:eastAsia="Aptos" w:hAnsi="Aptos" w:cs="Aptos"/>
                <w:szCs w:val="24"/>
              </w:rPr>
              <w:t>-</w:t>
            </w:r>
          </w:p>
        </w:tc>
      </w:tr>
      <w:tr w:rsidR="72ABD99D" w14:paraId="6B480498" w14:textId="77777777" w:rsidTr="72ABD99D">
        <w:trPr>
          <w:trHeight w:val="300"/>
        </w:trPr>
        <w:tc>
          <w:tcPr>
            <w:tcW w:w="615" w:type="dxa"/>
            <w:tcMar>
              <w:left w:w="105" w:type="dxa"/>
              <w:right w:w="105" w:type="dxa"/>
            </w:tcMar>
          </w:tcPr>
          <w:p w14:paraId="441807AF" w14:textId="5E8AB680" w:rsidR="72ABD99D" w:rsidRDefault="72ABD99D" w:rsidP="72ABD99D">
            <w:pPr>
              <w:rPr>
                <w:rFonts w:ascii="Aptos" w:eastAsia="Aptos" w:hAnsi="Aptos" w:cs="Aptos"/>
                <w:szCs w:val="24"/>
              </w:rPr>
            </w:pPr>
            <w:r w:rsidRPr="72ABD99D">
              <w:rPr>
                <w:rFonts w:ascii="Aptos" w:eastAsia="Aptos" w:hAnsi="Aptos" w:cs="Aptos"/>
                <w:szCs w:val="24"/>
              </w:rPr>
              <w:t>3</w:t>
            </w:r>
          </w:p>
        </w:tc>
        <w:tc>
          <w:tcPr>
            <w:tcW w:w="1245" w:type="dxa"/>
            <w:tcMar>
              <w:left w:w="105" w:type="dxa"/>
              <w:right w:w="105" w:type="dxa"/>
            </w:tcMar>
          </w:tcPr>
          <w:p w14:paraId="63E8B2C0" w14:textId="6044E518" w:rsidR="72ABD99D" w:rsidRDefault="72ABD99D" w:rsidP="72ABD99D">
            <w:pPr>
              <w:rPr>
                <w:rFonts w:ascii="Aptos" w:eastAsia="Aptos" w:hAnsi="Aptos" w:cs="Aptos"/>
                <w:szCs w:val="24"/>
              </w:rPr>
            </w:pPr>
            <w:r w:rsidRPr="72ABD99D">
              <w:rPr>
                <w:rFonts w:ascii="Aptos" w:eastAsia="Aptos" w:hAnsi="Aptos" w:cs="Aptos"/>
                <w:szCs w:val="24"/>
              </w:rPr>
              <w:t>User Denies</w:t>
            </w:r>
          </w:p>
          <w:p w14:paraId="7EA48FFA" w14:textId="6858B12C" w:rsidR="72ABD99D" w:rsidRDefault="72ABD99D" w:rsidP="72ABD99D">
            <w:pPr>
              <w:rPr>
                <w:rFonts w:ascii="Aptos" w:eastAsia="Aptos" w:hAnsi="Aptos" w:cs="Aptos"/>
                <w:szCs w:val="24"/>
              </w:rPr>
            </w:pPr>
            <w:r w:rsidRPr="72ABD99D">
              <w:rPr>
                <w:rFonts w:ascii="Aptos" w:eastAsia="Aptos" w:hAnsi="Aptos" w:cs="Aptos"/>
                <w:szCs w:val="24"/>
              </w:rPr>
              <w:t>location access</w:t>
            </w:r>
          </w:p>
        </w:tc>
        <w:tc>
          <w:tcPr>
            <w:tcW w:w="1140" w:type="dxa"/>
            <w:tcMar>
              <w:left w:w="105" w:type="dxa"/>
              <w:right w:w="105" w:type="dxa"/>
            </w:tcMar>
          </w:tcPr>
          <w:p w14:paraId="5E4A8E7E" w14:textId="5C13A6E1" w:rsidR="72ABD99D" w:rsidRDefault="72ABD99D" w:rsidP="72ABD99D">
            <w:pPr>
              <w:rPr>
                <w:rFonts w:ascii="Aptos" w:eastAsia="Aptos" w:hAnsi="Aptos" w:cs="Aptos"/>
                <w:szCs w:val="24"/>
              </w:rPr>
            </w:pPr>
            <w:r w:rsidRPr="72ABD99D">
              <w:rPr>
                <w:rFonts w:ascii="Aptos" w:eastAsia="Aptos" w:hAnsi="Aptos" w:cs="Aptos"/>
                <w:szCs w:val="24"/>
              </w:rPr>
              <w:t>-</w:t>
            </w:r>
          </w:p>
        </w:tc>
        <w:tc>
          <w:tcPr>
            <w:tcW w:w="2025" w:type="dxa"/>
            <w:tcMar>
              <w:left w:w="105" w:type="dxa"/>
              <w:right w:w="105" w:type="dxa"/>
            </w:tcMar>
          </w:tcPr>
          <w:p w14:paraId="5E72094D" w14:textId="65FD9E82" w:rsidR="72ABD99D" w:rsidRDefault="72ABD99D" w:rsidP="72ABD99D">
            <w:pPr>
              <w:rPr>
                <w:rFonts w:ascii="Aptos" w:eastAsia="Aptos" w:hAnsi="Aptos" w:cs="Aptos"/>
                <w:szCs w:val="24"/>
              </w:rPr>
            </w:pPr>
            <w:r w:rsidRPr="72ABD99D">
              <w:rPr>
                <w:rFonts w:ascii="Aptos" w:eastAsia="Aptos" w:hAnsi="Aptos" w:cs="Aptos"/>
                <w:szCs w:val="24"/>
              </w:rPr>
              <w:t>Error Message</w:t>
            </w:r>
          </w:p>
        </w:tc>
        <w:tc>
          <w:tcPr>
            <w:tcW w:w="2025" w:type="dxa"/>
            <w:tcMar>
              <w:left w:w="105" w:type="dxa"/>
              <w:right w:w="105" w:type="dxa"/>
            </w:tcMar>
          </w:tcPr>
          <w:p w14:paraId="177A8B42" w14:textId="11D9E011" w:rsidR="72ABD99D" w:rsidRDefault="72ABD99D" w:rsidP="72ABD99D">
            <w:pPr>
              <w:jc w:val="center"/>
              <w:rPr>
                <w:rFonts w:ascii="Aptos" w:eastAsia="Aptos" w:hAnsi="Aptos" w:cs="Aptos"/>
                <w:szCs w:val="24"/>
              </w:rPr>
            </w:pPr>
            <w:r w:rsidRPr="72ABD99D">
              <w:rPr>
                <w:rFonts w:ascii="Aptos" w:eastAsia="Aptos" w:hAnsi="Aptos" w:cs="Aptos"/>
                <w:szCs w:val="24"/>
              </w:rPr>
              <w:t>Error Message</w:t>
            </w:r>
          </w:p>
        </w:tc>
        <w:tc>
          <w:tcPr>
            <w:tcW w:w="1035" w:type="dxa"/>
            <w:tcMar>
              <w:left w:w="105" w:type="dxa"/>
              <w:right w:w="105" w:type="dxa"/>
            </w:tcMar>
          </w:tcPr>
          <w:p w14:paraId="490A7BD2" w14:textId="1F1F1848"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3EA2C42D" w14:textId="05211EA2" w:rsidR="72ABD99D" w:rsidRDefault="72ABD99D" w:rsidP="72ABD99D">
            <w:pPr>
              <w:rPr>
                <w:rFonts w:ascii="Aptos" w:eastAsia="Aptos" w:hAnsi="Aptos" w:cs="Aptos"/>
                <w:szCs w:val="24"/>
              </w:rPr>
            </w:pPr>
            <w:r w:rsidRPr="72ABD99D">
              <w:rPr>
                <w:rFonts w:ascii="Aptos" w:eastAsia="Aptos" w:hAnsi="Aptos" w:cs="Aptos"/>
                <w:szCs w:val="24"/>
              </w:rPr>
              <w:t>-</w:t>
            </w:r>
          </w:p>
        </w:tc>
      </w:tr>
    </w:tbl>
    <w:p w14:paraId="42DAA9F5" w14:textId="78FCF82D" w:rsidR="72ABD99D" w:rsidRDefault="72ABD99D" w:rsidP="72ABD99D">
      <w:pPr>
        <w:rPr>
          <w:rFonts w:ascii="Aptos" w:eastAsia="Aptos" w:hAnsi="Aptos" w:cs="Aptos"/>
          <w:color w:val="000000" w:themeColor="text1"/>
          <w:szCs w:val="24"/>
        </w:rPr>
      </w:pPr>
    </w:p>
    <w:p w14:paraId="5EA681AC" w14:textId="35D10F75"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7576B7E0" w14:textId="77777777" w:rsidTr="72ABD99D">
        <w:trPr>
          <w:trHeight w:val="300"/>
        </w:trPr>
        <w:tc>
          <w:tcPr>
            <w:tcW w:w="2115" w:type="dxa"/>
            <w:tcMar>
              <w:left w:w="105" w:type="dxa"/>
              <w:right w:w="105" w:type="dxa"/>
            </w:tcMar>
          </w:tcPr>
          <w:p w14:paraId="6D01A226" w14:textId="7777A848"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33303099" w14:textId="685AB586" w:rsidR="72ABD99D" w:rsidRDefault="72ABD99D" w:rsidP="72ABD99D">
            <w:pPr>
              <w:rPr>
                <w:rFonts w:ascii="Aptos" w:eastAsia="Aptos" w:hAnsi="Aptos" w:cs="Aptos"/>
                <w:szCs w:val="24"/>
              </w:rPr>
            </w:pPr>
            <w:r w:rsidRPr="72ABD99D">
              <w:rPr>
                <w:rFonts w:ascii="Aptos" w:eastAsia="Aptos" w:hAnsi="Aptos" w:cs="Aptos"/>
                <w:szCs w:val="24"/>
              </w:rPr>
              <w:t>Map-2</w:t>
            </w:r>
          </w:p>
        </w:tc>
        <w:tc>
          <w:tcPr>
            <w:tcW w:w="2205" w:type="dxa"/>
            <w:tcMar>
              <w:left w:w="105" w:type="dxa"/>
              <w:right w:w="105" w:type="dxa"/>
            </w:tcMar>
          </w:tcPr>
          <w:p w14:paraId="0AE713E6" w14:textId="7A054B17"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301FB3CF" w14:textId="51F1E9F0" w:rsidR="72ABD99D" w:rsidRDefault="72ABD99D" w:rsidP="72ABD99D">
            <w:pPr>
              <w:rPr>
                <w:rFonts w:ascii="Aptos" w:eastAsia="Aptos" w:hAnsi="Aptos" w:cs="Aptos"/>
                <w:szCs w:val="24"/>
              </w:rPr>
            </w:pPr>
            <w:r w:rsidRPr="72ABD99D">
              <w:rPr>
                <w:rFonts w:ascii="Aptos" w:eastAsia="Aptos" w:hAnsi="Aptos" w:cs="Aptos"/>
                <w:szCs w:val="24"/>
              </w:rPr>
              <w:t>Map-2A</w:t>
            </w:r>
          </w:p>
        </w:tc>
      </w:tr>
      <w:tr w:rsidR="72ABD99D" w14:paraId="61FAAD18" w14:textId="77777777" w:rsidTr="72ABD99D">
        <w:trPr>
          <w:trHeight w:val="300"/>
        </w:trPr>
        <w:tc>
          <w:tcPr>
            <w:tcW w:w="2115" w:type="dxa"/>
            <w:tcMar>
              <w:left w:w="105" w:type="dxa"/>
              <w:right w:w="105" w:type="dxa"/>
            </w:tcMar>
          </w:tcPr>
          <w:p w14:paraId="078497BC" w14:textId="698807E4"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D9F2D0" w:themeFill="accent6" w:themeFillTint="33"/>
            <w:tcMar>
              <w:left w:w="105" w:type="dxa"/>
              <w:right w:w="105" w:type="dxa"/>
            </w:tcMar>
          </w:tcPr>
          <w:p w14:paraId="46FCF4E6" w14:textId="3B8A5857" w:rsidR="72ABD99D" w:rsidRDefault="72ABD99D" w:rsidP="72ABD99D">
            <w:pPr>
              <w:rPr>
                <w:rFonts w:ascii="Aptos" w:eastAsia="Aptos" w:hAnsi="Aptos" w:cs="Aptos"/>
                <w:szCs w:val="24"/>
              </w:rPr>
            </w:pPr>
            <w:r w:rsidRPr="72ABD99D">
              <w:rPr>
                <w:rFonts w:ascii="Aptos" w:eastAsia="Aptos" w:hAnsi="Aptos" w:cs="Aptos"/>
                <w:szCs w:val="24"/>
              </w:rPr>
              <w:t>Find nearby locations using manual location input – Positive Test Case</w:t>
            </w:r>
          </w:p>
        </w:tc>
        <w:tc>
          <w:tcPr>
            <w:tcW w:w="2205" w:type="dxa"/>
            <w:tcMar>
              <w:left w:w="105" w:type="dxa"/>
              <w:right w:w="105" w:type="dxa"/>
            </w:tcMar>
          </w:tcPr>
          <w:p w14:paraId="61752607" w14:textId="20A2532A"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3ACC2C78" w14:textId="2618F4BB"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13DF590F" w14:textId="77777777" w:rsidTr="72ABD99D">
        <w:trPr>
          <w:trHeight w:val="300"/>
        </w:trPr>
        <w:tc>
          <w:tcPr>
            <w:tcW w:w="2115" w:type="dxa"/>
            <w:tcMar>
              <w:left w:w="105" w:type="dxa"/>
              <w:right w:w="105" w:type="dxa"/>
            </w:tcMar>
          </w:tcPr>
          <w:p w14:paraId="4ECB0F87" w14:textId="612F3CB2" w:rsidR="72ABD99D" w:rsidRDefault="72ABD99D" w:rsidP="72ABD99D">
            <w:pPr>
              <w:rPr>
                <w:rFonts w:ascii="Aptos" w:eastAsia="Aptos" w:hAnsi="Aptos" w:cs="Aptos"/>
                <w:szCs w:val="24"/>
              </w:rPr>
            </w:pPr>
            <w:r w:rsidRPr="72ABD99D">
              <w:rPr>
                <w:rFonts w:ascii="Aptos" w:eastAsia="Aptos" w:hAnsi="Aptos" w:cs="Aptos"/>
                <w:b/>
                <w:bCs/>
                <w:szCs w:val="24"/>
              </w:rPr>
              <w:t>Pre requisite</w:t>
            </w:r>
          </w:p>
        </w:tc>
        <w:tc>
          <w:tcPr>
            <w:tcW w:w="2565" w:type="dxa"/>
            <w:tcMar>
              <w:left w:w="105" w:type="dxa"/>
              <w:right w:w="105" w:type="dxa"/>
            </w:tcMar>
          </w:tcPr>
          <w:p w14:paraId="54E4EF01" w14:textId="3E106EAD" w:rsidR="72ABD99D" w:rsidRDefault="72ABD99D" w:rsidP="72ABD99D">
            <w:pPr>
              <w:rPr>
                <w:rFonts w:ascii="Aptos" w:eastAsia="Aptos" w:hAnsi="Aptos" w:cs="Aptos"/>
                <w:szCs w:val="24"/>
              </w:rPr>
            </w:pPr>
            <w:r w:rsidRPr="72ABD99D">
              <w:rPr>
                <w:rFonts w:ascii="Aptos" w:eastAsia="Aptos" w:hAnsi="Aptos" w:cs="Aptos"/>
                <w:szCs w:val="24"/>
              </w:rPr>
              <w:t>Stable Internet Connection and logged in</w:t>
            </w:r>
          </w:p>
        </w:tc>
        <w:tc>
          <w:tcPr>
            <w:tcW w:w="2205" w:type="dxa"/>
            <w:tcMar>
              <w:left w:w="105" w:type="dxa"/>
              <w:right w:w="105" w:type="dxa"/>
            </w:tcMar>
          </w:tcPr>
          <w:p w14:paraId="34F1AA8D" w14:textId="75B00967"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357C2FD5" w14:textId="1F684346" w:rsidR="72ABD99D" w:rsidRDefault="72ABD99D" w:rsidP="72ABD99D">
            <w:pPr>
              <w:rPr>
                <w:rFonts w:ascii="Aptos" w:eastAsia="Aptos" w:hAnsi="Aptos" w:cs="Aptos"/>
                <w:szCs w:val="24"/>
              </w:rPr>
            </w:pPr>
            <w:r w:rsidRPr="72ABD99D">
              <w:rPr>
                <w:rFonts w:ascii="Aptos" w:eastAsia="Aptos" w:hAnsi="Aptos" w:cs="Aptos"/>
                <w:szCs w:val="24"/>
              </w:rPr>
              <w:t>NA</w:t>
            </w:r>
          </w:p>
        </w:tc>
      </w:tr>
    </w:tbl>
    <w:p w14:paraId="7E901A6F" w14:textId="4262F7E7"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365"/>
        <w:gridCol w:w="1275"/>
        <w:gridCol w:w="2040"/>
        <w:gridCol w:w="1890"/>
        <w:gridCol w:w="900"/>
        <w:gridCol w:w="1275"/>
      </w:tblGrid>
      <w:tr w:rsidR="72ABD99D" w14:paraId="5B53395B" w14:textId="77777777" w:rsidTr="72ABD99D">
        <w:trPr>
          <w:trHeight w:val="300"/>
        </w:trPr>
        <w:tc>
          <w:tcPr>
            <w:tcW w:w="615" w:type="dxa"/>
            <w:tcMar>
              <w:left w:w="105" w:type="dxa"/>
              <w:right w:w="105" w:type="dxa"/>
            </w:tcMar>
          </w:tcPr>
          <w:p w14:paraId="74545562" w14:textId="5D808EFF" w:rsidR="72ABD99D" w:rsidRDefault="72ABD99D" w:rsidP="72ABD99D">
            <w:pPr>
              <w:rPr>
                <w:rFonts w:ascii="Aptos" w:eastAsia="Aptos" w:hAnsi="Aptos" w:cs="Aptos"/>
                <w:szCs w:val="24"/>
              </w:rPr>
            </w:pPr>
            <w:r w:rsidRPr="72ABD99D">
              <w:rPr>
                <w:rFonts w:ascii="Aptos" w:eastAsia="Aptos" w:hAnsi="Aptos" w:cs="Aptos"/>
                <w:szCs w:val="24"/>
              </w:rPr>
              <w:t>S. No</w:t>
            </w:r>
          </w:p>
        </w:tc>
        <w:tc>
          <w:tcPr>
            <w:tcW w:w="1365" w:type="dxa"/>
            <w:tcMar>
              <w:left w:w="105" w:type="dxa"/>
              <w:right w:w="105" w:type="dxa"/>
            </w:tcMar>
          </w:tcPr>
          <w:p w14:paraId="426D3801" w14:textId="311F4EC2"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275" w:type="dxa"/>
            <w:tcMar>
              <w:left w:w="105" w:type="dxa"/>
              <w:right w:w="105" w:type="dxa"/>
            </w:tcMar>
          </w:tcPr>
          <w:p w14:paraId="0A9B7A53" w14:textId="72CE5052" w:rsidR="72ABD99D" w:rsidRDefault="72ABD99D" w:rsidP="72ABD99D">
            <w:pPr>
              <w:rPr>
                <w:rFonts w:ascii="Aptos" w:eastAsia="Aptos" w:hAnsi="Aptos" w:cs="Aptos"/>
                <w:szCs w:val="24"/>
              </w:rPr>
            </w:pPr>
            <w:r w:rsidRPr="72ABD99D">
              <w:rPr>
                <w:rFonts w:ascii="Aptos" w:eastAsia="Aptos" w:hAnsi="Aptos" w:cs="Aptos"/>
                <w:szCs w:val="24"/>
              </w:rPr>
              <w:t>Inputs</w:t>
            </w:r>
          </w:p>
        </w:tc>
        <w:tc>
          <w:tcPr>
            <w:tcW w:w="2040" w:type="dxa"/>
            <w:tcMar>
              <w:left w:w="105" w:type="dxa"/>
              <w:right w:w="105" w:type="dxa"/>
            </w:tcMar>
          </w:tcPr>
          <w:p w14:paraId="3090C977" w14:textId="5260DEA9"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890" w:type="dxa"/>
            <w:tcMar>
              <w:left w:w="105" w:type="dxa"/>
              <w:right w:w="105" w:type="dxa"/>
            </w:tcMar>
          </w:tcPr>
          <w:p w14:paraId="26033C7A" w14:textId="78EDA9C8"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900" w:type="dxa"/>
            <w:tcMar>
              <w:left w:w="105" w:type="dxa"/>
              <w:right w:w="105" w:type="dxa"/>
            </w:tcMar>
          </w:tcPr>
          <w:p w14:paraId="5804B49E" w14:textId="63889DDF"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275" w:type="dxa"/>
            <w:tcMar>
              <w:left w:w="105" w:type="dxa"/>
              <w:right w:w="105" w:type="dxa"/>
            </w:tcMar>
          </w:tcPr>
          <w:p w14:paraId="576F0BC7" w14:textId="2E39514D" w:rsidR="72ABD99D" w:rsidRDefault="72ABD99D" w:rsidP="72ABD99D">
            <w:pPr>
              <w:rPr>
                <w:rFonts w:ascii="Aptos" w:eastAsia="Aptos" w:hAnsi="Aptos" w:cs="Aptos"/>
                <w:szCs w:val="24"/>
              </w:rPr>
            </w:pPr>
            <w:r w:rsidRPr="72ABD99D">
              <w:rPr>
                <w:rFonts w:ascii="Aptos" w:eastAsia="Aptos" w:hAnsi="Aptos" w:cs="Aptos"/>
                <w:szCs w:val="24"/>
              </w:rPr>
              <w:t>Test Comment</w:t>
            </w:r>
          </w:p>
        </w:tc>
      </w:tr>
      <w:tr w:rsidR="72ABD99D" w14:paraId="7A81ECC2" w14:textId="77777777" w:rsidTr="72ABD99D">
        <w:trPr>
          <w:trHeight w:val="300"/>
        </w:trPr>
        <w:tc>
          <w:tcPr>
            <w:tcW w:w="615" w:type="dxa"/>
            <w:tcMar>
              <w:left w:w="105" w:type="dxa"/>
              <w:right w:w="105" w:type="dxa"/>
            </w:tcMar>
          </w:tcPr>
          <w:p w14:paraId="066AD04B" w14:textId="5A54D10D" w:rsidR="72ABD99D" w:rsidRDefault="72ABD99D" w:rsidP="72ABD99D">
            <w:pPr>
              <w:rPr>
                <w:rFonts w:ascii="Aptos" w:eastAsia="Aptos" w:hAnsi="Aptos" w:cs="Aptos"/>
                <w:szCs w:val="24"/>
              </w:rPr>
            </w:pPr>
            <w:r w:rsidRPr="72ABD99D">
              <w:rPr>
                <w:rFonts w:ascii="Aptos" w:eastAsia="Aptos" w:hAnsi="Aptos" w:cs="Aptos"/>
                <w:szCs w:val="24"/>
              </w:rPr>
              <w:t>1</w:t>
            </w:r>
          </w:p>
        </w:tc>
        <w:tc>
          <w:tcPr>
            <w:tcW w:w="1365" w:type="dxa"/>
            <w:tcMar>
              <w:left w:w="105" w:type="dxa"/>
              <w:right w:w="105" w:type="dxa"/>
            </w:tcMar>
          </w:tcPr>
          <w:p w14:paraId="7480B902" w14:textId="157946B2" w:rsidR="72ABD99D" w:rsidRDefault="72ABD99D" w:rsidP="72ABD99D">
            <w:pPr>
              <w:rPr>
                <w:rFonts w:ascii="Aptos" w:eastAsia="Aptos" w:hAnsi="Aptos" w:cs="Aptos"/>
                <w:szCs w:val="24"/>
              </w:rPr>
            </w:pPr>
            <w:r w:rsidRPr="72ABD99D">
              <w:rPr>
                <w:rFonts w:ascii="Aptos" w:eastAsia="Aptos" w:hAnsi="Aptos" w:cs="Aptos"/>
                <w:szCs w:val="24"/>
              </w:rPr>
              <w:t>User submits checklist</w:t>
            </w:r>
          </w:p>
        </w:tc>
        <w:tc>
          <w:tcPr>
            <w:tcW w:w="1275" w:type="dxa"/>
            <w:tcMar>
              <w:left w:w="105" w:type="dxa"/>
              <w:right w:w="105" w:type="dxa"/>
            </w:tcMar>
          </w:tcPr>
          <w:p w14:paraId="17F4F79D" w14:textId="79FF61E4" w:rsidR="72ABD99D" w:rsidRDefault="72ABD99D" w:rsidP="72ABD99D">
            <w:pPr>
              <w:rPr>
                <w:rFonts w:ascii="Aptos" w:eastAsia="Aptos" w:hAnsi="Aptos" w:cs="Aptos"/>
                <w:szCs w:val="24"/>
              </w:rPr>
            </w:pPr>
            <w:r w:rsidRPr="72ABD99D">
              <w:rPr>
                <w:rFonts w:ascii="Aptos" w:eastAsia="Aptos" w:hAnsi="Aptos" w:cs="Aptos"/>
                <w:szCs w:val="24"/>
              </w:rPr>
              <w:t>Waste Type</w:t>
            </w:r>
          </w:p>
        </w:tc>
        <w:tc>
          <w:tcPr>
            <w:tcW w:w="2040" w:type="dxa"/>
            <w:tcMar>
              <w:left w:w="105" w:type="dxa"/>
              <w:right w:w="105" w:type="dxa"/>
            </w:tcMar>
          </w:tcPr>
          <w:p w14:paraId="784DD19A" w14:textId="184E9B6F"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59FFA442" w14:textId="5A968996"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712CD8DB" w14:textId="380FC9A1" w:rsidR="72ABD99D" w:rsidRDefault="72ABD99D" w:rsidP="72ABD99D">
            <w:pPr>
              <w:rPr>
                <w:rFonts w:ascii="Aptos" w:eastAsia="Aptos" w:hAnsi="Aptos" w:cs="Aptos"/>
                <w:szCs w:val="24"/>
              </w:rPr>
            </w:pPr>
            <w:r w:rsidRPr="72ABD99D">
              <w:rPr>
                <w:rFonts w:ascii="Aptos" w:eastAsia="Aptos" w:hAnsi="Aptos" w:cs="Aptos"/>
                <w:szCs w:val="24"/>
              </w:rPr>
              <w:t>3. General Waste</w:t>
            </w:r>
          </w:p>
        </w:tc>
        <w:tc>
          <w:tcPr>
            <w:tcW w:w="1890" w:type="dxa"/>
            <w:tcMar>
              <w:left w:w="105" w:type="dxa"/>
              <w:right w:w="105" w:type="dxa"/>
            </w:tcMar>
          </w:tcPr>
          <w:p w14:paraId="37CE8196" w14:textId="3CBBC432"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479150A8" w14:textId="29112823"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7C349322" w14:textId="1E599E5C" w:rsidR="72ABD99D" w:rsidRDefault="72ABD99D" w:rsidP="72ABD99D">
            <w:pPr>
              <w:rPr>
                <w:rFonts w:ascii="Aptos" w:eastAsia="Aptos" w:hAnsi="Aptos" w:cs="Aptos"/>
                <w:szCs w:val="24"/>
              </w:rPr>
            </w:pPr>
            <w:r w:rsidRPr="72ABD99D">
              <w:rPr>
                <w:rFonts w:ascii="Aptos" w:eastAsia="Aptos" w:hAnsi="Aptos" w:cs="Aptos"/>
                <w:szCs w:val="24"/>
              </w:rPr>
              <w:t>3. General Waste</w:t>
            </w:r>
          </w:p>
          <w:p w14:paraId="492C2441" w14:textId="783E90EB" w:rsidR="72ABD99D" w:rsidRDefault="72ABD99D" w:rsidP="72ABD99D">
            <w:pPr>
              <w:rPr>
                <w:rFonts w:ascii="Aptos" w:eastAsia="Aptos" w:hAnsi="Aptos" w:cs="Aptos"/>
                <w:szCs w:val="24"/>
              </w:rPr>
            </w:pPr>
          </w:p>
        </w:tc>
        <w:tc>
          <w:tcPr>
            <w:tcW w:w="900" w:type="dxa"/>
            <w:tcMar>
              <w:left w:w="105" w:type="dxa"/>
              <w:right w:w="105" w:type="dxa"/>
            </w:tcMar>
          </w:tcPr>
          <w:p w14:paraId="0948F853" w14:textId="01E848A0"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74EAFDC2" w14:textId="2ABCD258" w:rsidR="72ABD99D" w:rsidRDefault="72ABD99D" w:rsidP="72ABD99D">
            <w:pPr>
              <w:rPr>
                <w:rFonts w:ascii="Aptos" w:eastAsia="Aptos" w:hAnsi="Aptos" w:cs="Aptos"/>
                <w:szCs w:val="24"/>
              </w:rPr>
            </w:pPr>
            <w:r w:rsidRPr="72ABD99D">
              <w:rPr>
                <w:rFonts w:ascii="Aptos" w:eastAsia="Aptos" w:hAnsi="Aptos" w:cs="Aptos"/>
                <w:szCs w:val="24"/>
              </w:rPr>
              <w:t>User successfully sees the waste type options</w:t>
            </w:r>
          </w:p>
        </w:tc>
      </w:tr>
      <w:tr w:rsidR="72ABD99D" w14:paraId="532E99E6" w14:textId="77777777" w:rsidTr="72ABD99D">
        <w:trPr>
          <w:trHeight w:val="300"/>
        </w:trPr>
        <w:tc>
          <w:tcPr>
            <w:tcW w:w="615" w:type="dxa"/>
            <w:tcMar>
              <w:left w:w="105" w:type="dxa"/>
              <w:right w:w="105" w:type="dxa"/>
            </w:tcMar>
          </w:tcPr>
          <w:p w14:paraId="34BF99BD" w14:textId="7D55CAE5" w:rsidR="72ABD99D" w:rsidRDefault="72ABD99D" w:rsidP="72ABD99D">
            <w:pPr>
              <w:rPr>
                <w:rFonts w:ascii="Aptos" w:eastAsia="Aptos" w:hAnsi="Aptos" w:cs="Aptos"/>
                <w:szCs w:val="24"/>
              </w:rPr>
            </w:pPr>
            <w:r w:rsidRPr="72ABD99D">
              <w:rPr>
                <w:rFonts w:ascii="Aptos" w:eastAsia="Aptos" w:hAnsi="Aptos" w:cs="Aptos"/>
                <w:szCs w:val="24"/>
              </w:rPr>
              <w:t>2</w:t>
            </w:r>
          </w:p>
        </w:tc>
        <w:tc>
          <w:tcPr>
            <w:tcW w:w="1365" w:type="dxa"/>
            <w:tcMar>
              <w:left w:w="105" w:type="dxa"/>
              <w:right w:w="105" w:type="dxa"/>
            </w:tcMar>
          </w:tcPr>
          <w:p w14:paraId="14AEC889" w14:textId="63CAB866" w:rsidR="72ABD99D" w:rsidRDefault="72ABD99D" w:rsidP="72ABD99D">
            <w:pPr>
              <w:rPr>
                <w:rFonts w:ascii="Aptos" w:eastAsia="Aptos" w:hAnsi="Aptos" w:cs="Aptos"/>
                <w:szCs w:val="24"/>
              </w:rPr>
            </w:pPr>
            <w:r w:rsidRPr="72ABD99D">
              <w:rPr>
                <w:rFonts w:ascii="Aptos" w:eastAsia="Aptos" w:hAnsi="Aptos" w:cs="Aptos"/>
                <w:szCs w:val="24"/>
              </w:rPr>
              <w:t>User selects location type</w:t>
            </w:r>
          </w:p>
        </w:tc>
        <w:tc>
          <w:tcPr>
            <w:tcW w:w="1275" w:type="dxa"/>
            <w:tcMar>
              <w:left w:w="105" w:type="dxa"/>
              <w:right w:w="105" w:type="dxa"/>
            </w:tcMar>
          </w:tcPr>
          <w:p w14:paraId="1B8D883B" w14:textId="47C27383" w:rsidR="72ABD99D" w:rsidRDefault="72ABD99D" w:rsidP="72ABD99D">
            <w:pPr>
              <w:rPr>
                <w:rFonts w:ascii="Aptos" w:eastAsia="Aptos" w:hAnsi="Aptos" w:cs="Aptos"/>
                <w:szCs w:val="24"/>
              </w:rPr>
            </w:pPr>
            <w:r w:rsidRPr="72ABD99D">
              <w:rPr>
                <w:rFonts w:ascii="Aptos" w:eastAsia="Aptos" w:hAnsi="Aptos" w:cs="Aptos"/>
                <w:szCs w:val="24"/>
              </w:rPr>
              <w:t>Location type</w:t>
            </w:r>
          </w:p>
        </w:tc>
        <w:tc>
          <w:tcPr>
            <w:tcW w:w="2040" w:type="dxa"/>
            <w:tcMar>
              <w:left w:w="105" w:type="dxa"/>
              <w:right w:w="105" w:type="dxa"/>
            </w:tcMar>
          </w:tcPr>
          <w:p w14:paraId="4450F51A" w14:textId="7E85BEA6"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tc>
        <w:tc>
          <w:tcPr>
            <w:tcW w:w="1890" w:type="dxa"/>
            <w:tcMar>
              <w:left w:w="105" w:type="dxa"/>
              <w:right w:w="105" w:type="dxa"/>
            </w:tcMar>
          </w:tcPr>
          <w:p w14:paraId="3A825662" w14:textId="587D653F"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p w14:paraId="702B0912" w14:textId="0A3B50D6" w:rsidR="72ABD99D" w:rsidRDefault="72ABD99D" w:rsidP="72ABD99D">
            <w:pPr>
              <w:rPr>
                <w:rFonts w:ascii="Aptos" w:eastAsia="Aptos" w:hAnsi="Aptos" w:cs="Aptos"/>
                <w:szCs w:val="24"/>
              </w:rPr>
            </w:pPr>
          </w:p>
        </w:tc>
        <w:tc>
          <w:tcPr>
            <w:tcW w:w="900" w:type="dxa"/>
            <w:tcMar>
              <w:left w:w="105" w:type="dxa"/>
              <w:right w:w="105" w:type="dxa"/>
            </w:tcMar>
          </w:tcPr>
          <w:p w14:paraId="351D1E8E" w14:textId="1A34AA34"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6C2711EC" w14:textId="770B18E9" w:rsidR="72ABD99D" w:rsidRDefault="72ABD99D" w:rsidP="72ABD99D">
            <w:pPr>
              <w:rPr>
                <w:rFonts w:ascii="Aptos" w:eastAsia="Aptos" w:hAnsi="Aptos" w:cs="Aptos"/>
                <w:szCs w:val="24"/>
              </w:rPr>
            </w:pPr>
            <w:r w:rsidRPr="72ABD99D">
              <w:rPr>
                <w:rFonts w:ascii="Aptos" w:eastAsia="Aptos" w:hAnsi="Aptos" w:cs="Aptos"/>
                <w:szCs w:val="24"/>
              </w:rPr>
              <w:t>Nearby locations are displayed correctly</w:t>
            </w:r>
          </w:p>
        </w:tc>
      </w:tr>
      <w:tr w:rsidR="72ABD99D" w14:paraId="6EB2528E" w14:textId="77777777" w:rsidTr="72ABD99D">
        <w:trPr>
          <w:trHeight w:val="300"/>
        </w:trPr>
        <w:tc>
          <w:tcPr>
            <w:tcW w:w="615" w:type="dxa"/>
            <w:tcMar>
              <w:left w:w="105" w:type="dxa"/>
              <w:right w:w="105" w:type="dxa"/>
            </w:tcMar>
          </w:tcPr>
          <w:p w14:paraId="082D8CA8" w14:textId="4241398D" w:rsidR="72ABD99D" w:rsidRDefault="72ABD99D" w:rsidP="72ABD99D">
            <w:pPr>
              <w:rPr>
                <w:rFonts w:ascii="Aptos" w:eastAsia="Aptos" w:hAnsi="Aptos" w:cs="Aptos"/>
                <w:szCs w:val="24"/>
              </w:rPr>
            </w:pPr>
            <w:r w:rsidRPr="72ABD99D">
              <w:rPr>
                <w:rFonts w:ascii="Aptos" w:eastAsia="Aptos" w:hAnsi="Aptos" w:cs="Aptos"/>
                <w:szCs w:val="24"/>
              </w:rPr>
              <w:t>3</w:t>
            </w:r>
          </w:p>
        </w:tc>
        <w:tc>
          <w:tcPr>
            <w:tcW w:w="1365" w:type="dxa"/>
            <w:tcMar>
              <w:left w:w="105" w:type="dxa"/>
              <w:right w:w="105" w:type="dxa"/>
            </w:tcMar>
          </w:tcPr>
          <w:p w14:paraId="61337D93" w14:textId="7A4ADBC2" w:rsidR="72ABD99D" w:rsidRDefault="72ABD99D" w:rsidP="72ABD99D">
            <w:pPr>
              <w:rPr>
                <w:rFonts w:ascii="Aptos" w:eastAsia="Aptos" w:hAnsi="Aptos" w:cs="Aptos"/>
                <w:szCs w:val="24"/>
              </w:rPr>
            </w:pPr>
            <w:r w:rsidRPr="72ABD99D">
              <w:rPr>
                <w:rFonts w:ascii="Aptos" w:eastAsia="Aptos" w:hAnsi="Aptos" w:cs="Aptos"/>
                <w:szCs w:val="24"/>
              </w:rPr>
              <w:t>User Clicks “Enter Location Manually”</w:t>
            </w:r>
          </w:p>
        </w:tc>
        <w:tc>
          <w:tcPr>
            <w:tcW w:w="1275" w:type="dxa"/>
            <w:tcMar>
              <w:left w:w="105" w:type="dxa"/>
              <w:right w:w="105" w:type="dxa"/>
            </w:tcMar>
          </w:tcPr>
          <w:p w14:paraId="669D6867" w14:textId="196AEE6C" w:rsidR="72ABD99D" w:rsidRDefault="72ABD99D" w:rsidP="72ABD99D">
            <w:pPr>
              <w:rPr>
                <w:rFonts w:ascii="Aptos" w:eastAsia="Aptos" w:hAnsi="Aptos" w:cs="Aptos"/>
                <w:szCs w:val="24"/>
              </w:rPr>
            </w:pPr>
            <w:r w:rsidRPr="72ABD99D">
              <w:rPr>
                <w:rFonts w:ascii="Aptos" w:eastAsia="Aptos" w:hAnsi="Aptos" w:cs="Aptos"/>
                <w:szCs w:val="24"/>
              </w:rPr>
              <w:t>-</w:t>
            </w:r>
          </w:p>
        </w:tc>
        <w:tc>
          <w:tcPr>
            <w:tcW w:w="2040" w:type="dxa"/>
            <w:tcMar>
              <w:left w:w="105" w:type="dxa"/>
              <w:right w:w="105" w:type="dxa"/>
            </w:tcMar>
          </w:tcPr>
          <w:p w14:paraId="030F2EB5" w14:textId="5FA1F73F" w:rsidR="72ABD99D" w:rsidRDefault="72ABD99D" w:rsidP="72ABD99D">
            <w:pPr>
              <w:rPr>
                <w:rFonts w:ascii="Aptos" w:eastAsia="Aptos" w:hAnsi="Aptos" w:cs="Aptos"/>
                <w:szCs w:val="24"/>
              </w:rPr>
            </w:pPr>
            <w:r w:rsidRPr="72ABD99D">
              <w:rPr>
                <w:rFonts w:ascii="Aptos" w:eastAsia="Aptos" w:hAnsi="Aptos" w:cs="Aptos"/>
                <w:szCs w:val="24"/>
              </w:rPr>
              <w:t>Text field to type in address</w:t>
            </w:r>
          </w:p>
        </w:tc>
        <w:tc>
          <w:tcPr>
            <w:tcW w:w="1890" w:type="dxa"/>
            <w:tcMar>
              <w:left w:w="105" w:type="dxa"/>
              <w:right w:w="105" w:type="dxa"/>
            </w:tcMar>
          </w:tcPr>
          <w:p w14:paraId="6B9837F9" w14:textId="7A51C399" w:rsidR="72ABD99D" w:rsidRDefault="72ABD99D" w:rsidP="72ABD99D">
            <w:pPr>
              <w:rPr>
                <w:rFonts w:ascii="Aptos" w:eastAsia="Aptos" w:hAnsi="Aptos" w:cs="Aptos"/>
                <w:szCs w:val="24"/>
              </w:rPr>
            </w:pPr>
            <w:r w:rsidRPr="72ABD99D">
              <w:rPr>
                <w:rFonts w:ascii="Aptos" w:eastAsia="Aptos" w:hAnsi="Aptos" w:cs="Aptos"/>
                <w:szCs w:val="24"/>
              </w:rPr>
              <w:t>Text field to type in address</w:t>
            </w:r>
          </w:p>
          <w:p w14:paraId="51CD8E77" w14:textId="4E6EEE40" w:rsidR="72ABD99D" w:rsidRDefault="72ABD99D" w:rsidP="72ABD99D">
            <w:pPr>
              <w:rPr>
                <w:rFonts w:ascii="Aptos" w:eastAsia="Aptos" w:hAnsi="Aptos" w:cs="Aptos"/>
                <w:szCs w:val="24"/>
              </w:rPr>
            </w:pPr>
          </w:p>
        </w:tc>
        <w:tc>
          <w:tcPr>
            <w:tcW w:w="900" w:type="dxa"/>
            <w:tcMar>
              <w:left w:w="105" w:type="dxa"/>
              <w:right w:w="105" w:type="dxa"/>
            </w:tcMar>
          </w:tcPr>
          <w:p w14:paraId="1B058330" w14:textId="7420BF02"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063D2D60" w14:textId="58E5DD43" w:rsidR="72ABD99D" w:rsidRDefault="72ABD99D" w:rsidP="72ABD99D">
            <w:pPr>
              <w:rPr>
                <w:rFonts w:ascii="Aptos" w:eastAsia="Aptos" w:hAnsi="Aptos" w:cs="Aptos"/>
                <w:szCs w:val="24"/>
              </w:rPr>
            </w:pPr>
            <w:r w:rsidRPr="72ABD99D">
              <w:rPr>
                <w:rFonts w:ascii="Aptos" w:eastAsia="Aptos" w:hAnsi="Aptos" w:cs="Aptos"/>
                <w:szCs w:val="24"/>
              </w:rPr>
              <w:t>Works as expected</w:t>
            </w:r>
          </w:p>
        </w:tc>
      </w:tr>
      <w:tr w:rsidR="72ABD99D" w14:paraId="7A3FDF8F" w14:textId="77777777" w:rsidTr="72ABD99D">
        <w:trPr>
          <w:trHeight w:val="300"/>
        </w:trPr>
        <w:tc>
          <w:tcPr>
            <w:tcW w:w="615" w:type="dxa"/>
            <w:tcMar>
              <w:left w:w="105" w:type="dxa"/>
              <w:right w:w="105" w:type="dxa"/>
            </w:tcMar>
          </w:tcPr>
          <w:p w14:paraId="623D8E5B" w14:textId="03FE29CC" w:rsidR="72ABD99D" w:rsidRDefault="72ABD99D" w:rsidP="72ABD99D">
            <w:pPr>
              <w:rPr>
                <w:rFonts w:ascii="Aptos" w:eastAsia="Aptos" w:hAnsi="Aptos" w:cs="Aptos"/>
                <w:szCs w:val="24"/>
              </w:rPr>
            </w:pPr>
            <w:r w:rsidRPr="72ABD99D">
              <w:rPr>
                <w:rFonts w:ascii="Aptos" w:eastAsia="Aptos" w:hAnsi="Aptos" w:cs="Aptos"/>
                <w:szCs w:val="24"/>
              </w:rPr>
              <w:t xml:space="preserve">4 </w:t>
            </w:r>
          </w:p>
        </w:tc>
        <w:tc>
          <w:tcPr>
            <w:tcW w:w="1365" w:type="dxa"/>
            <w:tcMar>
              <w:left w:w="105" w:type="dxa"/>
              <w:right w:w="105" w:type="dxa"/>
            </w:tcMar>
          </w:tcPr>
          <w:p w14:paraId="75FF835D" w14:textId="02B71938" w:rsidR="72ABD99D" w:rsidRDefault="72ABD99D" w:rsidP="72ABD99D">
            <w:pPr>
              <w:rPr>
                <w:rFonts w:ascii="Aptos" w:eastAsia="Aptos" w:hAnsi="Aptos" w:cs="Aptos"/>
                <w:szCs w:val="24"/>
              </w:rPr>
            </w:pPr>
            <w:r w:rsidRPr="72ABD99D">
              <w:rPr>
                <w:rFonts w:ascii="Aptos" w:eastAsia="Aptos" w:hAnsi="Aptos" w:cs="Aptos"/>
                <w:szCs w:val="24"/>
              </w:rPr>
              <w:t>User inputs location</w:t>
            </w:r>
          </w:p>
        </w:tc>
        <w:tc>
          <w:tcPr>
            <w:tcW w:w="1275" w:type="dxa"/>
            <w:tcMar>
              <w:left w:w="105" w:type="dxa"/>
              <w:right w:w="105" w:type="dxa"/>
            </w:tcMar>
          </w:tcPr>
          <w:p w14:paraId="3FF662BB" w14:textId="2F70D6D7" w:rsidR="72ABD99D" w:rsidRDefault="72ABD99D" w:rsidP="72ABD99D">
            <w:pPr>
              <w:rPr>
                <w:rFonts w:ascii="Aptos" w:eastAsia="Aptos" w:hAnsi="Aptos" w:cs="Aptos"/>
                <w:szCs w:val="24"/>
              </w:rPr>
            </w:pPr>
            <w:r w:rsidRPr="72ABD99D">
              <w:rPr>
                <w:rFonts w:ascii="Aptos" w:eastAsia="Aptos" w:hAnsi="Aptos" w:cs="Aptos"/>
                <w:szCs w:val="24"/>
              </w:rPr>
              <w:t>531219</w:t>
            </w:r>
          </w:p>
        </w:tc>
        <w:tc>
          <w:tcPr>
            <w:tcW w:w="2040" w:type="dxa"/>
            <w:tcMar>
              <w:left w:w="105" w:type="dxa"/>
              <w:right w:w="105" w:type="dxa"/>
            </w:tcMar>
          </w:tcPr>
          <w:p w14:paraId="2DBCF112" w14:textId="14052CE4" w:rsidR="72ABD99D" w:rsidRDefault="72ABD99D" w:rsidP="72ABD99D">
            <w:pPr>
              <w:rPr>
                <w:rFonts w:ascii="Aptos" w:eastAsia="Aptos" w:hAnsi="Aptos" w:cs="Aptos"/>
                <w:szCs w:val="24"/>
              </w:rPr>
            </w:pPr>
            <w:r w:rsidRPr="72ABD99D">
              <w:rPr>
                <w:rFonts w:ascii="Aptos" w:eastAsia="Aptos" w:hAnsi="Aptos" w:cs="Aptos"/>
                <w:szCs w:val="24"/>
              </w:rPr>
              <w:t>Updated map of nearby locations matching user’s waste preference</w:t>
            </w:r>
          </w:p>
          <w:p w14:paraId="74F07381" w14:textId="63ECF2B6" w:rsidR="72ABD99D" w:rsidRDefault="72ABD99D" w:rsidP="72ABD99D">
            <w:pPr>
              <w:rPr>
                <w:rFonts w:ascii="Aptos" w:eastAsia="Aptos" w:hAnsi="Aptos" w:cs="Aptos"/>
                <w:szCs w:val="24"/>
              </w:rPr>
            </w:pPr>
            <w:r w:rsidRPr="72ABD99D">
              <w:rPr>
                <w:rFonts w:ascii="Aptos" w:eastAsia="Aptos" w:hAnsi="Aptos" w:cs="Aptos"/>
                <w:szCs w:val="24"/>
              </w:rPr>
              <w:t>based on input location</w:t>
            </w:r>
          </w:p>
          <w:p w14:paraId="3EE7DD36" w14:textId="504E3355" w:rsidR="72ABD99D" w:rsidRDefault="72ABD99D" w:rsidP="72ABD99D">
            <w:pPr>
              <w:rPr>
                <w:rFonts w:ascii="Aptos" w:eastAsia="Aptos" w:hAnsi="Aptos" w:cs="Aptos"/>
                <w:szCs w:val="24"/>
              </w:rPr>
            </w:pPr>
          </w:p>
        </w:tc>
        <w:tc>
          <w:tcPr>
            <w:tcW w:w="1890" w:type="dxa"/>
            <w:tcMar>
              <w:left w:w="105" w:type="dxa"/>
              <w:right w:w="105" w:type="dxa"/>
            </w:tcMar>
          </w:tcPr>
          <w:p w14:paraId="26A0AB81" w14:textId="7453F8CB" w:rsidR="72ABD99D" w:rsidRDefault="72ABD99D" w:rsidP="72ABD99D">
            <w:pPr>
              <w:rPr>
                <w:rFonts w:ascii="Aptos" w:eastAsia="Aptos" w:hAnsi="Aptos" w:cs="Aptos"/>
                <w:szCs w:val="24"/>
              </w:rPr>
            </w:pPr>
            <w:r w:rsidRPr="72ABD99D">
              <w:rPr>
                <w:rFonts w:ascii="Aptos" w:eastAsia="Aptos" w:hAnsi="Aptos" w:cs="Aptos"/>
                <w:szCs w:val="24"/>
              </w:rPr>
              <w:t>Updated map of nearby locations matching user’s waste preference based on input location</w:t>
            </w:r>
          </w:p>
        </w:tc>
        <w:tc>
          <w:tcPr>
            <w:tcW w:w="900" w:type="dxa"/>
            <w:tcMar>
              <w:left w:w="105" w:type="dxa"/>
              <w:right w:w="105" w:type="dxa"/>
            </w:tcMar>
          </w:tcPr>
          <w:p w14:paraId="6977A9AB" w14:textId="3F24F75B" w:rsidR="72ABD99D" w:rsidRDefault="72ABD99D" w:rsidP="72ABD99D">
            <w:pPr>
              <w:rPr>
                <w:rFonts w:ascii="Aptos" w:eastAsia="Aptos" w:hAnsi="Aptos" w:cs="Aptos"/>
                <w:szCs w:val="24"/>
              </w:rPr>
            </w:pPr>
            <w:r w:rsidRPr="72ABD99D">
              <w:rPr>
                <w:rFonts w:ascii="Aptos" w:eastAsia="Aptos" w:hAnsi="Aptos" w:cs="Aptos"/>
                <w:szCs w:val="24"/>
              </w:rPr>
              <w:t>Pass</w:t>
            </w:r>
          </w:p>
        </w:tc>
        <w:tc>
          <w:tcPr>
            <w:tcW w:w="1275" w:type="dxa"/>
            <w:tcMar>
              <w:left w:w="105" w:type="dxa"/>
              <w:right w:w="105" w:type="dxa"/>
            </w:tcMar>
          </w:tcPr>
          <w:p w14:paraId="0BA3FE51" w14:textId="3F8B8A1F" w:rsidR="72ABD99D" w:rsidRDefault="72ABD99D" w:rsidP="72ABD99D">
            <w:pPr>
              <w:rPr>
                <w:rFonts w:ascii="Aptos" w:eastAsia="Aptos" w:hAnsi="Aptos" w:cs="Aptos"/>
                <w:szCs w:val="24"/>
              </w:rPr>
            </w:pPr>
            <w:r w:rsidRPr="72ABD99D">
              <w:rPr>
                <w:rFonts w:ascii="Aptos" w:eastAsia="Aptos" w:hAnsi="Aptos" w:cs="Aptos"/>
                <w:szCs w:val="24"/>
              </w:rPr>
              <w:t>Works as expected</w:t>
            </w:r>
          </w:p>
        </w:tc>
      </w:tr>
      <w:tr w:rsidR="72ABD99D" w14:paraId="4B2B73BF" w14:textId="77777777" w:rsidTr="72ABD99D">
        <w:trPr>
          <w:trHeight w:val="300"/>
        </w:trPr>
        <w:tc>
          <w:tcPr>
            <w:tcW w:w="615" w:type="dxa"/>
            <w:tcMar>
              <w:left w:w="105" w:type="dxa"/>
              <w:right w:w="105" w:type="dxa"/>
            </w:tcMar>
          </w:tcPr>
          <w:p w14:paraId="1D5386FA" w14:textId="0E227871" w:rsidR="72ABD99D" w:rsidRDefault="72ABD99D" w:rsidP="72ABD99D">
            <w:pPr>
              <w:rPr>
                <w:rFonts w:ascii="Aptos" w:eastAsia="Aptos" w:hAnsi="Aptos" w:cs="Aptos"/>
                <w:szCs w:val="24"/>
              </w:rPr>
            </w:pPr>
            <w:r w:rsidRPr="72ABD99D">
              <w:rPr>
                <w:rFonts w:ascii="Aptos" w:eastAsia="Aptos" w:hAnsi="Aptos" w:cs="Aptos"/>
                <w:szCs w:val="24"/>
              </w:rPr>
              <w:t>5</w:t>
            </w:r>
          </w:p>
        </w:tc>
        <w:tc>
          <w:tcPr>
            <w:tcW w:w="1365" w:type="dxa"/>
            <w:tcMar>
              <w:left w:w="105" w:type="dxa"/>
              <w:right w:w="105" w:type="dxa"/>
            </w:tcMar>
          </w:tcPr>
          <w:p w14:paraId="2A5A7331" w14:textId="6FDECDE8" w:rsidR="72ABD99D" w:rsidRDefault="72ABD99D" w:rsidP="72ABD99D">
            <w:pPr>
              <w:rPr>
                <w:rFonts w:ascii="Aptos" w:eastAsia="Aptos" w:hAnsi="Aptos" w:cs="Aptos"/>
                <w:szCs w:val="24"/>
              </w:rPr>
            </w:pPr>
            <w:r w:rsidRPr="72ABD99D">
              <w:rPr>
                <w:rFonts w:ascii="Aptos" w:eastAsia="Aptos" w:hAnsi="Aptos" w:cs="Aptos"/>
                <w:szCs w:val="24"/>
              </w:rPr>
              <w:t>User Clicks on any location</w:t>
            </w:r>
          </w:p>
        </w:tc>
        <w:tc>
          <w:tcPr>
            <w:tcW w:w="1275" w:type="dxa"/>
            <w:tcMar>
              <w:left w:w="105" w:type="dxa"/>
              <w:right w:w="105" w:type="dxa"/>
            </w:tcMar>
          </w:tcPr>
          <w:p w14:paraId="6C4A1A89" w14:textId="6BA25D3E" w:rsidR="72ABD99D" w:rsidRDefault="72ABD99D" w:rsidP="72ABD99D">
            <w:pPr>
              <w:rPr>
                <w:rFonts w:ascii="Aptos" w:eastAsia="Aptos" w:hAnsi="Aptos" w:cs="Aptos"/>
                <w:szCs w:val="24"/>
              </w:rPr>
            </w:pPr>
            <w:r w:rsidRPr="72ABD99D">
              <w:rPr>
                <w:rFonts w:ascii="Aptos" w:eastAsia="Aptos" w:hAnsi="Aptos" w:cs="Aptos"/>
                <w:szCs w:val="24"/>
              </w:rPr>
              <w:t>-</w:t>
            </w:r>
          </w:p>
        </w:tc>
        <w:tc>
          <w:tcPr>
            <w:tcW w:w="2040" w:type="dxa"/>
            <w:tcMar>
              <w:left w:w="105" w:type="dxa"/>
              <w:right w:w="105" w:type="dxa"/>
            </w:tcMar>
          </w:tcPr>
          <w:p w14:paraId="637867A3" w14:textId="12A4692E" w:rsidR="72ABD99D" w:rsidRDefault="72ABD99D" w:rsidP="72ABD99D">
            <w:pPr>
              <w:rPr>
                <w:rFonts w:ascii="Aptos" w:eastAsia="Aptos" w:hAnsi="Aptos" w:cs="Aptos"/>
                <w:szCs w:val="24"/>
              </w:rPr>
            </w:pPr>
            <w:r w:rsidRPr="72ABD99D">
              <w:rPr>
                <w:rFonts w:ascii="Aptos" w:eastAsia="Aptos" w:hAnsi="Aptos" w:cs="Aptos"/>
                <w:szCs w:val="24"/>
              </w:rPr>
              <w:t>Display selected location details and route on the map</w:t>
            </w:r>
          </w:p>
          <w:p w14:paraId="4FE02049" w14:textId="2F5C10C4" w:rsidR="72ABD99D" w:rsidRDefault="72ABD99D" w:rsidP="72ABD99D">
            <w:pPr>
              <w:rPr>
                <w:rFonts w:ascii="Aptos" w:eastAsia="Aptos" w:hAnsi="Aptos" w:cs="Aptos"/>
                <w:szCs w:val="24"/>
              </w:rPr>
            </w:pPr>
          </w:p>
        </w:tc>
        <w:tc>
          <w:tcPr>
            <w:tcW w:w="1890" w:type="dxa"/>
            <w:tcMar>
              <w:left w:w="105" w:type="dxa"/>
              <w:right w:w="105" w:type="dxa"/>
            </w:tcMar>
          </w:tcPr>
          <w:p w14:paraId="59F8F7E0" w14:textId="4B04E490" w:rsidR="72ABD99D" w:rsidRDefault="72ABD99D" w:rsidP="72ABD99D">
            <w:pPr>
              <w:rPr>
                <w:rFonts w:ascii="Aptos" w:eastAsia="Aptos" w:hAnsi="Aptos" w:cs="Aptos"/>
                <w:szCs w:val="24"/>
              </w:rPr>
            </w:pPr>
            <w:r w:rsidRPr="72ABD99D">
              <w:rPr>
                <w:rFonts w:ascii="Aptos" w:eastAsia="Aptos" w:hAnsi="Aptos" w:cs="Aptos"/>
                <w:szCs w:val="24"/>
              </w:rPr>
              <w:t>Display selected location details and route on the map</w:t>
            </w:r>
          </w:p>
        </w:tc>
        <w:tc>
          <w:tcPr>
            <w:tcW w:w="900" w:type="dxa"/>
            <w:tcMar>
              <w:left w:w="105" w:type="dxa"/>
              <w:right w:w="105" w:type="dxa"/>
            </w:tcMar>
          </w:tcPr>
          <w:p w14:paraId="26B920D4" w14:textId="032F38C8" w:rsidR="72ABD99D" w:rsidRDefault="72ABD99D" w:rsidP="72ABD99D">
            <w:pPr>
              <w:rPr>
                <w:rFonts w:ascii="Aptos" w:eastAsia="Aptos" w:hAnsi="Aptos" w:cs="Aptos"/>
                <w:szCs w:val="24"/>
              </w:rPr>
            </w:pPr>
            <w:r w:rsidRPr="72ABD99D">
              <w:rPr>
                <w:rFonts w:ascii="Aptos" w:eastAsia="Aptos" w:hAnsi="Aptos" w:cs="Aptos"/>
                <w:szCs w:val="24"/>
              </w:rPr>
              <w:t>Pass</w:t>
            </w:r>
          </w:p>
          <w:p w14:paraId="32E63D1D" w14:textId="0E8C4BA0" w:rsidR="72ABD99D" w:rsidRDefault="72ABD99D" w:rsidP="72ABD99D">
            <w:pPr>
              <w:rPr>
                <w:rFonts w:ascii="Aptos" w:eastAsia="Aptos" w:hAnsi="Aptos" w:cs="Aptos"/>
                <w:szCs w:val="24"/>
              </w:rPr>
            </w:pPr>
          </w:p>
        </w:tc>
        <w:tc>
          <w:tcPr>
            <w:tcW w:w="1275" w:type="dxa"/>
            <w:tcMar>
              <w:left w:w="105" w:type="dxa"/>
              <w:right w:w="105" w:type="dxa"/>
            </w:tcMar>
          </w:tcPr>
          <w:p w14:paraId="53E01179" w14:textId="060862A4" w:rsidR="72ABD99D" w:rsidRDefault="72ABD99D" w:rsidP="72ABD99D">
            <w:pPr>
              <w:rPr>
                <w:rFonts w:ascii="Aptos" w:eastAsia="Aptos" w:hAnsi="Aptos" w:cs="Aptos"/>
                <w:szCs w:val="24"/>
              </w:rPr>
            </w:pPr>
            <w:r w:rsidRPr="72ABD99D">
              <w:rPr>
                <w:rFonts w:ascii="Aptos" w:eastAsia="Aptos" w:hAnsi="Aptos" w:cs="Aptos"/>
                <w:szCs w:val="24"/>
              </w:rPr>
              <w:t>Works as expected</w:t>
            </w:r>
          </w:p>
        </w:tc>
      </w:tr>
    </w:tbl>
    <w:p w14:paraId="034421A1" w14:textId="6B41101B"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2565"/>
        <w:gridCol w:w="2205"/>
        <w:gridCol w:w="2460"/>
      </w:tblGrid>
      <w:tr w:rsidR="72ABD99D" w14:paraId="79420957" w14:textId="77777777" w:rsidTr="72ABD99D">
        <w:trPr>
          <w:trHeight w:val="300"/>
        </w:trPr>
        <w:tc>
          <w:tcPr>
            <w:tcW w:w="2115" w:type="dxa"/>
            <w:tcMar>
              <w:left w:w="105" w:type="dxa"/>
              <w:right w:w="105" w:type="dxa"/>
            </w:tcMar>
          </w:tcPr>
          <w:p w14:paraId="78F11328" w14:textId="3474AA9C" w:rsidR="72ABD99D" w:rsidRDefault="72ABD99D" w:rsidP="72ABD99D">
            <w:pPr>
              <w:rPr>
                <w:rFonts w:ascii="Aptos" w:eastAsia="Aptos" w:hAnsi="Aptos" w:cs="Aptos"/>
                <w:szCs w:val="24"/>
              </w:rPr>
            </w:pPr>
            <w:r w:rsidRPr="72ABD99D">
              <w:rPr>
                <w:rFonts w:ascii="Aptos" w:eastAsia="Aptos" w:hAnsi="Aptos" w:cs="Aptos"/>
                <w:b/>
                <w:bCs/>
                <w:szCs w:val="24"/>
              </w:rPr>
              <w:t>Test scenario ID</w:t>
            </w:r>
          </w:p>
        </w:tc>
        <w:tc>
          <w:tcPr>
            <w:tcW w:w="2565" w:type="dxa"/>
            <w:tcMar>
              <w:left w:w="105" w:type="dxa"/>
              <w:right w:w="105" w:type="dxa"/>
            </w:tcMar>
          </w:tcPr>
          <w:p w14:paraId="5537B336" w14:textId="14A98E13" w:rsidR="72ABD99D" w:rsidRDefault="72ABD99D" w:rsidP="72ABD99D">
            <w:pPr>
              <w:rPr>
                <w:rFonts w:ascii="Aptos" w:eastAsia="Aptos" w:hAnsi="Aptos" w:cs="Aptos"/>
                <w:szCs w:val="24"/>
              </w:rPr>
            </w:pPr>
            <w:r w:rsidRPr="72ABD99D">
              <w:rPr>
                <w:rFonts w:ascii="Aptos" w:eastAsia="Aptos" w:hAnsi="Aptos" w:cs="Aptos"/>
                <w:szCs w:val="24"/>
              </w:rPr>
              <w:t>Map-2</w:t>
            </w:r>
          </w:p>
        </w:tc>
        <w:tc>
          <w:tcPr>
            <w:tcW w:w="2205" w:type="dxa"/>
            <w:tcMar>
              <w:left w:w="105" w:type="dxa"/>
              <w:right w:w="105" w:type="dxa"/>
            </w:tcMar>
          </w:tcPr>
          <w:p w14:paraId="6D02967A" w14:textId="202F4351" w:rsidR="72ABD99D" w:rsidRDefault="72ABD99D" w:rsidP="72ABD99D">
            <w:pPr>
              <w:rPr>
                <w:rFonts w:ascii="Aptos" w:eastAsia="Aptos" w:hAnsi="Aptos" w:cs="Aptos"/>
                <w:szCs w:val="24"/>
              </w:rPr>
            </w:pPr>
            <w:r w:rsidRPr="72ABD99D">
              <w:rPr>
                <w:rFonts w:ascii="Aptos" w:eastAsia="Aptos" w:hAnsi="Aptos" w:cs="Aptos"/>
                <w:b/>
                <w:bCs/>
                <w:szCs w:val="24"/>
              </w:rPr>
              <w:t>Test Case ID</w:t>
            </w:r>
          </w:p>
        </w:tc>
        <w:tc>
          <w:tcPr>
            <w:tcW w:w="2460" w:type="dxa"/>
            <w:tcMar>
              <w:left w:w="105" w:type="dxa"/>
              <w:right w:w="105" w:type="dxa"/>
            </w:tcMar>
          </w:tcPr>
          <w:p w14:paraId="2B8ED422" w14:textId="23D3D8B4" w:rsidR="72ABD99D" w:rsidRDefault="72ABD99D" w:rsidP="72ABD99D">
            <w:pPr>
              <w:rPr>
                <w:rFonts w:ascii="Aptos" w:eastAsia="Aptos" w:hAnsi="Aptos" w:cs="Aptos"/>
                <w:szCs w:val="24"/>
              </w:rPr>
            </w:pPr>
            <w:r w:rsidRPr="72ABD99D">
              <w:rPr>
                <w:rFonts w:ascii="Aptos" w:eastAsia="Aptos" w:hAnsi="Aptos" w:cs="Aptos"/>
                <w:szCs w:val="24"/>
              </w:rPr>
              <w:t>Map-2B</w:t>
            </w:r>
          </w:p>
        </w:tc>
      </w:tr>
      <w:tr w:rsidR="72ABD99D" w14:paraId="7733137C" w14:textId="77777777" w:rsidTr="72ABD99D">
        <w:trPr>
          <w:trHeight w:val="300"/>
        </w:trPr>
        <w:tc>
          <w:tcPr>
            <w:tcW w:w="2115" w:type="dxa"/>
            <w:tcMar>
              <w:left w:w="105" w:type="dxa"/>
              <w:right w:w="105" w:type="dxa"/>
            </w:tcMar>
          </w:tcPr>
          <w:p w14:paraId="31B44E05" w14:textId="4702582F" w:rsidR="72ABD99D" w:rsidRDefault="72ABD99D" w:rsidP="72ABD99D">
            <w:pPr>
              <w:rPr>
                <w:rFonts w:ascii="Aptos" w:eastAsia="Aptos" w:hAnsi="Aptos" w:cs="Aptos"/>
                <w:szCs w:val="24"/>
              </w:rPr>
            </w:pPr>
            <w:r w:rsidRPr="72ABD99D">
              <w:rPr>
                <w:rFonts w:ascii="Aptos" w:eastAsia="Aptos" w:hAnsi="Aptos" w:cs="Aptos"/>
                <w:b/>
                <w:bCs/>
                <w:szCs w:val="24"/>
              </w:rPr>
              <w:t>Test Case Description</w:t>
            </w:r>
          </w:p>
        </w:tc>
        <w:tc>
          <w:tcPr>
            <w:tcW w:w="2565" w:type="dxa"/>
            <w:shd w:val="clear" w:color="auto" w:fill="FAE2D5" w:themeFill="accent2" w:themeFillTint="33"/>
            <w:tcMar>
              <w:left w:w="105" w:type="dxa"/>
              <w:right w:w="105" w:type="dxa"/>
            </w:tcMar>
          </w:tcPr>
          <w:p w14:paraId="29A22916" w14:textId="74AA82B1" w:rsidR="72ABD99D" w:rsidRDefault="72ABD99D" w:rsidP="72ABD99D">
            <w:pPr>
              <w:rPr>
                <w:rFonts w:ascii="Aptos" w:eastAsia="Aptos" w:hAnsi="Aptos" w:cs="Aptos"/>
                <w:szCs w:val="24"/>
              </w:rPr>
            </w:pPr>
            <w:r w:rsidRPr="72ABD99D">
              <w:rPr>
                <w:rFonts w:ascii="Aptos" w:eastAsia="Aptos" w:hAnsi="Aptos" w:cs="Aptos"/>
                <w:szCs w:val="24"/>
              </w:rPr>
              <w:t>Find nearby locations using manual location input – Negative Test Case</w:t>
            </w:r>
          </w:p>
        </w:tc>
        <w:tc>
          <w:tcPr>
            <w:tcW w:w="2205" w:type="dxa"/>
            <w:tcMar>
              <w:left w:w="105" w:type="dxa"/>
              <w:right w:w="105" w:type="dxa"/>
            </w:tcMar>
          </w:tcPr>
          <w:p w14:paraId="3FCFA930" w14:textId="3D45C9DD" w:rsidR="72ABD99D" w:rsidRDefault="72ABD99D" w:rsidP="72ABD99D">
            <w:pPr>
              <w:rPr>
                <w:rFonts w:ascii="Aptos" w:eastAsia="Aptos" w:hAnsi="Aptos" w:cs="Aptos"/>
                <w:szCs w:val="24"/>
              </w:rPr>
            </w:pPr>
            <w:r w:rsidRPr="72ABD99D">
              <w:rPr>
                <w:rFonts w:ascii="Aptos" w:eastAsia="Aptos" w:hAnsi="Aptos" w:cs="Aptos"/>
                <w:b/>
                <w:bCs/>
                <w:szCs w:val="24"/>
              </w:rPr>
              <w:t>Test priority</w:t>
            </w:r>
          </w:p>
        </w:tc>
        <w:tc>
          <w:tcPr>
            <w:tcW w:w="2460" w:type="dxa"/>
            <w:tcMar>
              <w:left w:w="105" w:type="dxa"/>
              <w:right w:w="105" w:type="dxa"/>
            </w:tcMar>
          </w:tcPr>
          <w:p w14:paraId="7DC750F8" w14:textId="277B2C87" w:rsidR="72ABD99D" w:rsidRDefault="72ABD99D" w:rsidP="72ABD99D">
            <w:pPr>
              <w:rPr>
                <w:rFonts w:ascii="Aptos" w:eastAsia="Aptos" w:hAnsi="Aptos" w:cs="Aptos"/>
                <w:szCs w:val="24"/>
              </w:rPr>
            </w:pPr>
            <w:r w:rsidRPr="72ABD99D">
              <w:rPr>
                <w:rFonts w:ascii="Aptos" w:eastAsia="Aptos" w:hAnsi="Aptos" w:cs="Aptos"/>
                <w:szCs w:val="24"/>
              </w:rPr>
              <w:t>High</w:t>
            </w:r>
          </w:p>
        </w:tc>
      </w:tr>
      <w:tr w:rsidR="72ABD99D" w14:paraId="6CC232C5" w14:textId="77777777" w:rsidTr="72ABD99D">
        <w:trPr>
          <w:trHeight w:val="300"/>
        </w:trPr>
        <w:tc>
          <w:tcPr>
            <w:tcW w:w="2115" w:type="dxa"/>
            <w:tcMar>
              <w:left w:w="105" w:type="dxa"/>
              <w:right w:w="105" w:type="dxa"/>
            </w:tcMar>
          </w:tcPr>
          <w:p w14:paraId="6E020440" w14:textId="38B6BE8F" w:rsidR="72ABD99D" w:rsidRDefault="72ABD99D" w:rsidP="72ABD99D">
            <w:pPr>
              <w:rPr>
                <w:rFonts w:ascii="Aptos" w:eastAsia="Aptos" w:hAnsi="Aptos" w:cs="Aptos"/>
                <w:szCs w:val="24"/>
              </w:rPr>
            </w:pPr>
            <w:r w:rsidRPr="72ABD99D">
              <w:rPr>
                <w:rFonts w:ascii="Aptos" w:eastAsia="Aptos" w:hAnsi="Aptos" w:cs="Aptos"/>
                <w:b/>
                <w:bCs/>
                <w:szCs w:val="24"/>
              </w:rPr>
              <w:t>Pre requisite</w:t>
            </w:r>
          </w:p>
        </w:tc>
        <w:tc>
          <w:tcPr>
            <w:tcW w:w="2565" w:type="dxa"/>
            <w:tcMar>
              <w:left w:w="105" w:type="dxa"/>
              <w:right w:w="105" w:type="dxa"/>
            </w:tcMar>
          </w:tcPr>
          <w:p w14:paraId="573CCC95" w14:textId="446F4E4A" w:rsidR="72ABD99D" w:rsidRDefault="72ABD99D" w:rsidP="72ABD99D">
            <w:pPr>
              <w:rPr>
                <w:rFonts w:ascii="Aptos" w:eastAsia="Aptos" w:hAnsi="Aptos" w:cs="Aptos"/>
                <w:szCs w:val="24"/>
              </w:rPr>
            </w:pPr>
            <w:r w:rsidRPr="72ABD99D">
              <w:rPr>
                <w:rFonts w:ascii="Aptos" w:eastAsia="Aptos" w:hAnsi="Aptos" w:cs="Aptos"/>
                <w:szCs w:val="24"/>
              </w:rPr>
              <w:t>Stable Internet Connection and logged in</w:t>
            </w:r>
          </w:p>
          <w:p w14:paraId="2D6543BF" w14:textId="14B97BE4" w:rsidR="72ABD99D" w:rsidRDefault="72ABD99D" w:rsidP="72ABD99D">
            <w:pPr>
              <w:rPr>
                <w:rFonts w:ascii="Aptos" w:eastAsia="Aptos" w:hAnsi="Aptos" w:cs="Aptos"/>
                <w:szCs w:val="24"/>
              </w:rPr>
            </w:pPr>
          </w:p>
        </w:tc>
        <w:tc>
          <w:tcPr>
            <w:tcW w:w="2205" w:type="dxa"/>
            <w:tcMar>
              <w:left w:w="105" w:type="dxa"/>
              <w:right w:w="105" w:type="dxa"/>
            </w:tcMar>
          </w:tcPr>
          <w:p w14:paraId="1FAFC8A9" w14:textId="250B439B" w:rsidR="72ABD99D" w:rsidRDefault="72ABD99D" w:rsidP="72ABD99D">
            <w:pPr>
              <w:rPr>
                <w:rFonts w:ascii="Aptos" w:eastAsia="Aptos" w:hAnsi="Aptos" w:cs="Aptos"/>
                <w:szCs w:val="24"/>
              </w:rPr>
            </w:pPr>
            <w:r w:rsidRPr="72ABD99D">
              <w:rPr>
                <w:rFonts w:ascii="Aptos" w:eastAsia="Aptos" w:hAnsi="Aptos" w:cs="Aptos"/>
                <w:b/>
                <w:bCs/>
                <w:szCs w:val="24"/>
              </w:rPr>
              <w:t>Post requisite</w:t>
            </w:r>
          </w:p>
        </w:tc>
        <w:tc>
          <w:tcPr>
            <w:tcW w:w="2460" w:type="dxa"/>
            <w:tcMar>
              <w:left w:w="105" w:type="dxa"/>
              <w:right w:w="105" w:type="dxa"/>
            </w:tcMar>
          </w:tcPr>
          <w:p w14:paraId="30E21D93" w14:textId="45989A4C" w:rsidR="72ABD99D" w:rsidRDefault="72ABD99D" w:rsidP="72ABD99D">
            <w:pPr>
              <w:rPr>
                <w:rFonts w:ascii="Aptos" w:eastAsia="Aptos" w:hAnsi="Aptos" w:cs="Aptos"/>
                <w:szCs w:val="24"/>
              </w:rPr>
            </w:pPr>
            <w:r w:rsidRPr="72ABD99D">
              <w:rPr>
                <w:rFonts w:ascii="Aptos" w:eastAsia="Aptos" w:hAnsi="Aptos" w:cs="Aptos"/>
                <w:szCs w:val="24"/>
              </w:rPr>
              <w:t>NA</w:t>
            </w:r>
          </w:p>
        </w:tc>
      </w:tr>
    </w:tbl>
    <w:p w14:paraId="64050F49" w14:textId="60551FBC" w:rsidR="72ABD99D" w:rsidRDefault="72ABD99D" w:rsidP="72ABD99D">
      <w:pPr>
        <w:rPr>
          <w:rFonts w:ascii="Aptos" w:eastAsia="Aptos" w:hAnsi="Aptos" w:cs="Aptos"/>
          <w:color w:val="000000" w:themeColor="text1"/>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615"/>
        <w:gridCol w:w="1365"/>
        <w:gridCol w:w="1230"/>
        <w:gridCol w:w="2100"/>
        <w:gridCol w:w="1830"/>
        <w:gridCol w:w="915"/>
        <w:gridCol w:w="1335"/>
      </w:tblGrid>
      <w:tr w:rsidR="72ABD99D" w14:paraId="1417CA44" w14:textId="77777777" w:rsidTr="72ABD99D">
        <w:trPr>
          <w:trHeight w:val="300"/>
        </w:trPr>
        <w:tc>
          <w:tcPr>
            <w:tcW w:w="615" w:type="dxa"/>
            <w:tcMar>
              <w:left w:w="105" w:type="dxa"/>
              <w:right w:w="105" w:type="dxa"/>
            </w:tcMar>
          </w:tcPr>
          <w:p w14:paraId="660F934C" w14:textId="12740D4C" w:rsidR="72ABD99D" w:rsidRDefault="72ABD99D" w:rsidP="72ABD99D">
            <w:pPr>
              <w:rPr>
                <w:rFonts w:ascii="Aptos" w:eastAsia="Aptos" w:hAnsi="Aptos" w:cs="Aptos"/>
                <w:szCs w:val="24"/>
              </w:rPr>
            </w:pPr>
            <w:r w:rsidRPr="72ABD99D">
              <w:rPr>
                <w:rFonts w:ascii="Aptos" w:eastAsia="Aptos" w:hAnsi="Aptos" w:cs="Aptos"/>
                <w:szCs w:val="24"/>
              </w:rPr>
              <w:t>S. No</w:t>
            </w:r>
          </w:p>
        </w:tc>
        <w:tc>
          <w:tcPr>
            <w:tcW w:w="1365" w:type="dxa"/>
            <w:tcMar>
              <w:left w:w="105" w:type="dxa"/>
              <w:right w:w="105" w:type="dxa"/>
            </w:tcMar>
          </w:tcPr>
          <w:p w14:paraId="3D92FC5E" w14:textId="52094B17" w:rsidR="72ABD99D" w:rsidRDefault="72ABD99D" w:rsidP="72ABD99D">
            <w:pPr>
              <w:rPr>
                <w:rFonts w:ascii="Aptos" w:eastAsia="Aptos" w:hAnsi="Aptos" w:cs="Aptos"/>
                <w:szCs w:val="24"/>
              </w:rPr>
            </w:pPr>
            <w:r w:rsidRPr="72ABD99D">
              <w:rPr>
                <w:rFonts w:ascii="Aptos" w:eastAsia="Aptos" w:hAnsi="Aptos" w:cs="Aptos"/>
                <w:szCs w:val="24"/>
              </w:rPr>
              <w:t>Action</w:t>
            </w:r>
          </w:p>
        </w:tc>
        <w:tc>
          <w:tcPr>
            <w:tcW w:w="1230" w:type="dxa"/>
            <w:tcMar>
              <w:left w:w="105" w:type="dxa"/>
              <w:right w:w="105" w:type="dxa"/>
            </w:tcMar>
          </w:tcPr>
          <w:p w14:paraId="67041236" w14:textId="73B771BB" w:rsidR="72ABD99D" w:rsidRDefault="72ABD99D" w:rsidP="72ABD99D">
            <w:pPr>
              <w:rPr>
                <w:rFonts w:ascii="Aptos" w:eastAsia="Aptos" w:hAnsi="Aptos" w:cs="Aptos"/>
                <w:szCs w:val="24"/>
              </w:rPr>
            </w:pPr>
            <w:r w:rsidRPr="72ABD99D">
              <w:rPr>
                <w:rFonts w:ascii="Aptos" w:eastAsia="Aptos" w:hAnsi="Aptos" w:cs="Aptos"/>
                <w:szCs w:val="24"/>
              </w:rPr>
              <w:t>Inputs</w:t>
            </w:r>
          </w:p>
        </w:tc>
        <w:tc>
          <w:tcPr>
            <w:tcW w:w="2100" w:type="dxa"/>
            <w:tcMar>
              <w:left w:w="105" w:type="dxa"/>
              <w:right w:w="105" w:type="dxa"/>
            </w:tcMar>
          </w:tcPr>
          <w:p w14:paraId="13504CD4" w14:textId="2D7FBC96" w:rsidR="72ABD99D" w:rsidRDefault="72ABD99D" w:rsidP="72ABD99D">
            <w:pPr>
              <w:rPr>
                <w:rFonts w:ascii="Aptos" w:eastAsia="Aptos" w:hAnsi="Aptos" w:cs="Aptos"/>
                <w:szCs w:val="24"/>
              </w:rPr>
            </w:pPr>
            <w:r w:rsidRPr="72ABD99D">
              <w:rPr>
                <w:rFonts w:ascii="Aptos" w:eastAsia="Aptos" w:hAnsi="Aptos" w:cs="Aptos"/>
                <w:szCs w:val="24"/>
              </w:rPr>
              <w:t>Expected Output</w:t>
            </w:r>
          </w:p>
        </w:tc>
        <w:tc>
          <w:tcPr>
            <w:tcW w:w="1830" w:type="dxa"/>
            <w:tcMar>
              <w:left w:w="105" w:type="dxa"/>
              <w:right w:w="105" w:type="dxa"/>
            </w:tcMar>
          </w:tcPr>
          <w:p w14:paraId="19576AE3" w14:textId="23B98AFB" w:rsidR="72ABD99D" w:rsidRDefault="72ABD99D" w:rsidP="72ABD99D">
            <w:pPr>
              <w:rPr>
                <w:rFonts w:ascii="Aptos" w:eastAsia="Aptos" w:hAnsi="Aptos" w:cs="Aptos"/>
                <w:szCs w:val="24"/>
              </w:rPr>
            </w:pPr>
            <w:r w:rsidRPr="72ABD99D">
              <w:rPr>
                <w:rFonts w:ascii="Aptos" w:eastAsia="Aptos" w:hAnsi="Aptos" w:cs="Aptos"/>
                <w:szCs w:val="24"/>
              </w:rPr>
              <w:t>Actual Output</w:t>
            </w:r>
          </w:p>
        </w:tc>
        <w:tc>
          <w:tcPr>
            <w:tcW w:w="915" w:type="dxa"/>
            <w:tcMar>
              <w:left w:w="105" w:type="dxa"/>
              <w:right w:w="105" w:type="dxa"/>
            </w:tcMar>
          </w:tcPr>
          <w:p w14:paraId="0DD0B608" w14:textId="0DF5C6CB" w:rsidR="72ABD99D" w:rsidRDefault="72ABD99D" w:rsidP="72ABD99D">
            <w:pPr>
              <w:rPr>
                <w:rFonts w:ascii="Aptos" w:eastAsia="Aptos" w:hAnsi="Aptos" w:cs="Aptos"/>
                <w:szCs w:val="24"/>
              </w:rPr>
            </w:pPr>
            <w:r w:rsidRPr="72ABD99D">
              <w:rPr>
                <w:rFonts w:ascii="Aptos" w:eastAsia="Aptos" w:hAnsi="Aptos" w:cs="Aptos"/>
                <w:szCs w:val="24"/>
              </w:rPr>
              <w:t>Test Result</w:t>
            </w:r>
          </w:p>
        </w:tc>
        <w:tc>
          <w:tcPr>
            <w:tcW w:w="1335" w:type="dxa"/>
            <w:tcMar>
              <w:left w:w="105" w:type="dxa"/>
              <w:right w:w="105" w:type="dxa"/>
            </w:tcMar>
          </w:tcPr>
          <w:p w14:paraId="68B71E36" w14:textId="0AE5231A" w:rsidR="72ABD99D" w:rsidRDefault="72ABD99D" w:rsidP="72ABD99D">
            <w:pPr>
              <w:rPr>
                <w:rFonts w:ascii="Aptos" w:eastAsia="Aptos" w:hAnsi="Aptos" w:cs="Aptos"/>
                <w:szCs w:val="24"/>
              </w:rPr>
            </w:pPr>
            <w:r w:rsidRPr="72ABD99D">
              <w:rPr>
                <w:rFonts w:ascii="Aptos" w:eastAsia="Aptos" w:hAnsi="Aptos" w:cs="Aptos"/>
                <w:szCs w:val="24"/>
              </w:rPr>
              <w:t>Test Comment</w:t>
            </w:r>
          </w:p>
        </w:tc>
      </w:tr>
      <w:tr w:rsidR="72ABD99D" w14:paraId="343CD429" w14:textId="77777777" w:rsidTr="72ABD99D">
        <w:trPr>
          <w:trHeight w:val="300"/>
        </w:trPr>
        <w:tc>
          <w:tcPr>
            <w:tcW w:w="615" w:type="dxa"/>
            <w:tcMar>
              <w:left w:w="105" w:type="dxa"/>
              <w:right w:w="105" w:type="dxa"/>
            </w:tcMar>
          </w:tcPr>
          <w:p w14:paraId="082380FF" w14:textId="79AB37BD" w:rsidR="72ABD99D" w:rsidRDefault="72ABD99D" w:rsidP="72ABD99D">
            <w:pPr>
              <w:rPr>
                <w:rFonts w:ascii="Aptos" w:eastAsia="Aptos" w:hAnsi="Aptos" w:cs="Aptos"/>
                <w:szCs w:val="24"/>
              </w:rPr>
            </w:pPr>
            <w:r w:rsidRPr="72ABD99D">
              <w:rPr>
                <w:rFonts w:ascii="Aptos" w:eastAsia="Aptos" w:hAnsi="Aptos" w:cs="Aptos"/>
                <w:szCs w:val="24"/>
              </w:rPr>
              <w:t>1</w:t>
            </w:r>
          </w:p>
        </w:tc>
        <w:tc>
          <w:tcPr>
            <w:tcW w:w="1365" w:type="dxa"/>
            <w:tcMar>
              <w:left w:w="105" w:type="dxa"/>
              <w:right w:w="105" w:type="dxa"/>
            </w:tcMar>
          </w:tcPr>
          <w:p w14:paraId="517A44DD" w14:textId="5B492F51" w:rsidR="72ABD99D" w:rsidRDefault="72ABD99D" w:rsidP="72ABD99D">
            <w:pPr>
              <w:rPr>
                <w:rFonts w:ascii="Aptos" w:eastAsia="Aptos" w:hAnsi="Aptos" w:cs="Aptos"/>
                <w:szCs w:val="24"/>
              </w:rPr>
            </w:pPr>
            <w:r w:rsidRPr="72ABD99D">
              <w:rPr>
                <w:rFonts w:ascii="Aptos" w:eastAsia="Aptos" w:hAnsi="Aptos" w:cs="Aptos"/>
                <w:szCs w:val="24"/>
              </w:rPr>
              <w:t>User submits checklist</w:t>
            </w:r>
          </w:p>
        </w:tc>
        <w:tc>
          <w:tcPr>
            <w:tcW w:w="1230" w:type="dxa"/>
            <w:tcMar>
              <w:left w:w="105" w:type="dxa"/>
              <w:right w:w="105" w:type="dxa"/>
            </w:tcMar>
          </w:tcPr>
          <w:p w14:paraId="000E6F28" w14:textId="451A02D6" w:rsidR="72ABD99D" w:rsidRDefault="72ABD99D" w:rsidP="72ABD99D">
            <w:pPr>
              <w:rPr>
                <w:rFonts w:ascii="Aptos" w:eastAsia="Aptos" w:hAnsi="Aptos" w:cs="Aptos"/>
                <w:szCs w:val="24"/>
              </w:rPr>
            </w:pPr>
            <w:r w:rsidRPr="72ABD99D">
              <w:rPr>
                <w:rFonts w:ascii="Aptos" w:eastAsia="Aptos" w:hAnsi="Aptos" w:cs="Aptos"/>
                <w:szCs w:val="24"/>
              </w:rPr>
              <w:t>Waste Type</w:t>
            </w:r>
          </w:p>
        </w:tc>
        <w:tc>
          <w:tcPr>
            <w:tcW w:w="2100" w:type="dxa"/>
            <w:tcMar>
              <w:left w:w="105" w:type="dxa"/>
              <w:right w:w="105" w:type="dxa"/>
            </w:tcMar>
          </w:tcPr>
          <w:p w14:paraId="2D7E8DA0" w14:textId="6D5C2824"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733D9B18" w14:textId="36138D11" w:rsidR="72ABD99D" w:rsidRDefault="72ABD99D" w:rsidP="72ABD99D">
            <w:pPr>
              <w:rPr>
                <w:rFonts w:ascii="Aptos" w:eastAsia="Aptos" w:hAnsi="Aptos" w:cs="Aptos"/>
                <w:szCs w:val="24"/>
              </w:rPr>
            </w:pPr>
          </w:p>
          <w:p w14:paraId="22547E3A" w14:textId="1B53252A"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35053FBA" w14:textId="7A98061A" w:rsidR="72ABD99D" w:rsidRDefault="72ABD99D" w:rsidP="72ABD99D">
            <w:pPr>
              <w:rPr>
                <w:rFonts w:ascii="Aptos" w:eastAsia="Aptos" w:hAnsi="Aptos" w:cs="Aptos"/>
                <w:szCs w:val="24"/>
              </w:rPr>
            </w:pPr>
          </w:p>
          <w:p w14:paraId="562C5A7C" w14:textId="10C9D6B8" w:rsidR="72ABD99D" w:rsidRDefault="72ABD99D" w:rsidP="72ABD99D">
            <w:pPr>
              <w:rPr>
                <w:rFonts w:ascii="Aptos" w:eastAsia="Aptos" w:hAnsi="Aptos" w:cs="Aptos"/>
                <w:szCs w:val="24"/>
              </w:rPr>
            </w:pPr>
            <w:r w:rsidRPr="72ABD99D">
              <w:rPr>
                <w:rFonts w:ascii="Aptos" w:eastAsia="Aptos" w:hAnsi="Aptos" w:cs="Aptos"/>
                <w:szCs w:val="24"/>
              </w:rPr>
              <w:t>3. General Waste</w:t>
            </w:r>
          </w:p>
        </w:tc>
        <w:tc>
          <w:tcPr>
            <w:tcW w:w="1830" w:type="dxa"/>
            <w:tcMar>
              <w:left w:w="105" w:type="dxa"/>
              <w:right w:w="105" w:type="dxa"/>
            </w:tcMar>
          </w:tcPr>
          <w:p w14:paraId="5AAADD41" w14:textId="139DE66B" w:rsidR="72ABD99D" w:rsidRDefault="72ABD99D" w:rsidP="72ABD99D">
            <w:pPr>
              <w:rPr>
                <w:rFonts w:ascii="Aptos" w:eastAsia="Aptos" w:hAnsi="Aptos" w:cs="Aptos"/>
                <w:szCs w:val="24"/>
              </w:rPr>
            </w:pPr>
            <w:r w:rsidRPr="72ABD99D">
              <w:rPr>
                <w:rFonts w:ascii="Aptos" w:eastAsia="Aptos" w:hAnsi="Aptos" w:cs="Aptos"/>
                <w:szCs w:val="24"/>
              </w:rPr>
              <w:t>Location type menu:</w:t>
            </w:r>
            <w:r>
              <w:br/>
            </w:r>
            <w:r w:rsidRPr="72ABD99D">
              <w:rPr>
                <w:rFonts w:ascii="Aptos" w:eastAsia="Aptos" w:hAnsi="Aptos" w:cs="Aptos"/>
                <w:szCs w:val="24"/>
              </w:rPr>
              <w:t>1. E-waste repair</w:t>
            </w:r>
          </w:p>
          <w:p w14:paraId="4D069B76" w14:textId="0A3B62DF" w:rsidR="72ABD99D" w:rsidRDefault="72ABD99D" w:rsidP="72ABD99D">
            <w:pPr>
              <w:rPr>
                <w:rFonts w:ascii="Aptos" w:eastAsia="Aptos" w:hAnsi="Aptos" w:cs="Aptos"/>
                <w:szCs w:val="24"/>
              </w:rPr>
            </w:pPr>
          </w:p>
          <w:p w14:paraId="61838854" w14:textId="45968F67" w:rsidR="72ABD99D" w:rsidRDefault="72ABD99D" w:rsidP="72ABD99D">
            <w:pPr>
              <w:rPr>
                <w:rFonts w:ascii="Aptos" w:eastAsia="Aptos" w:hAnsi="Aptos" w:cs="Aptos"/>
                <w:szCs w:val="24"/>
              </w:rPr>
            </w:pPr>
            <w:r w:rsidRPr="72ABD99D">
              <w:rPr>
                <w:rFonts w:ascii="Aptos" w:eastAsia="Aptos" w:hAnsi="Aptos" w:cs="Aptos"/>
                <w:szCs w:val="24"/>
              </w:rPr>
              <w:t xml:space="preserve">2. E-waste disposal </w:t>
            </w:r>
          </w:p>
          <w:p w14:paraId="42F8F4D1" w14:textId="4EE1148F" w:rsidR="72ABD99D" w:rsidRDefault="72ABD99D" w:rsidP="72ABD99D">
            <w:pPr>
              <w:rPr>
                <w:rFonts w:ascii="Aptos" w:eastAsia="Aptos" w:hAnsi="Aptos" w:cs="Aptos"/>
                <w:szCs w:val="24"/>
              </w:rPr>
            </w:pPr>
          </w:p>
          <w:p w14:paraId="1AECDB30" w14:textId="28E7138F" w:rsidR="72ABD99D" w:rsidRDefault="72ABD99D" w:rsidP="72ABD99D">
            <w:pPr>
              <w:rPr>
                <w:rFonts w:ascii="Aptos" w:eastAsia="Aptos" w:hAnsi="Aptos" w:cs="Aptos"/>
                <w:szCs w:val="24"/>
              </w:rPr>
            </w:pPr>
            <w:r w:rsidRPr="72ABD99D">
              <w:rPr>
                <w:rFonts w:ascii="Aptos" w:eastAsia="Aptos" w:hAnsi="Aptos" w:cs="Aptos"/>
                <w:szCs w:val="24"/>
              </w:rPr>
              <w:t>3. General Waste</w:t>
            </w:r>
          </w:p>
          <w:p w14:paraId="2DD872C4" w14:textId="32B041E6" w:rsidR="72ABD99D" w:rsidRDefault="72ABD99D" w:rsidP="72ABD99D">
            <w:pPr>
              <w:rPr>
                <w:rFonts w:ascii="Aptos" w:eastAsia="Aptos" w:hAnsi="Aptos" w:cs="Aptos"/>
                <w:szCs w:val="24"/>
              </w:rPr>
            </w:pPr>
          </w:p>
        </w:tc>
        <w:tc>
          <w:tcPr>
            <w:tcW w:w="915" w:type="dxa"/>
            <w:tcMar>
              <w:left w:w="105" w:type="dxa"/>
              <w:right w:w="105" w:type="dxa"/>
            </w:tcMar>
          </w:tcPr>
          <w:p w14:paraId="000CDBFF" w14:textId="492DE606" w:rsidR="72ABD99D" w:rsidRDefault="72ABD99D" w:rsidP="72ABD99D">
            <w:pPr>
              <w:rPr>
                <w:rFonts w:ascii="Aptos" w:eastAsia="Aptos" w:hAnsi="Aptos" w:cs="Aptos"/>
                <w:szCs w:val="24"/>
              </w:rPr>
            </w:pPr>
            <w:r w:rsidRPr="72ABD99D">
              <w:rPr>
                <w:rFonts w:ascii="Aptos" w:eastAsia="Aptos" w:hAnsi="Aptos" w:cs="Aptos"/>
                <w:szCs w:val="24"/>
              </w:rPr>
              <w:t>Pass</w:t>
            </w:r>
          </w:p>
        </w:tc>
        <w:tc>
          <w:tcPr>
            <w:tcW w:w="1335" w:type="dxa"/>
            <w:tcMar>
              <w:left w:w="105" w:type="dxa"/>
              <w:right w:w="105" w:type="dxa"/>
            </w:tcMar>
          </w:tcPr>
          <w:p w14:paraId="055038AB" w14:textId="40C2E72C" w:rsidR="72ABD99D" w:rsidRDefault="72ABD99D" w:rsidP="72ABD99D">
            <w:pPr>
              <w:rPr>
                <w:rFonts w:ascii="Aptos" w:eastAsia="Aptos" w:hAnsi="Aptos" w:cs="Aptos"/>
                <w:szCs w:val="24"/>
              </w:rPr>
            </w:pPr>
            <w:r w:rsidRPr="72ABD99D">
              <w:rPr>
                <w:rFonts w:ascii="Aptos" w:eastAsia="Aptos" w:hAnsi="Aptos" w:cs="Aptos"/>
                <w:szCs w:val="24"/>
              </w:rPr>
              <w:t>User successfully sees the waste type options</w:t>
            </w:r>
          </w:p>
        </w:tc>
      </w:tr>
      <w:tr w:rsidR="72ABD99D" w14:paraId="62AAD385" w14:textId="77777777" w:rsidTr="72ABD99D">
        <w:trPr>
          <w:trHeight w:val="300"/>
        </w:trPr>
        <w:tc>
          <w:tcPr>
            <w:tcW w:w="615" w:type="dxa"/>
            <w:tcMar>
              <w:left w:w="105" w:type="dxa"/>
              <w:right w:w="105" w:type="dxa"/>
            </w:tcMar>
          </w:tcPr>
          <w:p w14:paraId="3C3147E9" w14:textId="0A75A4BA" w:rsidR="72ABD99D" w:rsidRDefault="72ABD99D" w:rsidP="72ABD99D">
            <w:pPr>
              <w:rPr>
                <w:rFonts w:ascii="Aptos" w:eastAsia="Aptos" w:hAnsi="Aptos" w:cs="Aptos"/>
                <w:szCs w:val="24"/>
              </w:rPr>
            </w:pPr>
            <w:r w:rsidRPr="72ABD99D">
              <w:rPr>
                <w:rFonts w:ascii="Aptos" w:eastAsia="Aptos" w:hAnsi="Aptos" w:cs="Aptos"/>
                <w:szCs w:val="24"/>
              </w:rPr>
              <w:t>2</w:t>
            </w:r>
          </w:p>
        </w:tc>
        <w:tc>
          <w:tcPr>
            <w:tcW w:w="1365" w:type="dxa"/>
            <w:tcMar>
              <w:left w:w="105" w:type="dxa"/>
              <w:right w:w="105" w:type="dxa"/>
            </w:tcMar>
          </w:tcPr>
          <w:p w14:paraId="7B7478BC" w14:textId="31F1823B" w:rsidR="72ABD99D" w:rsidRDefault="72ABD99D" w:rsidP="72ABD99D">
            <w:pPr>
              <w:rPr>
                <w:rFonts w:ascii="Aptos" w:eastAsia="Aptos" w:hAnsi="Aptos" w:cs="Aptos"/>
                <w:szCs w:val="24"/>
              </w:rPr>
            </w:pPr>
            <w:r w:rsidRPr="72ABD99D">
              <w:rPr>
                <w:rFonts w:ascii="Aptos" w:eastAsia="Aptos" w:hAnsi="Aptos" w:cs="Aptos"/>
                <w:szCs w:val="24"/>
              </w:rPr>
              <w:t>User selects location type</w:t>
            </w:r>
          </w:p>
        </w:tc>
        <w:tc>
          <w:tcPr>
            <w:tcW w:w="1230" w:type="dxa"/>
            <w:tcMar>
              <w:left w:w="105" w:type="dxa"/>
              <w:right w:w="105" w:type="dxa"/>
            </w:tcMar>
          </w:tcPr>
          <w:p w14:paraId="3686A1DC" w14:textId="468EF1FE" w:rsidR="72ABD99D" w:rsidRDefault="72ABD99D" w:rsidP="72ABD99D">
            <w:pPr>
              <w:rPr>
                <w:rFonts w:ascii="Aptos" w:eastAsia="Aptos" w:hAnsi="Aptos" w:cs="Aptos"/>
                <w:szCs w:val="24"/>
              </w:rPr>
            </w:pPr>
            <w:r w:rsidRPr="72ABD99D">
              <w:rPr>
                <w:rFonts w:ascii="Aptos" w:eastAsia="Aptos" w:hAnsi="Aptos" w:cs="Aptos"/>
                <w:szCs w:val="24"/>
              </w:rPr>
              <w:t>Location type</w:t>
            </w:r>
          </w:p>
        </w:tc>
        <w:tc>
          <w:tcPr>
            <w:tcW w:w="2100" w:type="dxa"/>
            <w:tcMar>
              <w:left w:w="105" w:type="dxa"/>
              <w:right w:w="105" w:type="dxa"/>
            </w:tcMar>
          </w:tcPr>
          <w:p w14:paraId="71970D0C" w14:textId="692A1C90"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tc>
        <w:tc>
          <w:tcPr>
            <w:tcW w:w="1830" w:type="dxa"/>
            <w:tcMar>
              <w:left w:w="105" w:type="dxa"/>
              <w:right w:w="105" w:type="dxa"/>
            </w:tcMar>
          </w:tcPr>
          <w:p w14:paraId="5015ED24" w14:textId="26EDE23B" w:rsidR="72ABD99D" w:rsidRDefault="72ABD99D" w:rsidP="72ABD99D">
            <w:pPr>
              <w:rPr>
                <w:rFonts w:ascii="Aptos" w:eastAsia="Aptos" w:hAnsi="Aptos" w:cs="Aptos"/>
                <w:szCs w:val="24"/>
              </w:rPr>
            </w:pPr>
            <w:r w:rsidRPr="72ABD99D">
              <w:rPr>
                <w:rFonts w:ascii="Aptos" w:eastAsia="Aptos" w:hAnsi="Aptos" w:cs="Aptos"/>
                <w:szCs w:val="24"/>
              </w:rPr>
              <w:t>Populated map of nearby locations matching user’s waste preference</w:t>
            </w:r>
          </w:p>
          <w:p w14:paraId="0A6B5023" w14:textId="356D9D24" w:rsidR="72ABD99D" w:rsidRDefault="72ABD99D" w:rsidP="72ABD99D">
            <w:pPr>
              <w:rPr>
                <w:rFonts w:ascii="Aptos" w:eastAsia="Aptos" w:hAnsi="Aptos" w:cs="Aptos"/>
                <w:szCs w:val="24"/>
              </w:rPr>
            </w:pPr>
          </w:p>
        </w:tc>
        <w:tc>
          <w:tcPr>
            <w:tcW w:w="915" w:type="dxa"/>
            <w:tcMar>
              <w:left w:w="105" w:type="dxa"/>
              <w:right w:w="105" w:type="dxa"/>
            </w:tcMar>
          </w:tcPr>
          <w:p w14:paraId="49DA1FEF" w14:textId="44595BF9" w:rsidR="72ABD99D" w:rsidRDefault="72ABD99D" w:rsidP="72ABD99D">
            <w:pPr>
              <w:rPr>
                <w:rFonts w:ascii="Aptos" w:eastAsia="Aptos" w:hAnsi="Aptos" w:cs="Aptos"/>
                <w:szCs w:val="24"/>
              </w:rPr>
            </w:pPr>
            <w:r w:rsidRPr="72ABD99D">
              <w:rPr>
                <w:rFonts w:ascii="Aptos" w:eastAsia="Aptos" w:hAnsi="Aptos" w:cs="Aptos"/>
                <w:szCs w:val="24"/>
              </w:rPr>
              <w:t>Pass</w:t>
            </w:r>
          </w:p>
        </w:tc>
        <w:tc>
          <w:tcPr>
            <w:tcW w:w="1335" w:type="dxa"/>
            <w:tcMar>
              <w:left w:w="105" w:type="dxa"/>
              <w:right w:w="105" w:type="dxa"/>
            </w:tcMar>
          </w:tcPr>
          <w:p w14:paraId="717BEF96" w14:textId="54E9F950" w:rsidR="72ABD99D" w:rsidRDefault="72ABD99D" w:rsidP="72ABD99D">
            <w:pPr>
              <w:rPr>
                <w:rFonts w:ascii="Aptos" w:eastAsia="Aptos" w:hAnsi="Aptos" w:cs="Aptos"/>
                <w:szCs w:val="24"/>
              </w:rPr>
            </w:pPr>
            <w:r w:rsidRPr="72ABD99D">
              <w:rPr>
                <w:rFonts w:ascii="Aptos" w:eastAsia="Aptos" w:hAnsi="Aptos" w:cs="Aptos"/>
                <w:szCs w:val="24"/>
              </w:rPr>
              <w:t>Nearby locations are displayed correctly</w:t>
            </w:r>
          </w:p>
        </w:tc>
      </w:tr>
      <w:tr w:rsidR="72ABD99D" w14:paraId="67706B63" w14:textId="77777777" w:rsidTr="72ABD99D">
        <w:trPr>
          <w:trHeight w:val="300"/>
        </w:trPr>
        <w:tc>
          <w:tcPr>
            <w:tcW w:w="615" w:type="dxa"/>
            <w:tcMar>
              <w:left w:w="105" w:type="dxa"/>
              <w:right w:w="105" w:type="dxa"/>
            </w:tcMar>
          </w:tcPr>
          <w:p w14:paraId="258EBC4F" w14:textId="6E084181" w:rsidR="72ABD99D" w:rsidRDefault="72ABD99D" w:rsidP="72ABD99D">
            <w:pPr>
              <w:rPr>
                <w:rFonts w:ascii="Aptos" w:eastAsia="Aptos" w:hAnsi="Aptos" w:cs="Aptos"/>
                <w:szCs w:val="24"/>
              </w:rPr>
            </w:pPr>
            <w:r w:rsidRPr="72ABD99D">
              <w:rPr>
                <w:rFonts w:ascii="Aptos" w:eastAsia="Aptos" w:hAnsi="Aptos" w:cs="Aptos"/>
                <w:szCs w:val="24"/>
              </w:rPr>
              <w:t>3</w:t>
            </w:r>
          </w:p>
        </w:tc>
        <w:tc>
          <w:tcPr>
            <w:tcW w:w="1365" w:type="dxa"/>
            <w:tcMar>
              <w:left w:w="105" w:type="dxa"/>
              <w:right w:w="105" w:type="dxa"/>
            </w:tcMar>
          </w:tcPr>
          <w:p w14:paraId="42158811" w14:textId="4FFC65FA" w:rsidR="72ABD99D" w:rsidRDefault="72ABD99D" w:rsidP="72ABD99D">
            <w:pPr>
              <w:rPr>
                <w:rFonts w:ascii="Aptos" w:eastAsia="Aptos" w:hAnsi="Aptos" w:cs="Aptos"/>
                <w:szCs w:val="24"/>
              </w:rPr>
            </w:pPr>
            <w:r w:rsidRPr="72ABD99D">
              <w:rPr>
                <w:rFonts w:ascii="Aptos" w:eastAsia="Aptos" w:hAnsi="Aptos" w:cs="Aptos"/>
                <w:szCs w:val="24"/>
              </w:rPr>
              <w:t>User Clicks “Enter Location Manually”</w:t>
            </w:r>
          </w:p>
        </w:tc>
        <w:tc>
          <w:tcPr>
            <w:tcW w:w="1230" w:type="dxa"/>
            <w:tcMar>
              <w:left w:w="105" w:type="dxa"/>
              <w:right w:w="105" w:type="dxa"/>
            </w:tcMar>
          </w:tcPr>
          <w:p w14:paraId="000B9062" w14:textId="4D19E366" w:rsidR="72ABD99D" w:rsidRDefault="72ABD99D" w:rsidP="72ABD99D">
            <w:pPr>
              <w:rPr>
                <w:rFonts w:ascii="Aptos" w:eastAsia="Aptos" w:hAnsi="Aptos" w:cs="Aptos"/>
                <w:szCs w:val="24"/>
              </w:rPr>
            </w:pPr>
            <w:r w:rsidRPr="72ABD99D">
              <w:rPr>
                <w:rFonts w:ascii="Aptos" w:eastAsia="Aptos" w:hAnsi="Aptos" w:cs="Aptos"/>
                <w:szCs w:val="24"/>
              </w:rPr>
              <w:t>-</w:t>
            </w:r>
          </w:p>
        </w:tc>
        <w:tc>
          <w:tcPr>
            <w:tcW w:w="2100" w:type="dxa"/>
            <w:tcMar>
              <w:left w:w="105" w:type="dxa"/>
              <w:right w:w="105" w:type="dxa"/>
            </w:tcMar>
          </w:tcPr>
          <w:p w14:paraId="21010A8B" w14:textId="334E0984" w:rsidR="72ABD99D" w:rsidRDefault="72ABD99D" w:rsidP="72ABD99D">
            <w:pPr>
              <w:rPr>
                <w:rFonts w:ascii="Aptos" w:eastAsia="Aptos" w:hAnsi="Aptos" w:cs="Aptos"/>
                <w:szCs w:val="24"/>
              </w:rPr>
            </w:pPr>
            <w:r w:rsidRPr="72ABD99D">
              <w:rPr>
                <w:rFonts w:ascii="Aptos" w:eastAsia="Aptos" w:hAnsi="Aptos" w:cs="Aptos"/>
                <w:szCs w:val="24"/>
              </w:rPr>
              <w:t>Text field to type in address</w:t>
            </w:r>
          </w:p>
        </w:tc>
        <w:tc>
          <w:tcPr>
            <w:tcW w:w="1830" w:type="dxa"/>
            <w:tcMar>
              <w:left w:w="105" w:type="dxa"/>
              <w:right w:w="105" w:type="dxa"/>
            </w:tcMar>
          </w:tcPr>
          <w:p w14:paraId="1D112B6E" w14:textId="1C1A6C1C" w:rsidR="72ABD99D" w:rsidRDefault="72ABD99D" w:rsidP="72ABD99D">
            <w:pPr>
              <w:rPr>
                <w:rFonts w:ascii="Aptos" w:eastAsia="Aptos" w:hAnsi="Aptos" w:cs="Aptos"/>
                <w:szCs w:val="24"/>
              </w:rPr>
            </w:pPr>
            <w:r w:rsidRPr="72ABD99D">
              <w:rPr>
                <w:rFonts w:ascii="Aptos" w:eastAsia="Aptos" w:hAnsi="Aptos" w:cs="Aptos"/>
                <w:szCs w:val="24"/>
              </w:rPr>
              <w:t>Text field to type in address</w:t>
            </w:r>
          </w:p>
          <w:p w14:paraId="0205E152" w14:textId="7EB3275A" w:rsidR="72ABD99D" w:rsidRDefault="72ABD99D" w:rsidP="72ABD99D">
            <w:pPr>
              <w:rPr>
                <w:rFonts w:ascii="Aptos" w:eastAsia="Aptos" w:hAnsi="Aptos" w:cs="Aptos"/>
                <w:szCs w:val="24"/>
              </w:rPr>
            </w:pPr>
          </w:p>
        </w:tc>
        <w:tc>
          <w:tcPr>
            <w:tcW w:w="915" w:type="dxa"/>
            <w:tcMar>
              <w:left w:w="105" w:type="dxa"/>
              <w:right w:w="105" w:type="dxa"/>
            </w:tcMar>
          </w:tcPr>
          <w:p w14:paraId="4CF8B1D2" w14:textId="1462D6D9" w:rsidR="72ABD99D" w:rsidRDefault="72ABD99D" w:rsidP="72ABD99D">
            <w:pPr>
              <w:rPr>
                <w:rFonts w:ascii="Aptos" w:eastAsia="Aptos" w:hAnsi="Aptos" w:cs="Aptos"/>
                <w:szCs w:val="24"/>
              </w:rPr>
            </w:pPr>
            <w:r w:rsidRPr="72ABD99D">
              <w:rPr>
                <w:rFonts w:ascii="Aptos" w:eastAsia="Aptos" w:hAnsi="Aptos" w:cs="Aptos"/>
                <w:szCs w:val="24"/>
              </w:rPr>
              <w:t>Pass</w:t>
            </w:r>
          </w:p>
        </w:tc>
        <w:tc>
          <w:tcPr>
            <w:tcW w:w="1335" w:type="dxa"/>
            <w:tcMar>
              <w:left w:w="105" w:type="dxa"/>
              <w:right w:w="105" w:type="dxa"/>
            </w:tcMar>
          </w:tcPr>
          <w:p w14:paraId="488A5C16" w14:textId="167959B5" w:rsidR="72ABD99D" w:rsidRDefault="72ABD99D" w:rsidP="72ABD99D">
            <w:pPr>
              <w:rPr>
                <w:rFonts w:ascii="Aptos" w:eastAsia="Aptos" w:hAnsi="Aptos" w:cs="Aptos"/>
                <w:szCs w:val="24"/>
              </w:rPr>
            </w:pPr>
            <w:r w:rsidRPr="72ABD99D">
              <w:rPr>
                <w:rFonts w:ascii="Aptos" w:eastAsia="Aptos" w:hAnsi="Aptos" w:cs="Aptos"/>
                <w:szCs w:val="24"/>
              </w:rPr>
              <w:t>Works as expected</w:t>
            </w:r>
          </w:p>
        </w:tc>
      </w:tr>
      <w:tr w:rsidR="72ABD99D" w14:paraId="46A62987" w14:textId="77777777" w:rsidTr="72ABD99D">
        <w:trPr>
          <w:trHeight w:val="300"/>
        </w:trPr>
        <w:tc>
          <w:tcPr>
            <w:tcW w:w="615" w:type="dxa"/>
            <w:tcMar>
              <w:left w:w="105" w:type="dxa"/>
              <w:right w:w="105" w:type="dxa"/>
            </w:tcMar>
          </w:tcPr>
          <w:p w14:paraId="29575361" w14:textId="7722B3EC" w:rsidR="72ABD99D" w:rsidRDefault="72ABD99D" w:rsidP="72ABD99D">
            <w:pPr>
              <w:rPr>
                <w:rFonts w:ascii="Aptos" w:eastAsia="Aptos" w:hAnsi="Aptos" w:cs="Aptos"/>
                <w:szCs w:val="24"/>
              </w:rPr>
            </w:pPr>
            <w:r w:rsidRPr="72ABD99D">
              <w:rPr>
                <w:rFonts w:ascii="Aptos" w:eastAsia="Aptos" w:hAnsi="Aptos" w:cs="Aptos"/>
                <w:szCs w:val="24"/>
              </w:rPr>
              <w:t xml:space="preserve">4 </w:t>
            </w:r>
          </w:p>
        </w:tc>
        <w:tc>
          <w:tcPr>
            <w:tcW w:w="1365" w:type="dxa"/>
            <w:tcMar>
              <w:left w:w="105" w:type="dxa"/>
              <w:right w:w="105" w:type="dxa"/>
            </w:tcMar>
          </w:tcPr>
          <w:p w14:paraId="34EC9C1A" w14:textId="6BB141F0" w:rsidR="72ABD99D" w:rsidRDefault="72ABD99D" w:rsidP="72ABD99D">
            <w:pPr>
              <w:rPr>
                <w:rFonts w:ascii="Aptos" w:eastAsia="Aptos" w:hAnsi="Aptos" w:cs="Aptos"/>
                <w:szCs w:val="24"/>
              </w:rPr>
            </w:pPr>
            <w:r w:rsidRPr="72ABD99D">
              <w:rPr>
                <w:rFonts w:ascii="Aptos" w:eastAsia="Aptos" w:hAnsi="Aptos" w:cs="Aptos"/>
                <w:szCs w:val="24"/>
              </w:rPr>
              <w:t>User inputs invalid location</w:t>
            </w:r>
          </w:p>
        </w:tc>
        <w:tc>
          <w:tcPr>
            <w:tcW w:w="1230" w:type="dxa"/>
            <w:tcMar>
              <w:left w:w="105" w:type="dxa"/>
              <w:right w:w="105" w:type="dxa"/>
            </w:tcMar>
          </w:tcPr>
          <w:p w14:paraId="7C5E8B78" w14:textId="52F24B04" w:rsidR="72ABD99D" w:rsidRDefault="72ABD99D" w:rsidP="72ABD99D">
            <w:pPr>
              <w:rPr>
                <w:rFonts w:ascii="Aptos" w:eastAsia="Aptos" w:hAnsi="Aptos" w:cs="Aptos"/>
                <w:szCs w:val="24"/>
              </w:rPr>
            </w:pPr>
            <w:r w:rsidRPr="72ABD99D">
              <w:rPr>
                <w:rFonts w:ascii="Aptos" w:eastAsia="Aptos" w:hAnsi="Aptos" w:cs="Aptos"/>
                <w:szCs w:val="24"/>
              </w:rPr>
              <w:t>894432</w:t>
            </w:r>
          </w:p>
        </w:tc>
        <w:tc>
          <w:tcPr>
            <w:tcW w:w="2100" w:type="dxa"/>
            <w:tcMar>
              <w:left w:w="105" w:type="dxa"/>
              <w:right w:w="105" w:type="dxa"/>
            </w:tcMar>
          </w:tcPr>
          <w:p w14:paraId="0169D8B4" w14:textId="19FFAF9D" w:rsidR="72ABD99D" w:rsidRDefault="72ABD99D" w:rsidP="72ABD99D">
            <w:pPr>
              <w:rPr>
                <w:rFonts w:ascii="Aptos" w:eastAsia="Aptos" w:hAnsi="Aptos" w:cs="Aptos"/>
                <w:szCs w:val="24"/>
              </w:rPr>
            </w:pPr>
            <w:r w:rsidRPr="72ABD99D">
              <w:rPr>
                <w:rFonts w:ascii="Aptos" w:eastAsia="Aptos" w:hAnsi="Aptos" w:cs="Aptos"/>
                <w:szCs w:val="24"/>
              </w:rPr>
              <w:t>Error Message: “Failed to fetch coordinates for the given address”</w:t>
            </w:r>
          </w:p>
        </w:tc>
        <w:tc>
          <w:tcPr>
            <w:tcW w:w="1830" w:type="dxa"/>
            <w:tcMar>
              <w:left w:w="105" w:type="dxa"/>
              <w:right w:w="105" w:type="dxa"/>
            </w:tcMar>
          </w:tcPr>
          <w:p w14:paraId="21DDC098" w14:textId="553A2E42" w:rsidR="72ABD99D" w:rsidRDefault="72ABD99D" w:rsidP="72ABD99D">
            <w:pPr>
              <w:rPr>
                <w:rFonts w:ascii="Aptos" w:eastAsia="Aptos" w:hAnsi="Aptos" w:cs="Aptos"/>
                <w:szCs w:val="24"/>
              </w:rPr>
            </w:pPr>
            <w:r w:rsidRPr="72ABD99D">
              <w:rPr>
                <w:rFonts w:ascii="Aptos" w:eastAsia="Aptos" w:hAnsi="Aptos" w:cs="Aptos"/>
                <w:szCs w:val="24"/>
              </w:rPr>
              <w:t>Error Message: “Failed to fetch coordinates for the given address”</w:t>
            </w:r>
          </w:p>
        </w:tc>
        <w:tc>
          <w:tcPr>
            <w:tcW w:w="915" w:type="dxa"/>
            <w:tcMar>
              <w:left w:w="105" w:type="dxa"/>
              <w:right w:w="105" w:type="dxa"/>
            </w:tcMar>
          </w:tcPr>
          <w:p w14:paraId="5F912A2E" w14:textId="6F7AC671" w:rsidR="72ABD99D" w:rsidRDefault="72ABD99D" w:rsidP="72ABD99D">
            <w:pPr>
              <w:rPr>
                <w:rFonts w:ascii="Aptos" w:eastAsia="Aptos" w:hAnsi="Aptos" w:cs="Aptos"/>
                <w:szCs w:val="24"/>
              </w:rPr>
            </w:pPr>
            <w:r w:rsidRPr="72ABD99D">
              <w:rPr>
                <w:rFonts w:ascii="Aptos" w:eastAsia="Aptos" w:hAnsi="Aptos" w:cs="Aptos"/>
                <w:szCs w:val="24"/>
              </w:rPr>
              <w:t>Pass</w:t>
            </w:r>
          </w:p>
        </w:tc>
        <w:tc>
          <w:tcPr>
            <w:tcW w:w="1335" w:type="dxa"/>
            <w:tcMar>
              <w:left w:w="105" w:type="dxa"/>
              <w:right w:w="105" w:type="dxa"/>
            </w:tcMar>
          </w:tcPr>
          <w:p w14:paraId="1522881B" w14:textId="47B5D197" w:rsidR="72ABD99D" w:rsidRDefault="72ABD99D" w:rsidP="72ABD99D">
            <w:pPr>
              <w:rPr>
                <w:rFonts w:ascii="Aptos" w:eastAsia="Aptos" w:hAnsi="Aptos" w:cs="Aptos"/>
                <w:szCs w:val="24"/>
              </w:rPr>
            </w:pPr>
            <w:r w:rsidRPr="72ABD99D">
              <w:rPr>
                <w:rFonts w:ascii="Aptos" w:eastAsia="Aptos" w:hAnsi="Aptos" w:cs="Aptos"/>
                <w:szCs w:val="24"/>
              </w:rPr>
              <w:t>Invalid location validation works correctly</w:t>
            </w:r>
          </w:p>
        </w:tc>
      </w:tr>
    </w:tbl>
    <w:p w14:paraId="1F099FD8" w14:textId="05A1D4CF" w:rsidR="36AA7A8D" w:rsidRDefault="36AA7A8D" w:rsidP="36AA7A8D">
      <w:pPr>
        <w:rPr>
          <w:rFonts w:ascii="Aptos" w:eastAsia="Aptos" w:hAnsi="Aptos" w:cs="Aptos"/>
          <w:color w:val="000000" w:themeColor="text1"/>
          <w:sz w:val="32"/>
          <w:szCs w:val="32"/>
        </w:rPr>
      </w:pPr>
    </w:p>
    <w:p w14:paraId="1CF162C4" w14:textId="1464523A" w:rsidR="0E4DF919" w:rsidRDefault="0E4DF919" w:rsidP="0E4DF919"/>
    <w:p w14:paraId="6D2403E7" w14:textId="6580556C" w:rsidR="00274B62" w:rsidRDefault="00274B62">
      <w:pPr>
        <w:pStyle w:val="TOCEntry"/>
      </w:pPr>
      <w:bookmarkStart w:id="63" w:name="_Toc439994696"/>
      <w:bookmarkStart w:id="64" w:name="_Toc182718093"/>
      <w:r>
        <w:t xml:space="preserve">Appendix A: </w:t>
      </w:r>
      <w:bookmarkEnd w:id="63"/>
      <w:bookmarkEnd w:id="64"/>
      <w:r w:rsidR="0EC6A50E">
        <w:t>User Manual</w:t>
      </w:r>
    </w:p>
    <w:p w14:paraId="46D085F3" w14:textId="2EEBF2C9" w:rsidR="352C0F2E" w:rsidRDefault="352C0F2E" w:rsidP="3C52D6EF">
      <w:pPr>
        <w:pStyle w:val="template"/>
        <w:rPr>
          <w:i w:val="0"/>
        </w:rPr>
      </w:pPr>
      <w:r w:rsidRPr="7FDE6F72">
        <w:rPr>
          <w:i w:val="0"/>
        </w:rPr>
        <w:t>Step 1: Accessing eCycle</w:t>
      </w:r>
    </w:p>
    <w:p w14:paraId="681E8142" w14:textId="6FB74CF4" w:rsidR="352C0F2E" w:rsidRDefault="352C0F2E" w:rsidP="3C52D6EF">
      <w:pPr>
        <w:pStyle w:val="template"/>
        <w:rPr>
          <w:i w:val="0"/>
        </w:rPr>
      </w:pPr>
      <w:r w:rsidRPr="7FDE6F72">
        <w:rPr>
          <w:i w:val="0"/>
        </w:rPr>
        <w:t>Visit the eCycle website at using your preferred web browser on your computer or mobile device.</w:t>
      </w:r>
    </w:p>
    <w:p w14:paraId="7527BF9C" w14:textId="12308221" w:rsidR="2F0AD48D" w:rsidRDefault="2F0AD48D" w:rsidP="2F0AD48D">
      <w:pPr>
        <w:pStyle w:val="template"/>
        <w:rPr>
          <w:i w:val="0"/>
        </w:rPr>
      </w:pPr>
    </w:p>
    <w:p w14:paraId="62B721F4" w14:textId="4392F09F" w:rsidR="352C0F2E" w:rsidRDefault="352C0F2E" w:rsidP="3C52D6EF">
      <w:pPr>
        <w:pStyle w:val="template"/>
        <w:rPr>
          <w:i w:val="0"/>
        </w:rPr>
      </w:pPr>
      <w:r w:rsidRPr="7FDE6F72">
        <w:rPr>
          <w:i w:val="0"/>
        </w:rPr>
        <w:t>Step 2: Account Creation/Login</w:t>
      </w:r>
    </w:p>
    <w:p w14:paraId="1DCC01DA" w14:textId="1A86E0F8" w:rsidR="352C0F2E" w:rsidRDefault="352C0F2E" w:rsidP="3C52D6EF">
      <w:pPr>
        <w:pStyle w:val="template"/>
        <w:rPr>
          <w:i w:val="0"/>
        </w:rPr>
      </w:pPr>
      <w:r w:rsidRPr="7FDE6F72">
        <w:rPr>
          <w:i w:val="0"/>
        </w:rPr>
        <w:t>Existing User: Click "Login" and enter your registered email address and password.</w:t>
      </w:r>
    </w:p>
    <w:p w14:paraId="3A6AFB59" w14:textId="267ABC3E" w:rsidR="352C0F2E" w:rsidRDefault="352C0F2E" w:rsidP="3C52D6EF">
      <w:pPr>
        <w:pStyle w:val="template"/>
        <w:rPr>
          <w:i w:val="0"/>
        </w:rPr>
      </w:pPr>
      <w:r w:rsidRPr="7FDE6F72">
        <w:rPr>
          <w:i w:val="0"/>
        </w:rPr>
        <w:t xml:space="preserve">New User: Click "Sign Up" to create a new account. You will need to provide a valid </w:t>
      </w:r>
      <w:r w:rsidR="380B1A5D" w:rsidRPr="7FDE6F72">
        <w:rPr>
          <w:i w:val="0"/>
        </w:rPr>
        <w:t>username abd</w:t>
      </w:r>
      <w:r w:rsidRPr="7FDE6F72">
        <w:rPr>
          <w:i w:val="0"/>
        </w:rPr>
        <w:t xml:space="preserve"> create a password. </w:t>
      </w:r>
    </w:p>
    <w:p w14:paraId="497D8917" w14:textId="24EFBFBD" w:rsidR="352C0F2E" w:rsidRDefault="352C0F2E" w:rsidP="3C52D6EF">
      <w:pPr>
        <w:pStyle w:val="template"/>
        <w:rPr>
          <w:i w:val="0"/>
        </w:rPr>
      </w:pPr>
      <w:r w:rsidRPr="7FDE6F72">
        <w:rPr>
          <w:i w:val="0"/>
        </w:rPr>
        <w:t>Step 3: Finding Disposal/Repair Locations</w:t>
      </w:r>
    </w:p>
    <w:p w14:paraId="205E9231" w14:textId="64A66C10" w:rsidR="352C0F2E" w:rsidRDefault="352C0F2E" w:rsidP="0BB94B42">
      <w:pPr>
        <w:pStyle w:val="template"/>
        <w:rPr>
          <w:i w:val="0"/>
        </w:rPr>
      </w:pPr>
      <w:r w:rsidRPr="7FDE6F72">
        <w:rPr>
          <w:i w:val="0"/>
        </w:rPr>
        <w:t>Search: Enter your location (address or use your device's geolocation) and the type of e-waste you want to dispose of or repair. You can select from a list of e-waste categories.</w:t>
      </w:r>
    </w:p>
    <w:p w14:paraId="7F364CD2" w14:textId="6CB3C4BC" w:rsidR="352C0F2E" w:rsidRDefault="352C0F2E" w:rsidP="3C52D6EF">
      <w:pPr>
        <w:pStyle w:val="template"/>
        <w:rPr>
          <w:i w:val="0"/>
        </w:rPr>
      </w:pPr>
      <w:r w:rsidRPr="7FDE6F72">
        <w:rPr>
          <w:i w:val="0"/>
        </w:rPr>
        <w:t xml:space="preserve">View Results: eCycle will display a list of nearby facilities that accept your e-waste, along with their details. You can view these as a list </w:t>
      </w:r>
      <w:r w:rsidR="41554968" w:rsidRPr="7FDE6F72">
        <w:rPr>
          <w:i w:val="0"/>
        </w:rPr>
        <w:t xml:space="preserve">and </w:t>
      </w:r>
      <w:r w:rsidRPr="7FDE6F72">
        <w:rPr>
          <w:i w:val="0"/>
        </w:rPr>
        <w:t>on a map.</w:t>
      </w:r>
    </w:p>
    <w:p w14:paraId="4A46D1B7" w14:textId="5E99486B" w:rsidR="352C0F2E" w:rsidRDefault="352C0F2E" w:rsidP="3C52D6EF">
      <w:pPr>
        <w:pStyle w:val="template"/>
        <w:rPr>
          <w:i w:val="0"/>
        </w:rPr>
      </w:pPr>
      <w:r w:rsidRPr="7FDE6F72">
        <w:rPr>
          <w:i w:val="0"/>
        </w:rPr>
        <w:t xml:space="preserve">Select a Location: Click on a facility to view more details, including address, </w:t>
      </w:r>
      <w:r w:rsidR="502885DF" w:rsidRPr="7FDE6F72">
        <w:rPr>
          <w:i w:val="0"/>
        </w:rPr>
        <w:t>website</w:t>
      </w:r>
      <w:r w:rsidRPr="7FDE6F72">
        <w:rPr>
          <w:i w:val="0"/>
        </w:rPr>
        <w:t>, contact information, user reviews, and photos of previously accepted e-waste (if available).</w:t>
      </w:r>
    </w:p>
    <w:p w14:paraId="111D5650" w14:textId="5083B3C9" w:rsidR="3C52D6EF" w:rsidRDefault="3C52D6EF" w:rsidP="3C52D6EF">
      <w:pPr>
        <w:pStyle w:val="template"/>
      </w:pPr>
    </w:p>
    <w:p w14:paraId="4F56B1F2" w14:textId="77777777" w:rsidR="00274B62" w:rsidRDefault="00274B62">
      <w:pPr>
        <w:pStyle w:val="template"/>
      </w:pPr>
    </w:p>
    <w:sectPr w:rsidR="00274B62">
      <w:headerReference w:type="default" r:id="rId5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D5A85" w14:textId="77777777" w:rsidR="00BE0592" w:rsidRDefault="00BE0592">
      <w:pPr>
        <w:spacing w:line="240" w:lineRule="auto"/>
      </w:pPr>
      <w:r>
        <w:separator/>
      </w:r>
    </w:p>
  </w:endnote>
  <w:endnote w:type="continuationSeparator" w:id="0">
    <w:p w14:paraId="723C0C8C" w14:textId="77777777" w:rsidR="00BE0592" w:rsidRDefault="00BE0592">
      <w:pPr>
        <w:spacing w:line="240" w:lineRule="auto"/>
      </w:pPr>
      <w:r>
        <w:continuationSeparator/>
      </w:r>
    </w:p>
  </w:endnote>
  <w:endnote w:type="continuationNotice" w:id="1">
    <w:p w14:paraId="7C5FEA55" w14:textId="77777777" w:rsidR="00BE0592" w:rsidRDefault="00BE05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imes">
    <w:altName w:val="Sylfae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68EBB" w14:textId="77777777" w:rsidR="00274B62" w:rsidRDefault="00274B62">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2E383" w14:textId="77777777" w:rsidR="00274B62" w:rsidRDefault="00274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34E4A3" w14:textId="77777777" w:rsidR="00BE0592" w:rsidRDefault="00BE0592">
      <w:pPr>
        <w:spacing w:line="240" w:lineRule="auto"/>
      </w:pPr>
      <w:r>
        <w:separator/>
      </w:r>
    </w:p>
  </w:footnote>
  <w:footnote w:type="continuationSeparator" w:id="0">
    <w:p w14:paraId="20917EAD" w14:textId="77777777" w:rsidR="00BE0592" w:rsidRDefault="00BE0592">
      <w:pPr>
        <w:spacing w:line="240" w:lineRule="auto"/>
      </w:pPr>
      <w:r>
        <w:continuationSeparator/>
      </w:r>
    </w:p>
  </w:footnote>
  <w:footnote w:type="continuationNotice" w:id="1">
    <w:p w14:paraId="328ACB2B" w14:textId="77777777" w:rsidR="00BE0592" w:rsidRDefault="00BE059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22534EE9" w14:paraId="403C1404" w14:textId="77777777" w:rsidTr="22534EE9">
      <w:trPr>
        <w:trHeight w:val="300"/>
      </w:trPr>
      <w:tc>
        <w:tcPr>
          <w:tcW w:w="3120" w:type="dxa"/>
        </w:tcPr>
        <w:p w14:paraId="1EC4E060" w14:textId="7B6B064B" w:rsidR="22534EE9" w:rsidRDefault="22534EE9" w:rsidP="22534EE9">
          <w:pPr>
            <w:pStyle w:val="Header"/>
            <w:ind w:left="-115"/>
          </w:pPr>
        </w:p>
      </w:tc>
      <w:tc>
        <w:tcPr>
          <w:tcW w:w="3120" w:type="dxa"/>
        </w:tcPr>
        <w:p w14:paraId="3D71B87A" w14:textId="0A71F39C" w:rsidR="22534EE9" w:rsidRDefault="22534EE9" w:rsidP="22534EE9">
          <w:pPr>
            <w:pStyle w:val="Header"/>
            <w:jc w:val="center"/>
          </w:pPr>
        </w:p>
      </w:tc>
      <w:tc>
        <w:tcPr>
          <w:tcW w:w="3120" w:type="dxa"/>
        </w:tcPr>
        <w:p w14:paraId="20B6C4C5" w14:textId="6BE6EA07" w:rsidR="22534EE9" w:rsidRDefault="22534EE9" w:rsidP="22534EE9">
          <w:pPr>
            <w:pStyle w:val="Header"/>
            <w:ind w:right="-115"/>
            <w:jc w:val="right"/>
          </w:pPr>
        </w:p>
      </w:tc>
    </w:tr>
  </w:tbl>
  <w:p w14:paraId="592D5453" w14:textId="2E11CBD8" w:rsidR="22534EE9" w:rsidRDefault="22534EE9" w:rsidP="22534E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3A489" w14:textId="000B1C5D" w:rsidR="00274B62" w:rsidRDefault="22534EE9">
    <w:pPr>
      <w:pStyle w:val="Header"/>
    </w:pPr>
    <w:r>
      <w:t>Software</w:t>
    </w:r>
    <w:r w:rsidRPr="22534EE9">
      <w:rPr>
        <w:sz w:val="24"/>
        <w:szCs w:val="24"/>
      </w:rPr>
      <w:t xml:space="preserve"> </w:t>
    </w:r>
    <w:r>
      <w:t>Requirements Specification for &lt;ECycle&gt;</w:t>
    </w:r>
    <w:r w:rsidR="00274B62">
      <w:tab/>
    </w:r>
    <w:r>
      <w:t xml:space="preserve">                                                                                    Page </w:t>
    </w:r>
    <w:r w:rsidR="00274B62" w:rsidRPr="22534EE9">
      <w:rPr>
        <w:noProof/>
      </w:rPr>
      <w:fldChar w:fldCharType="begin"/>
    </w:r>
    <w:r w:rsidR="00274B62">
      <w:instrText xml:space="preserve"> PAGE  \* MERGEFORMAT </w:instrText>
    </w:r>
    <w:r w:rsidR="00274B62" w:rsidRPr="22534EE9">
      <w:fldChar w:fldCharType="separate"/>
    </w:r>
    <w:r w:rsidRPr="22534EE9">
      <w:rPr>
        <w:noProof/>
      </w:rPr>
      <w:t>ii</w:t>
    </w:r>
    <w:r w:rsidR="00274B62" w:rsidRPr="22534EE9">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BBE4E" w14:textId="12C7C510" w:rsidR="00274B62" w:rsidRDefault="00274B62">
    <w:pPr>
      <w:pStyle w:val="Header"/>
      <w:tabs>
        <w:tab w:val="clear" w:pos="9360"/>
        <w:tab w:val="right" w:pos="9630"/>
      </w:tabs>
    </w:pPr>
    <w:r>
      <w:t>Software</w:t>
    </w:r>
    <w:r w:rsidRPr="47491925">
      <w:rPr>
        <w:sz w:val="24"/>
        <w:szCs w:val="24"/>
      </w:rPr>
      <w:t xml:space="preserve"> </w:t>
    </w:r>
    <w:r>
      <w:t>Requirements Specification for &lt;</w:t>
    </w:r>
    <w:r w:rsidR="47491925">
      <w:t>ECycle&gt;</w:t>
    </w:r>
    <w:r>
      <w:tab/>
    </w:r>
    <w:r w:rsidR="47491925">
      <w:t xml:space="preserve">                                                                                         </w:t>
    </w:r>
    <w:r>
      <w:tab/>
      <w:t xml:space="preserve">Page </w:t>
    </w:r>
    <w:r>
      <w:fldChar w:fldCharType="begin"/>
    </w:r>
    <w:r>
      <w:instrText xml:space="preserve"> PAGE  \* MERGEFORMAT </w:instrText>
    </w:r>
    <w:r>
      <w:fldChar w:fldCharType="separate"/>
    </w:r>
    <w:r w:rsidR="00F8024B">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
      <w:legacy w:legacy="1" w:legacySpace="144" w:legacyIndent="0"/>
      <w:lvlJc w:val="left"/>
      <w:pPr>
        <w:ind w:left="720" w:hanging="360"/>
      </w:p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1B0C24"/>
    <w:multiLevelType w:val="hybridMultilevel"/>
    <w:tmpl w:val="FFFFFFFF"/>
    <w:lvl w:ilvl="0" w:tplc="0D3278F6">
      <w:start w:val="1"/>
      <w:numFmt w:val="bullet"/>
      <w:lvlText w:val=""/>
      <w:lvlJc w:val="left"/>
      <w:pPr>
        <w:ind w:left="720" w:hanging="360"/>
      </w:pPr>
      <w:rPr>
        <w:rFonts w:ascii="Symbol" w:hAnsi="Symbol" w:hint="default"/>
      </w:rPr>
    </w:lvl>
    <w:lvl w:ilvl="1" w:tplc="106EAA76">
      <w:start w:val="1"/>
      <w:numFmt w:val="bullet"/>
      <w:lvlText w:val="o"/>
      <w:lvlJc w:val="left"/>
      <w:pPr>
        <w:ind w:left="1440" w:hanging="360"/>
      </w:pPr>
      <w:rPr>
        <w:rFonts w:ascii="Courier New" w:hAnsi="Courier New" w:hint="default"/>
      </w:rPr>
    </w:lvl>
    <w:lvl w:ilvl="2" w:tplc="0A0CF21C">
      <w:start w:val="1"/>
      <w:numFmt w:val="bullet"/>
      <w:lvlText w:val=""/>
      <w:lvlJc w:val="left"/>
      <w:pPr>
        <w:ind w:left="2160" w:hanging="360"/>
      </w:pPr>
      <w:rPr>
        <w:rFonts w:ascii="Wingdings" w:hAnsi="Wingdings" w:hint="default"/>
      </w:rPr>
    </w:lvl>
    <w:lvl w:ilvl="3" w:tplc="ABE88702">
      <w:start w:val="1"/>
      <w:numFmt w:val="bullet"/>
      <w:lvlText w:val=""/>
      <w:lvlJc w:val="left"/>
      <w:pPr>
        <w:ind w:left="2880" w:hanging="360"/>
      </w:pPr>
      <w:rPr>
        <w:rFonts w:ascii="Symbol" w:hAnsi="Symbol" w:hint="default"/>
      </w:rPr>
    </w:lvl>
    <w:lvl w:ilvl="4" w:tplc="D506BE1A">
      <w:start w:val="1"/>
      <w:numFmt w:val="bullet"/>
      <w:lvlText w:val="o"/>
      <w:lvlJc w:val="left"/>
      <w:pPr>
        <w:ind w:left="3600" w:hanging="360"/>
      </w:pPr>
      <w:rPr>
        <w:rFonts w:ascii="Courier New" w:hAnsi="Courier New" w:hint="default"/>
      </w:rPr>
    </w:lvl>
    <w:lvl w:ilvl="5" w:tplc="5DB8B2A0">
      <w:start w:val="1"/>
      <w:numFmt w:val="bullet"/>
      <w:lvlText w:val=""/>
      <w:lvlJc w:val="left"/>
      <w:pPr>
        <w:ind w:left="4320" w:hanging="360"/>
      </w:pPr>
      <w:rPr>
        <w:rFonts w:ascii="Wingdings" w:hAnsi="Wingdings" w:hint="default"/>
      </w:rPr>
    </w:lvl>
    <w:lvl w:ilvl="6" w:tplc="57CA38FE">
      <w:start w:val="1"/>
      <w:numFmt w:val="bullet"/>
      <w:lvlText w:val=""/>
      <w:lvlJc w:val="left"/>
      <w:pPr>
        <w:ind w:left="5040" w:hanging="360"/>
      </w:pPr>
      <w:rPr>
        <w:rFonts w:ascii="Symbol" w:hAnsi="Symbol" w:hint="default"/>
      </w:rPr>
    </w:lvl>
    <w:lvl w:ilvl="7" w:tplc="D90A167E">
      <w:start w:val="1"/>
      <w:numFmt w:val="bullet"/>
      <w:lvlText w:val="o"/>
      <w:lvlJc w:val="left"/>
      <w:pPr>
        <w:ind w:left="5760" w:hanging="360"/>
      </w:pPr>
      <w:rPr>
        <w:rFonts w:ascii="Courier New" w:hAnsi="Courier New" w:hint="default"/>
      </w:rPr>
    </w:lvl>
    <w:lvl w:ilvl="8" w:tplc="56B4ACBE">
      <w:start w:val="1"/>
      <w:numFmt w:val="bullet"/>
      <w:lvlText w:val=""/>
      <w:lvlJc w:val="left"/>
      <w:pPr>
        <w:ind w:left="6480" w:hanging="360"/>
      </w:pPr>
      <w:rPr>
        <w:rFonts w:ascii="Wingdings" w:hAnsi="Wingdings" w:hint="default"/>
      </w:rPr>
    </w:lvl>
  </w:abstractNum>
  <w:abstractNum w:abstractNumId="2" w15:restartNumberingAfterBreak="0">
    <w:nsid w:val="04F99BB7"/>
    <w:multiLevelType w:val="hybridMultilevel"/>
    <w:tmpl w:val="FFFFFFFF"/>
    <w:lvl w:ilvl="0" w:tplc="088C2326">
      <w:start w:val="1"/>
      <w:numFmt w:val="bullet"/>
      <w:lvlText w:val=""/>
      <w:lvlJc w:val="left"/>
      <w:pPr>
        <w:ind w:left="720" w:hanging="360"/>
      </w:pPr>
      <w:rPr>
        <w:rFonts w:ascii="Symbol" w:hAnsi="Symbol" w:hint="default"/>
      </w:rPr>
    </w:lvl>
    <w:lvl w:ilvl="1" w:tplc="EBA00738">
      <w:start w:val="1"/>
      <w:numFmt w:val="bullet"/>
      <w:lvlText w:val="o"/>
      <w:lvlJc w:val="left"/>
      <w:pPr>
        <w:ind w:left="1440" w:hanging="360"/>
      </w:pPr>
      <w:rPr>
        <w:rFonts w:ascii="Courier New" w:hAnsi="Courier New" w:hint="default"/>
      </w:rPr>
    </w:lvl>
    <w:lvl w:ilvl="2" w:tplc="30269FAC">
      <w:start w:val="1"/>
      <w:numFmt w:val="bullet"/>
      <w:lvlText w:val=""/>
      <w:lvlJc w:val="left"/>
      <w:pPr>
        <w:ind w:left="2160" w:hanging="360"/>
      </w:pPr>
      <w:rPr>
        <w:rFonts w:ascii="Wingdings" w:hAnsi="Wingdings" w:hint="default"/>
      </w:rPr>
    </w:lvl>
    <w:lvl w:ilvl="3" w:tplc="29D2D4FA">
      <w:start w:val="1"/>
      <w:numFmt w:val="bullet"/>
      <w:lvlText w:val=""/>
      <w:lvlJc w:val="left"/>
      <w:pPr>
        <w:ind w:left="2880" w:hanging="360"/>
      </w:pPr>
      <w:rPr>
        <w:rFonts w:ascii="Symbol" w:hAnsi="Symbol" w:hint="default"/>
      </w:rPr>
    </w:lvl>
    <w:lvl w:ilvl="4" w:tplc="3B3E4782">
      <w:start w:val="1"/>
      <w:numFmt w:val="bullet"/>
      <w:lvlText w:val="o"/>
      <w:lvlJc w:val="left"/>
      <w:pPr>
        <w:ind w:left="3600" w:hanging="360"/>
      </w:pPr>
      <w:rPr>
        <w:rFonts w:ascii="Courier New" w:hAnsi="Courier New" w:hint="default"/>
      </w:rPr>
    </w:lvl>
    <w:lvl w:ilvl="5" w:tplc="9A264124">
      <w:start w:val="1"/>
      <w:numFmt w:val="bullet"/>
      <w:lvlText w:val=""/>
      <w:lvlJc w:val="left"/>
      <w:pPr>
        <w:ind w:left="4320" w:hanging="360"/>
      </w:pPr>
      <w:rPr>
        <w:rFonts w:ascii="Wingdings" w:hAnsi="Wingdings" w:hint="default"/>
      </w:rPr>
    </w:lvl>
    <w:lvl w:ilvl="6" w:tplc="58201D90">
      <w:start w:val="1"/>
      <w:numFmt w:val="bullet"/>
      <w:lvlText w:val=""/>
      <w:lvlJc w:val="left"/>
      <w:pPr>
        <w:ind w:left="5040" w:hanging="360"/>
      </w:pPr>
      <w:rPr>
        <w:rFonts w:ascii="Symbol" w:hAnsi="Symbol" w:hint="default"/>
      </w:rPr>
    </w:lvl>
    <w:lvl w:ilvl="7" w:tplc="63AADEFE">
      <w:start w:val="1"/>
      <w:numFmt w:val="bullet"/>
      <w:lvlText w:val="o"/>
      <w:lvlJc w:val="left"/>
      <w:pPr>
        <w:ind w:left="5760" w:hanging="360"/>
      </w:pPr>
      <w:rPr>
        <w:rFonts w:ascii="Courier New" w:hAnsi="Courier New" w:hint="default"/>
      </w:rPr>
    </w:lvl>
    <w:lvl w:ilvl="8" w:tplc="3B604FA6">
      <w:start w:val="1"/>
      <w:numFmt w:val="bullet"/>
      <w:lvlText w:val=""/>
      <w:lvlJc w:val="left"/>
      <w:pPr>
        <w:ind w:left="6480" w:hanging="360"/>
      </w:pPr>
      <w:rPr>
        <w:rFonts w:ascii="Wingdings" w:hAnsi="Wingdings" w:hint="default"/>
      </w:rPr>
    </w:lvl>
  </w:abstractNum>
  <w:abstractNum w:abstractNumId="3" w15:restartNumberingAfterBreak="0">
    <w:nsid w:val="09F4C4AE"/>
    <w:multiLevelType w:val="hybridMultilevel"/>
    <w:tmpl w:val="FFFFFFFF"/>
    <w:lvl w:ilvl="0" w:tplc="EFF06264">
      <w:start w:val="1"/>
      <w:numFmt w:val="bullet"/>
      <w:lvlText w:val="-"/>
      <w:lvlJc w:val="left"/>
      <w:pPr>
        <w:ind w:left="720" w:hanging="360"/>
      </w:pPr>
      <w:rPr>
        <w:rFonts w:ascii="Aptos" w:hAnsi="Aptos" w:hint="default"/>
      </w:rPr>
    </w:lvl>
    <w:lvl w:ilvl="1" w:tplc="09545832">
      <w:start w:val="1"/>
      <w:numFmt w:val="bullet"/>
      <w:lvlText w:val="o"/>
      <w:lvlJc w:val="left"/>
      <w:pPr>
        <w:ind w:left="1440" w:hanging="360"/>
      </w:pPr>
      <w:rPr>
        <w:rFonts w:ascii="Courier New" w:hAnsi="Courier New" w:hint="default"/>
      </w:rPr>
    </w:lvl>
    <w:lvl w:ilvl="2" w:tplc="CA4EB566">
      <w:start w:val="1"/>
      <w:numFmt w:val="bullet"/>
      <w:lvlText w:val=""/>
      <w:lvlJc w:val="left"/>
      <w:pPr>
        <w:ind w:left="2160" w:hanging="360"/>
      </w:pPr>
      <w:rPr>
        <w:rFonts w:ascii="Wingdings" w:hAnsi="Wingdings" w:hint="default"/>
      </w:rPr>
    </w:lvl>
    <w:lvl w:ilvl="3" w:tplc="89C61086">
      <w:start w:val="1"/>
      <w:numFmt w:val="bullet"/>
      <w:lvlText w:val=""/>
      <w:lvlJc w:val="left"/>
      <w:pPr>
        <w:ind w:left="2880" w:hanging="360"/>
      </w:pPr>
      <w:rPr>
        <w:rFonts w:ascii="Symbol" w:hAnsi="Symbol" w:hint="default"/>
      </w:rPr>
    </w:lvl>
    <w:lvl w:ilvl="4" w:tplc="290AD848">
      <w:start w:val="1"/>
      <w:numFmt w:val="bullet"/>
      <w:lvlText w:val="o"/>
      <w:lvlJc w:val="left"/>
      <w:pPr>
        <w:ind w:left="3600" w:hanging="360"/>
      </w:pPr>
      <w:rPr>
        <w:rFonts w:ascii="Courier New" w:hAnsi="Courier New" w:hint="default"/>
      </w:rPr>
    </w:lvl>
    <w:lvl w:ilvl="5" w:tplc="C7CC5128">
      <w:start w:val="1"/>
      <w:numFmt w:val="bullet"/>
      <w:lvlText w:val=""/>
      <w:lvlJc w:val="left"/>
      <w:pPr>
        <w:ind w:left="4320" w:hanging="360"/>
      </w:pPr>
      <w:rPr>
        <w:rFonts w:ascii="Wingdings" w:hAnsi="Wingdings" w:hint="default"/>
      </w:rPr>
    </w:lvl>
    <w:lvl w:ilvl="6" w:tplc="BD5887B4">
      <w:start w:val="1"/>
      <w:numFmt w:val="bullet"/>
      <w:lvlText w:val=""/>
      <w:lvlJc w:val="left"/>
      <w:pPr>
        <w:ind w:left="5040" w:hanging="360"/>
      </w:pPr>
      <w:rPr>
        <w:rFonts w:ascii="Symbol" w:hAnsi="Symbol" w:hint="default"/>
      </w:rPr>
    </w:lvl>
    <w:lvl w:ilvl="7" w:tplc="A754B696">
      <w:start w:val="1"/>
      <w:numFmt w:val="bullet"/>
      <w:lvlText w:val="o"/>
      <w:lvlJc w:val="left"/>
      <w:pPr>
        <w:ind w:left="5760" w:hanging="360"/>
      </w:pPr>
      <w:rPr>
        <w:rFonts w:ascii="Courier New" w:hAnsi="Courier New" w:hint="default"/>
      </w:rPr>
    </w:lvl>
    <w:lvl w:ilvl="8" w:tplc="06A410FA">
      <w:start w:val="1"/>
      <w:numFmt w:val="bullet"/>
      <w:lvlText w:val=""/>
      <w:lvlJc w:val="left"/>
      <w:pPr>
        <w:ind w:left="6480" w:hanging="360"/>
      </w:pPr>
      <w:rPr>
        <w:rFonts w:ascii="Wingdings" w:hAnsi="Wingdings" w:hint="default"/>
      </w:rPr>
    </w:lvl>
  </w:abstractNum>
  <w:abstractNum w:abstractNumId="4" w15:restartNumberingAfterBreak="0">
    <w:nsid w:val="0AF77E7E"/>
    <w:multiLevelType w:val="hybridMultilevel"/>
    <w:tmpl w:val="FFFFFFFF"/>
    <w:lvl w:ilvl="0" w:tplc="EE28161A">
      <w:start w:val="1"/>
      <w:numFmt w:val="decimal"/>
      <w:lvlText w:val="%1."/>
      <w:lvlJc w:val="left"/>
      <w:pPr>
        <w:ind w:left="720" w:hanging="360"/>
      </w:pPr>
    </w:lvl>
    <w:lvl w:ilvl="1" w:tplc="604E2E64">
      <w:start w:val="1"/>
      <w:numFmt w:val="lowerLetter"/>
      <w:lvlText w:val="%2."/>
      <w:lvlJc w:val="left"/>
      <w:pPr>
        <w:ind w:left="1440" w:hanging="360"/>
      </w:pPr>
    </w:lvl>
    <w:lvl w:ilvl="2" w:tplc="302433EA">
      <w:start w:val="1"/>
      <w:numFmt w:val="lowerRoman"/>
      <w:lvlText w:val="%3."/>
      <w:lvlJc w:val="right"/>
      <w:pPr>
        <w:ind w:left="2160" w:hanging="180"/>
      </w:pPr>
    </w:lvl>
    <w:lvl w:ilvl="3" w:tplc="F72E5A18">
      <w:start w:val="1"/>
      <w:numFmt w:val="decimal"/>
      <w:lvlText w:val="%4."/>
      <w:lvlJc w:val="left"/>
      <w:pPr>
        <w:ind w:left="2880" w:hanging="360"/>
      </w:pPr>
    </w:lvl>
    <w:lvl w:ilvl="4" w:tplc="AD4A80EA">
      <w:start w:val="1"/>
      <w:numFmt w:val="lowerLetter"/>
      <w:lvlText w:val="%5."/>
      <w:lvlJc w:val="left"/>
      <w:pPr>
        <w:ind w:left="3600" w:hanging="360"/>
      </w:pPr>
    </w:lvl>
    <w:lvl w:ilvl="5" w:tplc="23524E36">
      <w:start w:val="1"/>
      <w:numFmt w:val="lowerRoman"/>
      <w:lvlText w:val="%6."/>
      <w:lvlJc w:val="right"/>
      <w:pPr>
        <w:ind w:left="4320" w:hanging="180"/>
      </w:pPr>
    </w:lvl>
    <w:lvl w:ilvl="6" w:tplc="E9F283AA">
      <w:start w:val="1"/>
      <w:numFmt w:val="decimal"/>
      <w:lvlText w:val="%7."/>
      <w:lvlJc w:val="left"/>
      <w:pPr>
        <w:ind w:left="5040" w:hanging="360"/>
      </w:pPr>
    </w:lvl>
    <w:lvl w:ilvl="7" w:tplc="8A1E3530">
      <w:start w:val="1"/>
      <w:numFmt w:val="lowerLetter"/>
      <w:lvlText w:val="%8."/>
      <w:lvlJc w:val="left"/>
      <w:pPr>
        <w:ind w:left="5760" w:hanging="360"/>
      </w:pPr>
    </w:lvl>
    <w:lvl w:ilvl="8" w:tplc="C7406108">
      <w:start w:val="1"/>
      <w:numFmt w:val="lowerRoman"/>
      <w:lvlText w:val="%9."/>
      <w:lvlJc w:val="right"/>
      <w:pPr>
        <w:ind w:left="6480" w:hanging="180"/>
      </w:pPr>
    </w:lvl>
  </w:abstractNum>
  <w:abstractNum w:abstractNumId="5" w15:restartNumberingAfterBreak="0">
    <w:nsid w:val="0BAEA422"/>
    <w:multiLevelType w:val="hybridMultilevel"/>
    <w:tmpl w:val="FFFFFFFF"/>
    <w:lvl w:ilvl="0" w:tplc="E432DEF2">
      <w:start w:val="1"/>
      <w:numFmt w:val="decimal"/>
      <w:lvlText w:val="%1."/>
      <w:lvlJc w:val="left"/>
      <w:pPr>
        <w:ind w:left="720" w:hanging="360"/>
      </w:pPr>
      <w:rPr>
        <w:rFonts w:ascii="Times New Roman" w:hAnsi="Times New Roman" w:hint="default"/>
      </w:rPr>
    </w:lvl>
    <w:lvl w:ilvl="1" w:tplc="85B03FDE">
      <w:start w:val="1"/>
      <w:numFmt w:val="lowerLetter"/>
      <w:lvlText w:val="%2."/>
      <w:lvlJc w:val="left"/>
      <w:pPr>
        <w:ind w:left="1440" w:hanging="360"/>
      </w:pPr>
    </w:lvl>
    <w:lvl w:ilvl="2" w:tplc="98301130">
      <w:start w:val="1"/>
      <w:numFmt w:val="lowerRoman"/>
      <w:lvlText w:val="%3."/>
      <w:lvlJc w:val="right"/>
      <w:pPr>
        <w:ind w:left="2160" w:hanging="180"/>
      </w:pPr>
    </w:lvl>
    <w:lvl w:ilvl="3" w:tplc="E0327C5E">
      <w:start w:val="1"/>
      <w:numFmt w:val="decimal"/>
      <w:lvlText w:val="%4."/>
      <w:lvlJc w:val="left"/>
      <w:pPr>
        <w:ind w:left="2880" w:hanging="360"/>
      </w:pPr>
    </w:lvl>
    <w:lvl w:ilvl="4" w:tplc="9A043454">
      <w:start w:val="1"/>
      <w:numFmt w:val="lowerLetter"/>
      <w:lvlText w:val="%5."/>
      <w:lvlJc w:val="left"/>
      <w:pPr>
        <w:ind w:left="3600" w:hanging="360"/>
      </w:pPr>
    </w:lvl>
    <w:lvl w:ilvl="5" w:tplc="CBA41170">
      <w:start w:val="1"/>
      <w:numFmt w:val="lowerRoman"/>
      <w:lvlText w:val="%6."/>
      <w:lvlJc w:val="right"/>
      <w:pPr>
        <w:ind w:left="4320" w:hanging="180"/>
      </w:pPr>
    </w:lvl>
    <w:lvl w:ilvl="6" w:tplc="6A966E36">
      <w:start w:val="1"/>
      <w:numFmt w:val="decimal"/>
      <w:lvlText w:val="%7."/>
      <w:lvlJc w:val="left"/>
      <w:pPr>
        <w:ind w:left="5040" w:hanging="360"/>
      </w:pPr>
    </w:lvl>
    <w:lvl w:ilvl="7" w:tplc="8E3C02C4">
      <w:start w:val="1"/>
      <w:numFmt w:val="lowerLetter"/>
      <w:lvlText w:val="%8."/>
      <w:lvlJc w:val="left"/>
      <w:pPr>
        <w:ind w:left="5760" w:hanging="360"/>
      </w:pPr>
    </w:lvl>
    <w:lvl w:ilvl="8" w:tplc="8BEC7ABA">
      <w:start w:val="1"/>
      <w:numFmt w:val="lowerRoman"/>
      <w:lvlText w:val="%9."/>
      <w:lvlJc w:val="right"/>
      <w:pPr>
        <w:ind w:left="6480" w:hanging="180"/>
      </w:pPr>
    </w:lvl>
  </w:abstractNum>
  <w:abstractNum w:abstractNumId="6" w15:restartNumberingAfterBreak="0">
    <w:nsid w:val="0CD0CF5F"/>
    <w:multiLevelType w:val="hybridMultilevel"/>
    <w:tmpl w:val="FFFFFFFF"/>
    <w:lvl w:ilvl="0" w:tplc="FEF0F51C">
      <w:start w:val="1"/>
      <w:numFmt w:val="bullet"/>
      <w:lvlText w:val=""/>
      <w:lvlJc w:val="left"/>
      <w:pPr>
        <w:ind w:left="720" w:hanging="360"/>
      </w:pPr>
      <w:rPr>
        <w:rFonts w:ascii="Symbol" w:hAnsi="Symbol" w:hint="default"/>
      </w:rPr>
    </w:lvl>
    <w:lvl w:ilvl="1" w:tplc="E97CE274">
      <w:start w:val="1"/>
      <w:numFmt w:val="bullet"/>
      <w:lvlText w:val="o"/>
      <w:lvlJc w:val="left"/>
      <w:pPr>
        <w:ind w:left="1440" w:hanging="360"/>
      </w:pPr>
      <w:rPr>
        <w:rFonts w:ascii="Courier New" w:hAnsi="Courier New" w:hint="default"/>
      </w:rPr>
    </w:lvl>
    <w:lvl w:ilvl="2" w:tplc="10CE0756">
      <w:start w:val="1"/>
      <w:numFmt w:val="bullet"/>
      <w:lvlText w:val=""/>
      <w:lvlJc w:val="left"/>
      <w:pPr>
        <w:ind w:left="2160" w:hanging="360"/>
      </w:pPr>
      <w:rPr>
        <w:rFonts w:ascii="Wingdings" w:hAnsi="Wingdings" w:hint="default"/>
      </w:rPr>
    </w:lvl>
    <w:lvl w:ilvl="3" w:tplc="E8C451A0">
      <w:start w:val="1"/>
      <w:numFmt w:val="bullet"/>
      <w:lvlText w:val=""/>
      <w:lvlJc w:val="left"/>
      <w:pPr>
        <w:ind w:left="2880" w:hanging="360"/>
      </w:pPr>
      <w:rPr>
        <w:rFonts w:ascii="Symbol" w:hAnsi="Symbol" w:hint="default"/>
      </w:rPr>
    </w:lvl>
    <w:lvl w:ilvl="4" w:tplc="B864766C">
      <w:start w:val="1"/>
      <w:numFmt w:val="bullet"/>
      <w:lvlText w:val="o"/>
      <w:lvlJc w:val="left"/>
      <w:pPr>
        <w:ind w:left="3600" w:hanging="360"/>
      </w:pPr>
      <w:rPr>
        <w:rFonts w:ascii="Courier New" w:hAnsi="Courier New" w:hint="default"/>
      </w:rPr>
    </w:lvl>
    <w:lvl w:ilvl="5" w:tplc="9B628716">
      <w:start w:val="1"/>
      <w:numFmt w:val="bullet"/>
      <w:lvlText w:val=""/>
      <w:lvlJc w:val="left"/>
      <w:pPr>
        <w:ind w:left="4320" w:hanging="360"/>
      </w:pPr>
      <w:rPr>
        <w:rFonts w:ascii="Wingdings" w:hAnsi="Wingdings" w:hint="default"/>
      </w:rPr>
    </w:lvl>
    <w:lvl w:ilvl="6" w:tplc="C9E02C5C">
      <w:start w:val="1"/>
      <w:numFmt w:val="bullet"/>
      <w:lvlText w:val=""/>
      <w:lvlJc w:val="left"/>
      <w:pPr>
        <w:ind w:left="5040" w:hanging="360"/>
      </w:pPr>
      <w:rPr>
        <w:rFonts w:ascii="Symbol" w:hAnsi="Symbol" w:hint="default"/>
      </w:rPr>
    </w:lvl>
    <w:lvl w:ilvl="7" w:tplc="4558D21A">
      <w:start w:val="1"/>
      <w:numFmt w:val="bullet"/>
      <w:lvlText w:val="o"/>
      <w:lvlJc w:val="left"/>
      <w:pPr>
        <w:ind w:left="5760" w:hanging="360"/>
      </w:pPr>
      <w:rPr>
        <w:rFonts w:ascii="Courier New" w:hAnsi="Courier New" w:hint="default"/>
      </w:rPr>
    </w:lvl>
    <w:lvl w:ilvl="8" w:tplc="BCA23A98">
      <w:start w:val="1"/>
      <w:numFmt w:val="bullet"/>
      <w:lvlText w:val=""/>
      <w:lvlJc w:val="left"/>
      <w:pPr>
        <w:ind w:left="6480" w:hanging="360"/>
      </w:pPr>
      <w:rPr>
        <w:rFonts w:ascii="Wingdings" w:hAnsi="Wingdings" w:hint="default"/>
      </w:rPr>
    </w:lvl>
  </w:abstractNum>
  <w:abstractNum w:abstractNumId="7" w15:restartNumberingAfterBreak="0">
    <w:nsid w:val="0E7BD959"/>
    <w:multiLevelType w:val="hybridMultilevel"/>
    <w:tmpl w:val="FFFFFFFF"/>
    <w:lvl w:ilvl="0" w:tplc="EE224E34">
      <w:start w:val="1"/>
      <w:numFmt w:val="bullet"/>
      <w:lvlText w:val=""/>
      <w:lvlJc w:val="left"/>
      <w:pPr>
        <w:ind w:left="720" w:hanging="360"/>
      </w:pPr>
      <w:rPr>
        <w:rFonts w:ascii="Symbol" w:hAnsi="Symbol" w:hint="default"/>
      </w:rPr>
    </w:lvl>
    <w:lvl w:ilvl="1" w:tplc="A31A8488">
      <w:start w:val="1"/>
      <w:numFmt w:val="bullet"/>
      <w:lvlText w:val="o"/>
      <w:lvlJc w:val="left"/>
      <w:pPr>
        <w:ind w:left="1440" w:hanging="360"/>
      </w:pPr>
      <w:rPr>
        <w:rFonts w:ascii="Courier New" w:hAnsi="Courier New" w:hint="default"/>
      </w:rPr>
    </w:lvl>
    <w:lvl w:ilvl="2" w:tplc="CC1A7A08">
      <w:start w:val="1"/>
      <w:numFmt w:val="bullet"/>
      <w:lvlText w:val=""/>
      <w:lvlJc w:val="left"/>
      <w:pPr>
        <w:ind w:left="2160" w:hanging="360"/>
      </w:pPr>
      <w:rPr>
        <w:rFonts w:ascii="Wingdings" w:hAnsi="Wingdings" w:hint="default"/>
      </w:rPr>
    </w:lvl>
    <w:lvl w:ilvl="3" w:tplc="21A63698">
      <w:start w:val="1"/>
      <w:numFmt w:val="bullet"/>
      <w:lvlText w:val=""/>
      <w:lvlJc w:val="left"/>
      <w:pPr>
        <w:ind w:left="2880" w:hanging="360"/>
      </w:pPr>
      <w:rPr>
        <w:rFonts w:ascii="Symbol" w:hAnsi="Symbol" w:hint="default"/>
      </w:rPr>
    </w:lvl>
    <w:lvl w:ilvl="4" w:tplc="F6F847C2">
      <w:start w:val="1"/>
      <w:numFmt w:val="bullet"/>
      <w:lvlText w:val="o"/>
      <w:lvlJc w:val="left"/>
      <w:pPr>
        <w:ind w:left="3600" w:hanging="360"/>
      </w:pPr>
      <w:rPr>
        <w:rFonts w:ascii="Courier New" w:hAnsi="Courier New" w:hint="default"/>
      </w:rPr>
    </w:lvl>
    <w:lvl w:ilvl="5" w:tplc="694883F2">
      <w:start w:val="1"/>
      <w:numFmt w:val="bullet"/>
      <w:lvlText w:val=""/>
      <w:lvlJc w:val="left"/>
      <w:pPr>
        <w:ind w:left="4320" w:hanging="360"/>
      </w:pPr>
      <w:rPr>
        <w:rFonts w:ascii="Wingdings" w:hAnsi="Wingdings" w:hint="default"/>
      </w:rPr>
    </w:lvl>
    <w:lvl w:ilvl="6" w:tplc="75D4C1AC">
      <w:start w:val="1"/>
      <w:numFmt w:val="bullet"/>
      <w:lvlText w:val=""/>
      <w:lvlJc w:val="left"/>
      <w:pPr>
        <w:ind w:left="5040" w:hanging="360"/>
      </w:pPr>
      <w:rPr>
        <w:rFonts w:ascii="Symbol" w:hAnsi="Symbol" w:hint="default"/>
      </w:rPr>
    </w:lvl>
    <w:lvl w:ilvl="7" w:tplc="90D81F8C">
      <w:start w:val="1"/>
      <w:numFmt w:val="bullet"/>
      <w:lvlText w:val="o"/>
      <w:lvlJc w:val="left"/>
      <w:pPr>
        <w:ind w:left="5760" w:hanging="360"/>
      </w:pPr>
      <w:rPr>
        <w:rFonts w:ascii="Courier New" w:hAnsi="Courier New" w:hint="default"/>
      </w:rPr>
    </w:lvl>
    <w:lvl w:ilvl="8" w:tplc="97D440EE">
      <w:start w:val="1"/>
      <w:numFmt w:val="bullet"/>
      <w:lvlText w:val=""/>
      <w:lvlJc w:val="left"/>
      <w:pPr>
        <w:ind w:left="6480" w:hanging="360"/>
      </w:pPr>
      <w:rPr>
        <w:rFonts w:ascii="Wingdings" w:hAnsi="Wingdings" w:hint="default"/>
      </w:rPr>
    </w:lvl>
  </w:abstractNum>
  <w:abstractNum w:abstractNumId="8" w15:restartNumberingAfterBreak="0">
    <w:nsid w:val="0E8A6C22"/>
    <w:multiLevelType w:val="hybridMultilevel"/>
    <w:tmpl w:val="FFFFFFFF"/>
    <w:lvl w:ilvl="0" w:tplc="83AA9E1C">
      <w:start w:val="1"/>
      <w:numFmt w:val="bullet"/>
      <w:lvlText w:val=""/>
      <w:lvlJc w:val="left"/>
      <w:pPr>
        <w:ind w:left="720" w:hanging="360"/>
      </w:pPr>
      <w:rPr>
        <w:rFonts w:ascii="Symbol" w:hAnsi="Symbol" w:hint="default"/>
      </w:rPr>
    </w:lvl>
    <w:lvl w:ilvl="1" w:tplc="2B606638">
      <w:start w:val="1"/>
      <w:numFmt w:val="bullet"/>
      <w:lvlText w:val="o"/>
      <w:lvlJc w:val="left"/>
      <w:pPr>
        <w:ind w:left="1440" w:hanging="360"/>
      </w:pPr>
      <w:rPr>
        <w:rFonts w:ascii="Courier New" w:hAnsi="Courier New" w:hint="default"/>
      </w:rPr>
    </w:lvl>
    <w:lvl w:ilvl="2" w:tplc="CFAC9464">
      <w:start w:val="1"/>
      <w:numFmt w:val="bullet"/>
      <w:lvlText w:val=""/>
      <w:lvlJc w:val="left"/>
      <w:pPr>
        <w:ind w:left="2160" w:hanging="360"/>
      </w:pPr>
      <w:rPr>
        <w:rFonts w:ascii="Wingdings" w:hAnsi="Wingdings" w:hint="default"/>
      </w:rPr>
    </w:lvl>
    <w:lvl w:ilvl="3" w:tplc="6952F26C">
      <w:start w:val="1"/>
      <w:numFmt w:val="bullet"/>
      <w:lvlText w:val=""/>
      <w:lvlJc w:val="left"/>
      <w:pPr>
        <w:ind w:left="2880" w:hanging="360"/>
      </w:pPr>
      <w:rPr>
        <w:rFonts w:ascii="Symbol" w:hAnsi="Symbol" w:hint="default"/>
      </w:rPr>
    </w:lvl>
    <w:lvl w:ilvl="4" w:tplc="C2E8E656">
      <w:start w:val="1"/>
      <w:numFmt w:val="bullet"/>
      <w:lvlText w:val="o"/>
      <w:lvlJc w:val="left"/>
      <w:pPr>
        <w:ind w:left="3600" w:hanging="360"/>
      </w:pPr>
      <w:rPr>
        <w:rFonts w:ascii="Courier New" w:hAnsi="Courier New" w:hint="default"/>
      </w:rPr>
    </w:lvl>
    <w:lvl w:ilvl="5" w:tplc="09369610">
      <w:start w:val="1"/>
      <w:numFmt w:val="bullet"/>
      <w:lvlText w:val=""/>
      <w:lvlJc w:val="left"/>
      <w:pPr>
        <w:ind w:left="4320" w:hanging="360"/>
      </w:pPr>
      <w:rPr>
        <w:rFonts w:ascii="Wingdings" w:hAnsi="Wingdings" w:hint="default"/>
      </w:rPr>
    </w:lvl>
    <w:lvl w:ilvl="6" w:tplc="4978CF04">
      <w:start w:val="1"/>
      <w:numFmt w:val="bullet"/>
      <w:lvlText w:val=""/>
      <w:lvlJc w:val="left"/>
      <w:pPr>
        <w:ind w:left="5040" w:hanging="360"/>
      </w:pPr>
      <w:rPr>
        <w:rFonts w:ascii="Symbol" w:hAnsi="Symbol" w:hint="default"/>
      </w:rPr>
    </w:lvl>
    <w:lvl w:ilvl="7" w:tplc="53A8D7FE">
      <w:start w:val="1"/>
      <w:numFmt w:val="bullet"/>
      <w:lvlText w:val="o"/>
      <w:lvlJc w:val="left"/>
      <w:pPr>
        <w:ind w:left="5760" w:hanging="360"/>
      </w:pPr>
      <w:rPr>
        <w:rFonts w:ascii="Courier New" w:hAnsi="Courier New" w:hint="default"/>
      </w:rPr>
    </w:lvl>
    <w:lvl w:ilvl="8" w:tplc="BBD0B516">
      <w:start w:val="1"/>
      <w:numFmt w:val="bullet"/>
      <w:lvlText w:val=""/>
      <w:lvlJc w:val="left"/>
      <w:pPr>
        <w:ind w:left="6480" w:hanging="360"/>
      </w:pPr>
      <w:rPr>
        <w:rFonts w:ascii="Wingdings" w:hAnsi="Wingdings" w:hint="default"/>
      </w:rPr>
    </w:lvl>
  </w:abstractNum>
  <w:abstractNum w:abstractNumId="9" w15:restartNumberingAfterBreak="0">
    <w:nsid w:val="0ED8E790"/>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F849134"/>
    <w:multiLevelType w:val="hybridMultilevel"/>
    <w:tmpl w:val="FFFFFFFF"/>
    <w:lvl w:ilvl="0" w:tplc="765ABBFA">
      <w:start w:val="1"/>
      <w:numFmt w:val="decimal"/>
      <w:lvlText w:val="%1."/>
      <w:lvlJc w:val="left"/>
      <w:pPr>
        <w:ind w:left="420" w:hanging="360"/>
      </w:pPr>
      <w:rPr>
        <w:rFonts w:ascii="Times New Roman" w:hAnsi="Times New Roman" w:hint="default"/>
      </w:rPr>
    </w:lvl>
    <w:lvl w:ilvl="1" w:tplc="20444E80">
      <w:start w:val="1"/>
      <w:numFmt w:val="lowerLetter"/>
      <w:lvlText w:val="%2."/>
      <w:lvlJc w:val="left"/>
      <w:pPr>
        <w:ind w:left="1440" w:hanging="360"/>
      </w:pPr>
    </w:lvl>
    <w:lvl w:ilvl="2" w:tplc="EBA4A938">
      <w:start w:val="1"/>
      <w:numFmt w:val="lowerRoman"/>
      <w:lvlText w:val="%3."/>
      <w:lvlJc w:val="right"/>
      <w:pPr>
        <w:ind w:left="2160" w:hanging="180"/>
      </w:pPr>
    </w:lvl>
    <w:lvl w:ilvl="3" w:tplc="6ABE6C70">
      <w:start w:val="1"/>
      <w:numFmt w:val="decimal"/>
      <w:lvlText w:val="%4."/>
      <w:lvlJc w:val="left"/>
      <w:pPr>
        <w:ind w:left="2880" w:hanging="360"/>
      </w:pPr>
    </w:lvl>
    <w:lvl w:ilvl="4" w:tplc="8458BFD8">
      <w:start w:val="1"/>
      <w:numFmt w:val="lowerLetter"/>
      <w:lvlText w:val="%5."/>
      <w:lvlJc w:val="left"/>
      <w:pPr>
        <w:ind w:left="3600" w:hanging="360"/>
      </w:pPr>
    </w:lvl>
    <w:lvl w:ilvl="5" w:tplc="5D68C734">
      <w:start w:val="1"/>
      <w:numFmt w:val="lowerRoman"/>
      <w:lvlText w:val="%6."/>
      <w:lvlJc w:val="right"/>
      <w:pPr>
        <w:ind w:left="4320" w:hanging="180"/>
      </w:pPr>
    </w:lvl>
    <w:lvl w:ilvl="6" w:tplc="A2D2E082">
      <w:start w:val="1"/>
      <w:numFmt w:val="decimal"/>
      <w:lvlText w:val="%7."/>
      <w:lvlJc w:val="left"/>
      <w:pPr>
        <w:ind w:left="5040" w:hanging="360"/>
      </w:pPr>
    </w:lvl>
    <w:lvl w:ilvl="7" w:tplc="9156F4E8">
      <w:start w:val="1"/>
      <w:numFmt w:val="lowerLetter"/>
      <w:lvlText w:val="%8."/>
      <w:lvlJc w:val="left"/>
      <w:pPr>
        <w:ind w:left="5760" w:hanging="360"/>
      </w:pPr>
    </w:lvl>
    <w:lvl w:ilvl="8" w:tplc="1B9CA808">
      <w:start w:val="1"/>
      <w:numFmt w:val="lowerRoman"/>
      <w:lvlText w:val="%9."/>
      <w:lvlJc w:val="right"/>
      <w:pPr>
        <w:ind w:left="6480" w:hanging="180"/>
      </w:pPr>
    </w:lvl>
  </w:abstractNum>
  <w:abstractNum w:abstractNumId="11" w15:restartNumberingAfterBreak="0">
    <w:nsid w:val="10C333EF"/>
    <w:multiLevelType w:val="hybridMultilevel"/>
    <w:tmpl w:val="FFFFFFFF"/>
    <w:lvl w:ilvl="0" w:tplc="FE7EEDC6">
      <w:start w:val="1"/>
      <w:numFmt w:val="bullet"/>
      <w:lvlText w:val=""/>
      <w:lvlJc w:val="left"/>
      <w:pPr>
        <w:ind w:left="720" w:hanging="360"/>
      </w:pPr>
      <w:rPr>
        <w:rFonts w:ascii="Symbol" w:hAnsi="Symbol" w:hint="default"/>
      </w:rPr>
    </w:lvl>
    <w:lvl w:ilvl="1" w:tplc="8680685E">
      <w:start w:val="1"/>
      <w:numFmt w:val="bullet"/>
      <w:lvlText w:val="o"/>
      <w:lvlJc w:val="left"/>
      <w:pPr>
        <w:ind w:left="1440" w:hanging="360"/>
      </w:pPr>
      <w:rPr>
        <w:rFonts w:ascii="Courier New" w:hAnsi="Courier New" w:hint="default"/>
      </w:rPr>
    </w:lvl>
    <w:lvl w:ilvl="2" w:tplc="37F4EE78">
      <w:start w:val="1"/>
      <w:numFmt w:val="bullet"/>
      <w:lvlText w:val=""/>
      <w:lvlJc w:val="left"/>
      <w:pPr>
        <w:ind w:left="2160" w:hanging="360"/>
      </w:pPr>
      <w:rPr>
        <w:rFonts w:ascii="Wingdings" w:hAnsi="Wingdings" w:hint="default"/>
      </w:rPr>
    </w:lvl>
    <w:lvl w:ilvl="3" w:tplc="02748BA0">
      <w:start w:val="1"/>
      <w:numFmt w:val="bullet"/>
      <w:lvlText w:val=""/>
      <w:lvlJc w:val="left"/>
      <w:pPr>
        <w:ind w:left="2880" w:hanging="360"/>
      </w:pPr>
      <w:rPr>
        <w:rFonts w:ascii="Symbol" w:hAnsi="Symbol" w:hint="default"/>
      </w:rPr>
    </w:lvl>
    <w:lvl w:ilvl="4" w:tplc="DA2EA9B6">
      <w:start w:val="1"/>
      <w:numFmt w:val="bullet"/>
      <w:lvlText w:val="o"/>
      <w:lvlJc w:val="left"/>
      <w:pPr>
        <w:ind w:left="3600" w:hanging="360"/>
      </w:pPr>
      <w:rPr>
        <w:rFonts w:ascii="Courier New" w:hAnsi="Courier New" w:hint="default"/>
      </w:rPr>
    </w:lvl>
    <w:lvl w:ilvl="5" w:tplc="14AA08A2">
      <w:start w:val="1"/>
      <w:numFmt w:val="bullet"/>
      <w:lvlText w:val=""/>
      <w:lvlJc w:val="left"/>
      <w:pPr>
        <w:ind w:left="4320" w:hanging="360"/>
      </w:pPr>
      <w:rPr>
        <w:rFonts w:ascii="Wingdings" w:hAnsi="Wingdings" w:hint="default"/>
      </w:rPr>
    </w:lvl>
    <w:lvl w:ilvl="6" w:tplc="AF1446DA">
      <w:start w:val="1"/>
      <w:numFmt w:val="bullet"/>
      <w:lvlText w:val=""/>
      <w:lvlJc w:val="left"/>
      <w:pPr>
        <w:ind w:left="5040" w:hanging="360"/>
      </w:pPr>
      <w:rPr>
        <w:rFonts w:ascii="Symbol" w:hAnsi="Symbol" w:hint="default"/>
      </w:rPr>
    </w:lvl>
    <w:lvl w:ilvl="7" w:tplc="8AAA34AE">
      <w:start w:val="1"/>
      <w:numFmt w:val="bullet"/>
      <w:lvlText w:val="o"/>
      <w:lvlJc w:val="left"/>
      <w:pPr>
        <w:ind w:left="5760" w:hanging="360"/>
      </w:pPr>
      <w:rPr>
        <w:rFonts w:ascii="Courier New" w:hAnsi="Courier New" w:hint="default"/>
      </w:rPr>
    </w:lvl>
    <w:lvl w:ilvl="8" w:tplc="579C8BA6">
      <w:start w:val="1"/>
      <w:numFmt w:val="bullet"/>
      <w:lvlText w:val=""/>
      <w:lvlJc w:val="left"/>
      <w:pPr>
        <w:ind w:left="6480" w:hanging="360"/>
      </w:pPr>
      <w:rPr>
        <w:rFonts w:ascii="Wingdings" w:hAnsi="Wingdings" w:hint="default"/>
      </w:rPr>
    </w:lvl>
  </w:abstractNum>
  <w:abstractNum w:abstractNumId="12" w15:restartNumberingAfterBreak="0">
    <w:nsid w:val="1181C7C0"/>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3E75A3F"/>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4ED5B55"/>
    <w:multiLevelType w:val="hybridMultilevel"/>
    <w:tmpl w:val="FFFFFFFF"/>
    <w:lvl w:ilvl="0" w:tplc="386CF25E">
      <w:start w:val="1"/>
      <w:numFmt w:val="bullet"/>
      <w:lvlText w:val=""/>
      <w:lvlJc w:val="left"/>
      <w:pPr>
        <w:ind w:left="720" w:hanging="360"/>
      </w:pPr>
      <w:rPr>
        <w:rFonts w:ascii="Symbol" w:hAnsi="Symbol" w:hint="default"/>
      </w:rPr>
    </w:lvl>
    <w:lvl w:ilvl="1" w:tplc="9482A9F8">
      <w:start w:val="1"/>
      <w:numFmt w:val="bullet"/>
      <w:lvlText w:val="o"/>
      <w:lvlJc w:val="left"/>
      <w:pPr>
        <w:ind w:left="1440" w:hanging="360"/>
      </w:pPr>
      <w:rPr>
        <w:rFonts w:ascii="Courier New" w:hAnsi="Courier New" w:hint="default"/>
      </w:rPr>
    </w:lvl>
    <w:lvl w:ilvl="2" w:tplc="1EF639AE">
      <w:start w:val="1"/>
      <w:numFmt w:val="bullet"/>
      <w:lvlText w:val=""/>
      <w:lvlJc w:val="left"/>
      <w:pPr>
        <w:ind w:left="2160" w:hanging="360"/>
      </w:pPr>
      <w:rPr>
        <w:rFonts w:ascii="Wingdings" w:hAnsi="Wingdings" w:hint="default"/>
      </w:rPr>
    </w:lvl>
    <w:lvl w:ilvl="3" w:tplc="53401A74">
      <w:start w:val="1"/>
      <w:numFmt w:val="bullet"/>
      <w:lvlText w:val=""/>
      <w:lvlJc w:val="left"/>
      <w:pPr>
        <w:ind w:left="2880" w:hanging="360"/>
      </w:pPr>
      <w:rPr>
        <w:rFonts w:ascii="Symbol" w:hAnsi="Symbol" w:hint="default"/>
      </w:rPr>
    </w:lvl>
    <w:lvl w:ilvl="4" w:tplc="12A8FFE0">
      <w:start w:val="1"/>
      <w:numFmt w:val="bullet"/>
      <w:lvlText w:val="o"/>
      <w:lvlJc w:val="left"/>
      <w:pPr>
        <w:ind w:left="3600" w:hanging="360"/>
      </w:pPr>
      <w:rPr>
        <w:rFonts w:ascii="Courier New" w:hAnsi="Courier New" w:hint="default"/>
      </w:rPr>
    </w:lvl>
    <w:lvl w:ilvl="5" w:tplc="D7580766">
      <w:start w:val="1"/>
      <w:numFmt w:val="bullet"/>
      <w:lvlText w:val=""/>
      <w:lvlJc w:val="left"/>
      <w:pPr>
        <w:ind w:left="4320" w:hanging="360"/>
      </w:pPr>
      <w:rPr>
        <w:rFonts w:ascii="Wingdings" w:hAnsi="Wingdings" w:hint="default"/>
      </w:rPr>
    </w:lvl>
    <w:lvl w:ilvl="6" w:tplc="417EE344">
      <w:start w:val="1"/>
      <w:numFmt w:val="bullet"/>
      <w:lvlText w:val=""/>
      <w:lvlJc w:val="left"/>
      <w:pPr>
        <w:ind w:left="5040" w:hanging="360"/>
      </w:pPr>
      <w:rPr>
        <w:rFonts w:ascii="Symbol" w:hAnsi="Symbol" w:hint="default"/>
      </w:rPr>
    </w:lvl>
    <w:lvl w:ilvl="7" w:tplc="6B4CA654">
      <w:start w:val="1"/>
      <w:numFmt w:val="bullet"/>
      <w:lvlText w:val="o"/>
      <w:lvlJc w:val="left"/>
      <w:pPr>
        <w:ind w:left="5760" w:hanging="360"/>
      </w:pPr>
      <w:rPr>
        <w:rFonts w:ascii="Courier New" w:hAnsi="Courier New" w:hint="default"/>
      </w:rPr>
    </w:lvl>
    <w:lvl w:ilvl="8" w:tplc="8116A996">
      <w:start w:val="1"/>
      <w:numFmt w:val="bullet"/>
      <w:lvlText w:val=""/>
      <w:lvlJc w:val="left"/>
      <w:pPr>
        <w:ind w:left="6480" w:hanging="360"/>
      </w:pPr>
      <w:rPr>
        <w:rFonts w:ascii="Wingdings" w:hAnsi="Wingdings" w:hint="default"/>
      </w:rPr>
    </w:lvl>
  </w:abstractNum>
  <w:abstractNum w:abstractNumId="15" w15:restartNumberingAfterBreak="0">
    <w:nsid w:val="15689AD2"/>
    <w:multiLevelType w:val="hybridMultilevel"/>
    <w:tmpl w:val="FFFFFFFF"/>
    <w:lvl w:ilvl="0" w:tplc="CD166F6A">
      <w:start w:val="1"/>
      <w:numFmt w:val="bullet"/>
      <w:lvlText w:val=""/>
      <w:lvlJc w:val="left"/>
      <w:pPr>
        <w:ind w:left="720" w:hanging="360"/>
      </w:pPr>
      <w:rPr>
        <w:rFonts w:ascii="Symbol" w:hAnsi="Symbol" w:hint="default"/>
      </w:rPr>
    </w:lvl>
    <w:lvl w:ilvl="1" w:tplc="D8CA44FE">
      <w:start w:val="1"/>
      <w:numFmt w:val="bullet"/>
      <w:lvlText w:val="o"/>
      <w:lvlJc w:val="left"/>
      <w:pPr>
        <w:ind w:left="1440" w:hanging="360"/>
      </w:pPr>
      <w:rPr>
        <w:rFonts w:ascii="Courier New" w:hAnsi="Courier New" w:hint="default"/>
      </w:rPr>
    </w:lvl>
    <w:lvl w:ilvl="2" w:tplc="3D18356E">
      <w:start w:val="1"/>
      <w:numFmt w:val="bullet"/>
      <w:lvlText w:val=""/>
      <w:lvlJc w:val="left"/>
      <w:pPr>
        <w:ind w:left="2160" w:hanging="360"/>
      </w:pPr>
      <w:rPr>
        <w:rFonts w:ascii="Wingdings" w:hAnsi="Wingdings" w:hint="default"/>
      </w:rPr>
    </w:lvl>
    <w:lvl w:ilvl="3" w:tplc="2AD452EC">
      <w:start w:val="1"/>
      <w:numFmt w:val="bullet"/>
      <w:lvlText w:val=""/>
      <w:lvlJc w:val="left"/>
      <w:pPr>
        <w:ind w:left="2880" w:hanging="360"/>
      </w:pPr>
      <w:rPr>
        <w:rFonts w:ascii="Symbol" w:hAnsi="Symbol" w:hint="default"/>
      </w:rPr>
    </w:lvl>
    <w:lvl w:ilvl="4" w:tplc="BB40134E">
      <w:start w:val="1"/>
      <w:numFmt w:val="bullet"/>
      <w:lvlText w:val="o"/>
      <w:lvlJc w:val="left"/>
      <w:pPr>
        <w:ind w:left="3600" w:hanging="360"/>
      </w:pPr>
      <w:rPr>
        <w:rFonts w:ascii="Courier New" w:hAnsi="Courier New" w:hint="default"/>
      </w:rPr>
    </w:lvl>
    <w:lvl w:ilvl="5" w:tplc="14D8EFDC">
      <w:start w:val="1"/>
      <w:numFmt w:val="bullet"/>
      <w:lvlText w:val=""/>
      <w:lvlJc w:val="left"/>
      <w:pPr>
        <w:ind w:left="4320" w:hanging="360"/>
      </w:pPr>
      <w:rPr>
        <w:rFonts w:ascii="Wingdings" w:hAnsi="Wingdings" w:hint="default"/>
      </w:rPr>
    </w:lvl>
    <w:lvl w:ilvl="6" w:tplc="60481258">
      <w:start w:val="1"/>
      <w:numFmt w:val="bullet"/>
      <w:lvlText w:val=""/>
      <w:lvlJc w:val="left"/>
      <w:pPr>
        <w:ind w:left="5040" w:hanging="360"/>
      </w:pPr>
      <w:rPr>
        <w:rFonts w:ascii="Symbol" w:hAnsi="Symbol" w:hint="default"/>
      </w:rPr>
    </w:lvl>
    <w:lvl w:ilvl="7" w:tplc="37121640">
      <w:start w:val="1"/>
      <w:numFmt w:val="bullet"/>
      <w:lvlText w:val="o"/>
      <w:lvlJc w:val="left"/>
      <w:pPr>
        <w:ind w:left="5760" w:hanging="360"/>
      </w:pPr>
      <w:rPr>
        <w:rFonts w:ascii="Courier New" w:hAnsi="Courier New" w:hint="default"/>
      </w:rPr>
    </w:lvl>
    <w:lvl w:ilvl="8" w:tplc="DED4E83A">
      <w:start w:val="1"/>
      <w:numFmt w:val="bullet"/>
      <w:lvlText w:val=""/>
      <w:lvlJc w:val="left"/>
      <w:pPr>
        <w:ind w:left="6480" w:hanging="360"/>
      </w:pPr>
      <w:rPr>
        <w:rFonts w:ascii="Wingdings" w:hAnsi="Wingdings" w:hint="default"/>
      </w:rPr>
    </w:lvl>
  </w:abstractNum>
  <w:abstractNum w:abstractNumId="16" w15:restartNumberingAfterBreak="0">
    <w:nsid w:val="166372DD"/>
    <w:multiLevelType w:val="hybridMultilevel"/>
    <w:tmpl w:val="FFFFFFFF"/>
    <w:lvl w:ilvl="0" w:tplc="CD7A3BCA">
      <w:start w:val="1"/>
      <w:numFmt w:val="bullet"/>
      <w:lvlText w:val=""/>
      <w:lvlJc w:val="left"/>
      <w:pPr>
        <w:ind w:left="720" w:hanging="360"/>
      </w:pPr>
      <w:rPr>
        <w:rFonts w:ascii="Symbol" w:hAnsi="Symbol" w:hint="default"/>
      </w:rPr>
    </w:lvl>
    <w:lvl w:ilvl="1" w:tplc="1862C59C">
      <w:start w:val="1"/>
      <w:numFmt w:val="bullet"/>
      <w:lvlText w:val="o"/>
      <w:lvlJc w:val="left"/>
      <w:pPr>
        <w:ind w:left="1440" w:hanging="360"/>
      </w:pPr>
      <w:rPr>
        <w:rFonts w:ascii="Courier New" w:hAnsi="Courier New" w:hint="default"/>
      </w:rPr>
    </w:lvl>
    <w:lvl w:ilvl="2" w:tplc="AD74C55C">
      <w:start w:val="1"/>
      <w:numFmt w:val="bullet"/>
      <w:lvlText w:val=""/>
      <w:lvlJc w:val="left"/>
      <w:pPr>
        <w:ind w:left="2160" w:hanging="360"/>
      </w:pPr>
      <w:rPr>
        <w:rFonts w:ascii="Wingdings" w:hAnsi="Wingdings" w:hint="default"/>
      </w:rPr>
    </w:lvl>
    <w:lvl w:ilvl="3" w:tplc="EDB4B010">
      <w:start w:val="1"/>
      <w:numFmt w:val="bullet"/>
      <w:lvlText w:val=""/>
      <w:lvlJc w:val="left"/>
      <w:pPr>
        <w:ind w:left="2880" w:hanging="360"/>
      </w:pPr>
      <w:rPr>
        <w:rFonts w:ascii="Symbol" w:hAnsi="Symbol" w:hint="default"/>
      </w:rPr>
    </w:lvl>
    <w:lvl w:ilvl="4" w:tplc="DF487D6C">
      <w:start w:val="1"/>
      <w:numFmt w:val="bullet"/>
      <w:lvlText w:val="o"/>
      <w:lvlJc w:val="left"/>
      <w:pPr>
        <w:ind w:left="3600" w:hanging="360"/>
      </w:pPr>
      <w:rPr>
        <w:rFonts w:ascii="Courier New" w:hAnsi="Courier New" w:hint="default"/>
      </w:rPr>
    </w:lvl>
    <w:lvl w:ilvl="5" w:tplc="2FA8CF26">
      <w:start w:val="1"/>
      <w:numFmt w:val="bullet"/>
      <w:lvlText w:val=""/>
      <w:lvlJc w:val="left"/>
      <w:pPr>
        <w:ind w:left="4320" w:hanging="360"/>
      </w:pPr>
      <w:rPr>
        <w:rFonts w:ascii="Wingdings" w:hAnsi="Wingdings" w:hint="default"/>
      </w:rPr>
    </w:lvl>
    <w:lvl w:ilvl="6" w:tplc="5EEE3D90">
      <w:start w:val="1"/>
      <w:numFmt w:val="bullet"/>
      <w:lvlText w:val=""/>
      <w:lvlJc w:val="left"/>
      <w:pPr>
        <w:ind w:left="5040" w:hanging="360"/>
      </w:pPr>
      <w:rPr>
        <w:rFonts w:ascii="Symbol" w:hAnsi="Symbol" w:hint="default"/>
      </w:rPr>
    </w:lvl>
    <w:lvl w:ilvl="7" w:tplc="374237F4">
      <w:start w:val="1"/>
      <w:numFmt w:val="bullet"/>
      <w:lvlText w:val="o"/>
      <w:lvlJc w:val="left"/>
      <w:pPr>
        <w:ind w:left="5760" w:hanging="360"/>
      </w:pPr>
      <w:rPr>
        <w:rFonts w:ascii="Courier New" w:hAnsi="Courier New" w:hint="default"/>
      </w:rPr>
    </w:lvl>
    <w:lvl w:ilvl="8" w:tplc="FDF425E6">
      <w:start w:val="1"/>
      <w:numFmt w:val="bullet"/>
      <w:lvlText w:val=""/>
      <w:lvlJc w:val="left"/>
      <w:pPr>
        <w:ind w:left="6480" w:hanging="360"/>
      </w:pPr>
      <w:rPr>
        <w:rFonts w:ascii="Wingdings" w:hAnsi="Wingdings" w:hint="default"/>
      </w:rPr>
    </w:lvl>
  </w:abstractNum>
  <w:abstractNum w:abstractNumId="17" w15:restartNumberingAfterBreak="0">
    <w:nsid w:val="1787C602"/>
    <w:multiLevelType w:val="hybridMultilevel"/>
    <w:tmpl w:val="FFFFFFFF"/>
    <w:lvl w:ilvl="0" w:tplc="8690AE66">
      <w:start w:val="1"/>
      <w:numFmt w:val="bullet"/>
      <w:lvlText w:val=""/>
      <w:lvlJc w:val="left"/>
      <w:pPr>
        <w:ind w:left="720" w:hanging="360"/>
      </w:pPr>
      <w:rPr>
        <w:rFonts w:ascii="Symbol" w:hAnsi="Symbol" w:hint="default"/>
      </w:rPr>
    </w:lvl>
    <w:lvl w:ilvl="1" w:tplc="308487C4">
      <w:start w:val="1"/>
      <w:numFmt w:val="bullet"/>
      <w:lvlText w:val="o"/>
      <w:lvlJc w:val="left"/>
      <w:pPr>
        <w:ind w:left="1440" w:hanging="360"/>
      </w:pPr>
      <w:rPr>
        <w:rFonts w:ascii="Courier New" w:hAnsi="Courier New" w:hint="default"/>
      </w:rPr>
    </w:lvl>
    <w:lvl w:ilvl="2" w:tplc="DF14C460">
      <w:start w:val="1"/>
      <w:numFmt w:val="bullet"/>
      <w:lvlText w:val=""/>
      <w:lvlJc w:val="left"/>
      <w:pPr>
        <w:ind w:left="2160" w:hanging="360"/>
      </w:pPr>
      <w:rPr>
        <w:rFonts w:ascii="Wingdings" w:hAnsi="Wingdings" w:hint="default"/>
      </w:rPr>
    </w:lvl>
    <w:lvl w:ilvl="3" w:tplc="20AA8CC0">
      <w:start w:val="1"/>
      <w:numFmt w:val="bullet"/>
      <w:lvlText w:val=""/>
      <w:lvlJc w:val="left"/>
      <w:pPr>
        <w:ind w:left="2880" w:hanging="360"/>
      </w:pPr>
      <w:rPr>
        <w:rFonts w:ascii="Symbol" w:hAnsi="Symbol" w:hint="default"/>
      </w:rPr>
    </w:lvl>
    <w:lvl w:ilvl="4" w:tplc="1B74A558">
      <w:start w:val="1"/>
      <w:numFmt w:val="bullet"/>
      <w:lvlText w:val="o"/>
      <w:lvlJc w:val="left"/>
      <w:pPr>
        <w:ind w:left="3600" w:hanging="360"/>
      </w:pPr>
      <w:rPr>
        <w:rFonts w:ascii="Courier New" w:hAnsi="Courier New" w:hint="default"/>
      </w:rPr>
    </w:lvl>
    <w:lvl w:ilvl="5" w:tplc="C4A45102">
      <w:start w:val="1"/>
      <w:numFmt w:val="bullet"/>
      <w:lvlText w:val=""/>
      <w:lvlJc w:val="left"/>
      <w:pPr>
        <w:ind w:left="4320" w:hanging="360"/>
      </w:pPr>
      <w:rPr>
        <w:rFonts w:ascii="Wingdings" w:hAnsi="Wingdings" w:hint="default"/>
      </w:rPr>
    </w:lvl>
    <w:lvl w:ilvl="6" w:tplc="2200C170">
      <w:start w:val="1"/>
      <w:numFmt w:val="bullet"/>
      <w:lvlText w:val=""/>
      <w:lvlJc w:val="left"/>
      <w:pPr>
        <w:ind w:left="5040" w:hanging="360"/>
      </w:pPr>
      <w:rPr>
        <w:rFonts w:ascii="Symbol" w:hAnsi="Symbol" w:hint="default"/>
      </w:rPr>
    </w:lvl>
    <w:lvl w:ilvl="7" w:tplc="61AEC03E">
      <w:start w:val="1"/>
      <w:numFmt w:val="bullet"/>
      <w:lvlText w:val="o"/>
      <w:lvlJc w:val="left"/>
      <w:pPr>
        <w:ind w:left="5760" w:hanging="360"/>
      </w:pPr>
      <w:rPr>
        <w:rFonts w:ascii="Courier New" w:hAnsi="Courier New" w:hint="default"/>
      </w:rPr>
    </w:lvl>
    <w:lvl w:ilvl="8" w:tplc="919A29C0">
      <w:start w:val="1"/>
      <w:numFmt w:val="bullet"/>
      <w:lvlText w:val=""/>
      <w:lvlJc w:val="left"/>
      <w:pPr>
        <w:ind w:left="6480" w:hanging="360"/>
      </w:pPr>
      <w:rPr>
        <w:rFonts w:ascii="Wingdings" w:hAnsi="Wingdings" w:hint="default"/>
      </w:rPr>
    </w:lvl>
  </w:abstractNum>
  <w:abstractNum w:abstractNumId="18" w15:restartNumberingAfterBreak="0">
    <w:nsid w:val="19CBCC50"/>
    <w:multiLevelType w:val="hybridMultilevel"/>
    <w:tmpl w:val="FFFFFFFF"/>
    <w:lvl w:ilvl="0" w:tplc="A5423D6E">
      <w:start w:val="1"/>
      <w:numFmt w:val="bullet"/>
      <w:lvlText w:val="-"/>
      <w:lvlJc w:val="left"/>
      <w:pPr>
        <w:ind w:left="720" w:hanging="360"/>
      </w:pPr>
      <w:rPr>
        <w:rFonts w:ascii="Aptos" w:hAnsi="Aptos" w:hint="default"/>
      </w:rPr>
    </w:lvl>
    <w:lvl w:ilvl="1" w:tplc="0726B2AC">
      <w:start w:val="1"/>
      <w:numFmt w:val="bullet"/>
      <w:lvlText w:val="o"/>
      <w:lvlJc w:val="left"/>
      <w:pPr>
        <w:ind w:left="1440" w:hanging="360"/>
      </w:pPr>
      <w:rPr>
        <w:rFonts w:ascii="Courier New" w:hAnsi="Courier New" w:hint="default"/>
      </w:rPr>
    </w:lvl>
    <w:lvl w:ilvl="2" w:tplc="0762B2CA">
      <w:start w:val="1"/>
      <w:numFmt w:val="bullet"/>
      <w:lvlText w:val=""/>
      <w:lvlJc w:val="left"/>
      <w:pPr>
        <w:ind w:left="2160" w:hanging="360"/>
      </w:pPr>
      <w:rPr>
        <w:rFonts w:ascii="Wingdings" w:hAnsi="Wingdings" w:hint="default"/>
      </w:rPr>
    </w:lvl>
    <w:lvl w:ilvl="3" w:tplc="A588EB4E">
      <w:start w:val="1"/>
      <w:numFmt w:val="bullet"/>
      <w:lvlText w:val=""/>
      <w:lvlJc w:val="left"/>
      <w:pPr>
        <w:ind w:left="2880" w:hanging="360"/>
      </w:pPr>
      <w:rPr>
        <w:rFonts w:ascii="Symbol" w:hAnsi="Symbol" w:hint="default"/>
      </w:rPr>
    </w:lvl>
    <w:lvl w:ilvl="4" w:tplc="C80289DC">
      <w:start w:val="1"/>
      <w:numFmt w:val="bullet"/>
      <w:lvlText w:val="o"/>
      <w:lvlJc w:val="left"/>
      <w:pPr>
        <w:ind w:left="3600" w:hanging="360"/>
      </w:pPr>
      <w:rPr>
        <w:rFonts w:ascii="Courier New" w:hAnsi="Courier New" w:hint="default"/>
      </w:rPr>
    </w:lvl>
    <w:lvl w:ilvl="5" w:tplc="42E0FF92">
      <w:start w:val="1"/>
      <w:numFmt w:val="bullet"/>
      <w:lvlText w:val=""/>
      <w:lvlJc w:val="left"/>
      <w:pPr>
        <w:ind w:left="4320" w:hanging="360"/>
      </w:pPr>
      <w:rPr>
        <w:rFonts w:ascii="Wingdings" w:hAnsi="Wingdings" w:hint="default"/>
      </w:rPr>
    </w:lvl>
    <w:lvl w:ilvl="6" w:tplc="28D4B5E8">
      <w:start w:val="1"/>
      <w:numFmt w:val="bullet"/>
      <w:lvlText w:val=""/>
      <w:lvlJc w:val="left"/>
      <w:pPr>
        <w:ind w:left="5040" w:hanging="360"/>
      </w:pPr>
      <w:rPr>
        <w:rFonts w:ascii="Symbol" w:hAnsi="Symbol" w:hint="default"/>
      </w:rPr>
    </w:lvl>
    <w:lvl w:ilvl="7" w:tplc="03C6358C">
      <w:start w:val="1"/>
      <w:numFmt w:val="bullet"/>
      <w:lvlText w:val="o"/>
      <w:lvlJc w:val="left"/>
      <w:pPr>
        <w:ind w:left="5760" w:hanging="360"/>
      </w:pPr>
      <w:rPr>
        <w:rFonts w:ascii="Courier New" w:hAnsi="Courier New" w:hint="default"/>
      </w:rPr>
    </w:lvl>
    <w:lvl w:ilvl="8" w:tplc="8946B444">
      <w:start w:val="1"/>
      <w:numFmt w:val="bullet"/>
      <w:lvlText w:val=""/>
      <w:lvlJc w:val="left"/>
      <w:pPr>
        <w:ind w:left="6480" w:hanging="360"/>
      </w:pPr>
      <w:rPr>
        <w:rFonts w:ascii="Wingdings" w:hAnsi="Wingdings" w:hint="default"/>
      </w:rPr>
    </w:lvl>
  </w:abstractNum>
  <w:abstractNum w:abstractNumId="19" w15:restartNumberingAfterBreak="0">
    <w:nsid w:val="1C3D9B25"/>
    <w:multiLevelType w:val="hybridMultilevel"/>
    <w:tmpl w:val="FFFFFFFF"/>
    <w:lvl w:ilvl="0" w:tplc="7B1EA022">
      <w:start w:val="1"/>
      <w:numFmt w:val="bullet"/>
      <w:lvlText w:val="-"/>
      <w:lvlJc w:val="left"/>
      <w:pPr>
        <w:ind w:left="720" w:hanging="360"/>
      </w:pPr>
      <w:rPr>
        <w:rFonts w:ascii="Aptos" w:hAnsi="Aptos" w:hint="default"/>
      </w:rPr>
    </w:lvl>
    <w:lvl w:ilvl="1" w:tplc="D9F6585A">
      <w:start w:val="1"/>
      <w:numFmt w:val="bullet"/>
      <w:lvlText w:val="o"/>
      <w:lvlJc w:val="left"/>
      <w:pPr>
        <w:ind w:left="1440" w:hanging="360"/>
      </w:pPr>
      <w:rPr>
        <w:rFonts w:ascii="Courier New" w:hAnsi="Courier New" w:hint="default"/>
      </w:rPr>
    </w:lvl>
    <w:lvl w:ilvl="2" w:tplc="D4F0B2A4">
      <w:start w:val="1"/>
      <w:numFmt w:val="bullet"/>
      <w:lvlText w:val=""/>
      <w:lvlJc w:val="left"/>
      <w:pPr>
        <w:ind w:left="2160" w:hanging="360"/>
      </w:pPr>
      <w:rPr>
        <w:rFonts w:ascii="Wingdings" w:hAnsi="Wingdings" w:hint="default"/>
      </w:rPr>
    </w:lvl>
    <w:lvl w:ilvl="3" w:tplc="CE868B66">
      <w:start w:val="1"/>
      <w:numFmt w:val="bullet"/>
      <w:lvlText w:val=""/>
      <w:lvlJc w:val="left"/>
      <w:pPr>
        <w:ind w:left="2880" w:hanging="360"/>
      </w:pPr>
      <w:rPr>
        <w:rFonts w:ascii="Symbol" w:hAnsi="Symbol" w:hint="default"/>
      </w:rPr>
    </w:lvl>
    <w:lvl w:ilvl="4" w:tplc="2B7CA84A">
      <w:start w:val="1"/>
      <w:numFmt w:val="bullet"/>
      <w:lvlText w:val="o"/>
      <w:lvlJc w:val="left"/>
      <w:pPr>
        <w:ind w:left="3600" w:hanging="360"/>
      </w:pPr>
      <w:rPr>
        <w:rFonts w:ascii="Courier New" w:hAnsi="Courier New" w:hint="default"/>
      </w:rPr>
    </w:lvl>
    <w:lvl w:ilvl="5" w:tplc="A0F0971E">
      <w:start w:val="1"/>
      <w:numFmt w:val="bullet"/>
      <w:lvlText w:val=""/>
      <w:lvlJc w:val="left"/>
      <w:pPr>
        <w:ind w:left="4320" w:hanging="360"/>
      </w:pPr>
      <w:rPr>
        <w:rFonts w:ascii="Wingdings" w:hAnsi="Wingdings" w:hint="default"/>
      </w:rPr>
    </w:lvl>
    <w:lvl w:ilvl="6" w:tplc="08DE91C8">
      <w:start w:val="1"/>
      <w:numFmt w:val="bullet"/>
      <w:lvlText w:val=""/>
      <w:lvlJc w:val="left"/>
      <w:pPr>
        <w:ind w:left="5040" w:hanging="360"/>
      </w:pPr>
      <w:rPr>
        <w:rFonts w:ascii="Symbol" w:hAnsi="Symbol" w:hint="default"/>
      </w:rPr>
    </w:lvl>
    <w:lvl w:ilvl="7" w:tplc="3660939C">
      <w:start w:val="1"/>
      <w:numFmt w:val="bullet"/>
      <w:lvlText w:val="o"/>
      <w:lvlJc w:val="left"/>
      <w:pPr>
        <w:ind w:left="5760" w:hanging="360"/>
      </w:pPr>
      <w:rPr>
        <w:rFonts w:ascii="Courier New" w:hAnsi="Courier New" w:hint="default"/>
      </w:rPr>
    </w:lvl>
    <w:lvl w:ilvl="8" w:tplc="475E4D66">
      <w:start w:val="1"/>
      <w:numFmt w:val="bullet"/>
      <w:lvlText w:val=""/>
      <w:lvlJc w:val="left"/>
      <w:pPr>
        <w:ind w:left="6480" w:hanging="360"/>
      </w:pPr>
      <w:rPr>
        <w:rFonts w:ascii="Wingdings" w:hAnsi="Wingdings" w:hint="default"/>
      </w:rPr>
    </w:lvl>
  </w:abstractNum>
  <w:abstractNum w:abstractNumId="20" w15:restartNumberingAfterBreak="0">
    <w:nsid w:val="1D6E61CF"/>
    <w:multiLevelType w:val="hybridMultilevel"/>
    <w:tmpl w:val="FFFFFFFF"/>
    <w:lvl w:ilvl="0" w:tplc="AED6E688">
      <w:start w:val="1"/>
      <w:numFmt w:val="bullet"/>
      <w:lvlText w:val=""/>
      <w:lvlJc w:val="left"/>
      <w:pPr>
        <w:ind w:left="720" w:hanging="360"/>
      </w:pPr>
      <w:rPr>
        <w:rFonts w:ascii="Symbol" w:hAnsi="Symbol" w:hint="default"/>
      </w:rPr>
    </w:lvl>
    <w:lvl w:ilvl="1" w:tplc="753E69B8">
      <w:start w:val="1"/>
      <w:numFmt w:val="bullet"/>
      <w:lvlText w:val="o"/>
      <w:lvlJc w:val="left"/>
      <w:pPr>
        <w:ind w:left="1440" w:hanging="360"/>
      </w:pPr>
      <w:rPr>
        <w:rFonts w:ascii="Courier New" w:hAnsi="Courier New" w:hint="default"/>
      </w:rPr>
    </w:lvl>
    <w:lvl w:ilvl="2" w:tplc="28801D3E">
      <w:start w:val="1"/>
      <w:numFmt w:val="bullet"/>
      <w:lvlText w:val=""/>
      <w:lvlJc w:val="left"/>
      <w:pPr>
        <w:ind w:left="2160" w:hanging="360"/>
      </w:pPr>
      <w:rPr>
        <w:rFonts w:ascii="Wingdings" w:hAnsi="Wingdings" w:hint="default"/>
      </w:rPr>
    </w:lvl>
    <w:lvl w:ilvl="3" w:tplc="215045E2">
      <w:start w:val="1"/>
      <w:numFmt w:val="bullet"/>
      <w:lvlText w:val=""/>
      <w:lvlJc w:val="left"/>
      <w:pPr>
        <w:ind w:left="2880" w:hanging="360"/>
      </w:pPr>
      <w:rPr>
        <w:rFonts w:ascii="Symbol" w:hAnsi="Symbol" w:hint="default"/>
      </w:rPr>
    </w:lvl>
    <w:lvl w:ilvl="4" w:tplc="6126716A">
      <w:start w:val="1"/>
      <w:numFmt w:val="bullet"/>
      <w:lvlText w:val="o"/>
      <w:lvlJc w:val="left"/>
      <w:pPr>
        <w:ind w:left="3600" w:hanging="360"/>
      </w:pPr>
      <w:rPr>
        <w:rFonts w:ascii="Courier New" w:hAnsi="Courier New" w:hint="default"/>
      </w:rPr>
    </w:lvl>
    <w:lvl w:ilvl="5" w:tplc="6ED8DA98">
      <w:start w:val="1"/>
      <w:numFmt w:val="bullet"/>
      <w:lvlText w:val=""/>
      <w:lvlJc w:val="left"/>
      <w:pPr>
        <w:ind w:left="4320" w:hanging="360"/>
      </w:pPr>
      <w:rPr>
        <w:rFonts w:ascii="Wingdings" w:hAnsi="Wingdings" w:hint="default"/>
      </w:rPr>
    </w:lvl>
    <w:lvl w:ilvl="6" w:tplc="B2501A3C">
      <w:start w:val="1"/>
      <w:numFmt w:val="bullet"/>
      <w:lvlText w:val=""/>
      <w:lvlJc w:val="left"/>
      <w:pPr>
        <w:ind w:left="5040" w:hanging="360"/>
      </w:pPr>
      <w:rPr>
        <w:rFonts w:ascii="Symbol" w:hAnsi="Symbol" w:hint="default"/>
      </w:rPr>
    </w:lvl>
    <w:lvl w:ilvl="7" w:tplc="D402F79A">
      <w:start w:val="1"/>
      <w:numFmt w:val="bullet"/>
      <w:lvlText w:val="o"/>
      <w:lvlJc w:val="left"/>
      <w:pPr>
        <w:ind w:left="5760" w:hanging="360"/>
      </w:pPr>
      <w:rPr>
        <w:rFonts w:ascii="Courier New" w:hAnsi="Courier New" w:hint="default"/>
      </w:rPr>
    </w:lvl>
    <w:lvl w:ilvl="8" w:tplc="9500C120">
      <w:start w:val="1"/>
      <w:numFmt w:val="bullet"/>
      <w:lvlText w:val=""/>
      <w:lvlJc w:val="left"/>
      <w:pPr>
        <w:ind w:left="6480" w:hanging="360"/>
      </w:pPr>
      <w:rPr>
        <w:rFonts w:ascii="Wingdings" w:hAnsi="Wingdings" w:hint="default"/>
      </w:rPr>
    </w:lvl>
  </w:abstractNum>
  <w:abstractNum w:abstractNumId="21" w15:restartNumberingAfterBreak="0">
    <w:nsid w:val="22ECA0BC"/>
    <w:multiLevelType w:val="hybridMultilevel"/>
    <w:tmpl w:val="FFFFFFFF"/>
    <w:lvl w:ilvl="0" w:tplc="3F3AE3A4">
      <w:start w:val="1"/>
      <w:numFmt w:val="bullet"/>
      <w:lvlText w:val=""/>
      <w:lvlJc w:val="left"/>
      <w:pPr>
        <w:ind w:left="720" w:hanging="360"/>
      </w:pPr>
      <w:rPr>
        <w:rFonts w:ascii="Symbol" w:hAnsi="Symbol" w:hint="default"/>
      </w:rPr>
    </w:lvl>
    <w:lvl w:ilvl="1" w:tplc="9A2C2806">
      <w:start w:val="1"/>
      <w:numFmt w:val="bullet"/>
      <w:lvlText w:val="o"/>
      <w:lvlJc w:val="left"/>
      <w:pPr>
        <w:ind w:left="1440" w:hanging="360"/>
      </w:pPr>
      <w:rPr>
        <w:rFonts w:ascii="Courier New" w:hAnsi="Courier New" w:hint="default"/>
      </w:rPr>
    </w:lvl>
    <w:lvl w:ilvl="2" w:tplc="FA8085BC">
      <w:start w:val="1"/>
      <w:numFmt w:val="bullet"/>
      <w:lvlText w:val=""/>
      <w:lvlJc w:val="left"/>
      <w:pPr>
        <w:ind w:left="2160" w:hanging="360"/>
      </w:pPr>
      <w:rPr>
        <w:rFonts w:ascii="Wingdings" w:hAnsi="Wingdings" w:hint="default"/>
      </w:rPr>
    </w:lvl>
    <w:lvl w:ilvl="3" w:tplc="1CC29238">
      <w:start w:val="1"/>
      <w:numFmt w:val="bullet"/>
      <w:lvlText w:val=""/>
      <w:lvlJc w:val="left"/>
      <w:pPr>
        <w:ind w:left="2880" w:hanging="360"/>
      </w:pPr>
      <w:rPr>
        <w:rFonts w:ascii="Symbol" w:hAnsi="Symbol" w:hint="default"/>
      </w:rPr>
    </w:lvl>
    <w:lvl w:ilvl="4" w:tplc="11A08BAE">
      <w:start w:val="1"/>
      <w:numFmt w:val="bullet"/>
      <w:lvlText w:val="o"/>
      <w:lvlJc w:val="left"/>
      <w:pPr>
        <w:ind w:left="3600" w:hanging="360"/>
      </w:pPr>
      <w:rPr>
        <w:rFonts w:ascii="Courier New" w:hAnsi="Courier New" w:hint="default"/>
      </w:rPr>
    </w:lvl>
    <w:lvl w:ilvl="5" w:tplc="046848EC">
      <w:start w:val="1"/>
      <w:numFmt w:val="bullet"/>
      <w:lvlText w:val=""/>
      <w:lvlJc w:val="left"/>
      <w:pPr>
        <w:ind w:left="4320" w:hanging="360"/>
      </w:pPr>
      <w:rPr>
        <w:rFonts w:ascii="Wingdings" w:hAnsi="Wingdings" w:hint="default"/>
      </w:rPr>
    </w:lvl>
    <w:lvl w:ilvl="6" w:tplc="F9782356">
      <w:start w:val="1"/>
      <w:numFmt w:val="bullet"/>
      <w:lvlText w:val=""/>
      <w:lvlJc w:val="left"/>
      <w:pPr>
        <w:ind w:left="5040" w:hanging="360"/>
      </w:pPr>
      <w:rPr>
        <w:rFonts w:ascii="Symbol" w:hAnsi="Symbol" w:hint="default"/>
      </w:rPr>
    </w:lvl>
    <w:lvl w:ilvl="7" w:tplc="1EBA4DCC">
      <w:start w:val="1"/>
      <w:numFmt w:val="bullet"/>
      <w:lvlText w:val="o"/>
      <w:lvlJc w:val="left"/>
      <w:pPr>
        <w:ind w:left="5760" w:hanging="360"/>
      </w:pPr>
      <w:rPr>
        <w:rFonts w:ascii="Courier New" w:hAnsi="Courier New" w:hint="default"/>
      </w:rPr>
    </w:lvl>
    <w:lvl w:ilvl="8" w:tplc="15EEC814">
      <w:start w:val="1"/>
      <w:numFmt w:val="bullet"/>
      <w:lvlText w:val=""/>
      <w:lvlJc w:val="left"/>
      <w:pPr>
        <w:ind w:left="6480" w:hanging="360"/>
      </w:pPr>
      <w:rPr>
        <w:rFonts w:ascii="Wingdings" w:hAnsi="Wingdings" w:hint="default"/>
      </w:rPr>
    </w:lvl>
  </w:abstractNum>
  <w:abstractNum w:abstractNumId="22" w15:restartNumberingAfterBreak="0">
    <w:nsid w:val="238C2774"/>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3BB7EB4"/>
    <w:multiLevelType w:val="hybridMultilevel"/>
    <w:tmpl w:val="4C885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87A514"/>
    <w:multiLevelType w:val="hybridMultilevel"/>
    <w:tmpl w:val="FFFFFFFF"/>
    <w:lvl w:ilvl="0" w:tplc="2EA4C548">
      <w:start w:val="1"/>
      <w:numFmt w:val="bullet"/>
      <w:lvlText w:val=""/>
      <w:lvlJc w:val="left"/>
      <w:pPr>
        <w:ind w:left="720" w:hanging="360"/>
      </w:pPr>
      <w:rPr>
        <w:rFonts w:ascii="Symbol" w:hAnsi="Symbol" w:hint="default"/>
      </w:rPr>
    </w:lvl>
    <w:lvl w:ilvl="1" w:tplc="EAE042A6">
      <w:start w:val="1"/>
      <w:numFmt w:val="bullet"/>
      <w:lvlText w:val="o"/>
      <w:lvlJc w:val="left"/>
      <w:pPr>
        <w:ind w:left="1440" w:hanging="360"/>
      </w:pPr>
      <w:rPr>
        <w:rFonts w:ascii="Courier New" w:hAnsi="Courier New" w:hint="default"/>
      </w:rPr>
    </w:lvl>
    <w:lvl w:ilvl="2" w:tplc="5CB64E98">
      <w:start w:val="1"/>
      <w:numFmt w:val="bullet"/>
      <w:lvlText w:val=""/>
      <w:lvlJc w:val="left"/>
      <w:pPr>
        <w:ind w:left="2160" w:hanging="360"/>
      </w:pPr>
      <w:rPr>
        <w:rFonts w:ascii="Wingdings" w:hAnsi="Wingdings" w:hint="default"/>
      </w:rPr>
    </w:lvl>
    <w:lvl w:ilvl="3" w:tplc="A112DC40">
      <w:start w:val="1"/>
      <w:numFmt w:val="bullet"/>
      <w:lvlText w:val=""/>
      <w:lvlJc w:val="left"/>
      <w:pPr>
        <w:ind w:left="2880" w:hanging="360"/>
      </w:pPr>
      <w:rPr>
        <w:rFonts w:ascii="Symbol" w:hAnsi="Symbol" w:hint="default"/>
      </w:rPr>
    </w:lvl>
    <w:lvl w:ilvl="4" w:tplc="0CEACD14">
      <w:start w:val="1"/>
      <w:numFmt w:val="bullet"/>
      <w:lvlText w:val="o"/>
      <w:lvlJc w:val="left"/>
      <w:pPr>
        <w:ind w:left="3600" w:hanging="360"/>
      </w:pPr>
      <w:rPr>
        <w:rFonts w:ascii="Courier New" w:hAnsi="Courier New" w:hint="default"/>
      </w:rPr>
    </w:lvl>
    <w:lvl w:ilvl="5" w:tplc="1B8AE208">
      <w:start w:val="1"/>
      <w:numFmt w:val="bullet"/>
      <w:lvlText w:val=""/>
      <w:lvlJc w:val="left"/>
      <w:pPr>
        <w:ind w:left="4320" w:hanging="360"/>
      </w:pPr>
      <w:rPr>
        <w:rFonts w:ascii="Wingdings" w:hAnsi="Wingdings" w:hint="default"/>
      </w:rPr>
    </w:lvl>
    <w:lvl w:ilvl="6" w:tplc="FFC838DE">
      <w:start w:val="1"/>
      <w:numFmt w:val="bullet"/>
      <w:lvlText w:val=""/>
      <w:lvlJc w:val="left"/>
      <w:pPr>
        <w:ind w:left="5040" w:hanging="360"/>
      </w:pPr>
      <w:rPr>
        <w:rFonts w:ascii="Symbol" w:hAnsi="Symbol" w:hint="default"/>
      </w:rPr>
    </w:lvl>
    <w:lvl w:ilvl="7" w:tplc="E98AF5B8">
      <w:start w:val="1"/>
      <w:numFmt w:val="bullet"/>
      <w:lvlText w:val="o"/>
      <w:lvlJc w:val="left"/>
      <w:pPr>
        <w:ind w:left="5760" w:hanging="360"/>
      </w:pPr>
      <w:rPr>
        <w:rFonts w:ascii="Courier New" w:hAnsi="Courier New" w:hint="default"/>
      </w:rPr>
    </w:lvl>
    <w:lvl w:ilvl="8" w:tplc="5F141564">
      <w:start w:val="1"/>
      <w:numFmt w:val="bullet"/>
      <w:lvlText w:val=""/>
      <w:lvlJc w:val="left"/>
      <w:pPr>
        <w:ind w:left="6480" w:hanging="360"/>
      </w:pPr>
      <w:rPr>
        <w:rFonts w:ascii="Wingdings" w:hAnsi="Wingdings" w:hint="default"/>
      </w:rPr>
    </w:lvl>
  </w:abstractNum>
  <w:abstractNum w:abstractNumId="25" w15:restartNumberingAfterBreak="0">
    <w:nsid w:val="293E3216"/>
    <w:multiLevelType w:val="hybridMultilevel"/>
    <w:tmpl w:val="FFFFFFFF"/>
    <w:lvl w:ilvl="0" w:tplc="66042070">
      <w:start w:val="1"/>
      <w:numFmt w:val="bullet"/>
      <w:lvlText w:val="-"/>
      <w:lvlJc w:val="left"/>
      <w:pPr>
        <w:ind w:left="720" w:hanging="360"/>
      </w:pPr>
      <w:rPr>
        <w:rFonts w:ascii="Aptos" w:hAnsi="Aptos" w:hint="default"/>
      </w:rPr>
    </w:lvl>
    <w:lvl w:ilvl="1" w:tplc="E912DFCA">
      <w:start w:val="1"/>
      <w:numFmt w:val="bullet"/>
      <w:lvlText w:val="o"/>
      <w:lvlJc w:val="left"/>
      <w:pPr>
        <w:ind w:left="1440" w:hanging="360"/>
      </w:pPr>
      <w:rPr>
        <w:rFonts w:ascii="Courier New" w:hAnsi="Courier New" w:hint="default"/>
      </w:rPr>
    </w:lvl>
    <w:lvl w:ilvl="2" w:tplc="F1A85462">
      <w:start w:val="1"/>
      <w:numFmt w:val="bullet"/>
      <w:lvlText w:val=""/>
      <w:lvlJc w:val="left"/>
      <w:pPr>
        <w:ind w:left="2160" w:hanging="360"/>
      </w:pPr>
      <w:rPr>
        <w:rFonts w:ascii="Wingdings" w:hAnsi="Wingdings" w:hint="default"/>
      </w:rPr>
    </w:lvl>
    <w:lvl w:ilvl="3" w:tplc="A2169F0C">
      <w:start w:val="1"/>
      <w:numFmt w:val="bullet"/>
      <w:lvlText w:val=""/>
      <w:lvlJc w:val="left"/>
      <w:pPr>
        <w:ind w:left="2880" w:hanging="360"/>
      </w:pPr>
      <w:rPr>
        <w:rFonts w:ascii="Symbol" w:hAnsi="Symbol" w:hint="default"/>
      </w:rPr>
    </w:lvl>
    <w:lvl w:ilvl="4" w:tplc="4016F7BE">
      <w:start w:val="1"/>
      <w:numFmt w:val="bullet"/>
      <w:lvlText w:val="o"/>
      <w:lvlJc w:val="left"/>
      <w:pPr>
        <w:ind w:left="3600" w:hanging="360"/>
      </w:pPr>
      <w:rPr>
        <w:rFonts w:ascii="Courier New" w:hAnsi="Courier New" w:hint="default"/>
      </w:rPr>
    </w:lvl>
    <w:lvl w:ilvl="5" w:tplc="FE72F0C0">
      <w:start w:val="1"/>
      <w:numFmt w:val="bullet"/>
      <w:lvlText w:val=""/>
      <w:lvlJc w:val="left"/>
      <w:pPr>
        <w:ind w:left="4320" w:hanging="360"/>
      </w:pPr>
      <w:rPr>
        <w:rFonts w:ascii="Wingdings" w:hAnsi="Wingdings" w:hint="default"/>
      </w:rPr>
    </w:lvl>
    <w:lvl w:ilvl="6" w:tplc="74B4A736">
      <w:start w:val="1"/>
      <w:numFmt w:val="bullet"/>
      <w:lvlText w:val=""/>
      <w:lvlJc w:val="left"/>
      <w:pPr>
        <w:ind w:left="5040" w:hanging="360"/>
      </w:pPr>
      <w:rPr>
        <w:rFonts w:ascii="Symbol" w:hAnsi="Symbol" w:hint="default"/>
      </w:rPr>
    </w:lvl>
    <w:lvl w:ilvl="7" w:tplc="5E401E8C">
      <w:start w:val="1"/>
      <w:numFmt w:val="bullet"/>
      <w:lvlText w:val="o"/>
      <w:lvlJc w:val="left"/>
      <w:pPr>
        <w:ind w:left="5760" w:hanging="360"/>
      </w:pPr>
      <w:rPr>
        <w:rFonts w:ascii="Courier New" w:hAnsi="Courier New" w:hint="default"/>
      </w:rPr>
    </w:lvl>
    <w:lvl w:ilvl="8" w:tplc="28AE1920">
      <w:start w:val="1"/>
      <w:numFmt w:val="bullet"/>
      <w:lvlText w:val=""/>
      <w:lvlJc w:val="left"/>
      <w:pPr>
        <w:ind w:left="6480" w:hanging="360"/>
      </w:pPr>
      <w:rPr>
        <w:rFonts w:ascii="Wingdings" w:hAnsi="Wingdings" w:hint="default"/>
      </w:rPr>
    </w:lvl>
  </w:abstractNum>
  <w:abstractNum w:abstractNumId="26" w15:restartNumberingAfterBreak="0">
    <w:nsid w:val="2C897B3A"/>
    <w:multiLevelType w:val="hybridMultilevel"/>
    <w:tmpl w:val="FFFFFFFF"/>
    <w:lvl w:ilvl="0" w:tplc="1A8494E0">
      <w:start w:val="1"/>
      <w:numFmt w:val="decimal"/>
      <w:lvlText w:val="%1."/>
      <w:lvlJc w:val="left"/>
      <w:pPr>
        <w:ind w:left="720" w:hanging="360"/>
      </w:pPr>
      <w:rPr>
        <w:rFonts w:ascii="Times New Roman" w:hAnsi="Times New Roman" w:hint="default"/>
      </w:rPr>
    </w:lvl>
    <w:lvl w:ilvl="1" w:tplc="D83ADD64">
      <w:start w:val="1"/>
      <w:numFmt w:val="lowerLetter"/>
      <w:lvlText w:val="%2."/>
      <w:lvlJc w:val="left"/>
      <w:pPr>
        <w:ind w:left="1440" w:hanging="360"/>
      </w:pPr>
    </w:lvl>
    <w:lvl w:ilvl="2" w:tplc="CF7697E8">
      <w:start w:val="1"/>
      <w:numFmt w:val="lowerRoman"/>
      <w:lvlText w:val="%3."/>
      <w:lvlJc w:val="right"/>
      <w:pPr>
        <w:ind w:left="2160" w:hanging="180"/>
      </w:pPr>
    </w:lvl>
    <w:lvl w:ilvl="3" w:tplc="1CB0F0CA">
      <w:start w:val="1"/>
      <w:numFmt w:val="decimal"/>
      <w:lvlText w:val="%4."/>
      <w:lvlJc w:val="left"/>
      <w:pPr>
        <w:ind w:left="2880" w:hanging="360"/>
      </w:pPr>
    </w:lvl>
    <w:lvl w:ilvl="4" w:tplc="209EC662">
      <w:start w:val="1"/>
      <w:numFmt w:val="lowerLetter"/>
      <w:lvlText w:val="%5."/>
      <w:lvlJc w:val="left"/>
      <w:pPr>
        <w:ind w:left="3600" w:hanging="360"/>
      </w:pPr>
    </w:lvl>
    <w:lvl w:ilvl="5" w:tplc="2AD0C2E8">
      <w:start w:val="1"/>
      <w:numFmt w:val="lowerRoman"/>
      <w:lvlText w:val="%6."/>
      <w:lvlJc w:val="right"/>
      <w:pPr>
        <w:ind w:left="4320" w:hanging="180"/>
      </w:pPr>
    </w:lvl>
    <w:lvl w:ilvl="6" w:tplc="F5D0BE68">
      <w:start w:val="1"/>
      <w:numFmt w:val="decimal"/>
      <w:lvlText w:val="%7."/>
      <w:lvlJc w:val="left"/>
      <w:pPr>
        <w:ind w:left="5040" w:hanging="360"/>
      </w:pPr>
    </w:lvl>
    <w:lvl w:ilvl="7" w:tplc="3A309882">
      <w:start w:val="1"/>
      <w:numFmt w:val="lowerLetter"/>
      <w:lvlText w:val="%8."/>
      <w:lvlJc w:val="left"/>
      <w:pPr>
        <w:ind w:left="5760" w:hanging="360"/>
      </w:pPr>
    </w:lvl>
    <w:lvl w:ilvl="8" w:tplc="41C20482">
      <w:start w:val="1"/>
      <w:numFmt w:val="lowerRoman"/>
      <w:lvlText w:val="%9."/>
      <w:lvlJc w:val="right"/>
      <w:pPr>
        <w:ind w:left="6480" w:hanging="180"/>
      </w:pPr>
    </w:lvl>
  </w:abstractNum>
  <w:abstractNum w:abstractNumId="27" w15:restartNumberingAfterBreak="0">
    <w:nsid w:val="2D2748EA"/>
    <w:multiLevelType w:val="hybridMultilevel"/>
    <w:tmpl w:val="FFFFFFFF"/>
    <w:lvl w:ilvl="0" w:tplc="C08411C0">
      <w:start w:val="1"/>
      <w:numFmt w:val="decimal"/>
      <w:lvlText w:val="%1."/>
      <w:lvlJc w:val="left"/>
      <w:pPr>
        <w:ind w:left="720" w:hanging="360"/>
      </w:pPr>
      <w:rPr>
        <w:rFonts w:ascii="Times New Roman" w:hAnsi="Times New Roman" w:hint="default"/>
      </w:rPr>
    </w:lvl>
    <w:lvl w:ilvl="1" w:tplc="47086B52">
      <w:start w:val="1"/>
      <w:numFmt w:val="lowerLetter"/>
      <w:lvlText w:val="%2."/>
      <w:lvlJc w:val="left"/>
      <w:pPr>
        <w:ind w:left="1440" w:hanging="360"/>
      </w:pPr>
    </w:lvl>
    <w:lvl w:ilvl="2" w:tplc="C658BCB0">
      <w:start w:val="1"/>
      <w:numFmt w:val="lowerRoman"/>
      <w:lvlText w:val="%3."/>
      <w:lvlJc w:val="right"/>
      <w:pPr>
        <w:ind w:left="2160" w:hanging="180"/>
      </w:pPr>
    </w:lvl>
    <w:lvl w:ilvl="3" w:tplc="25822F20">
      <w:start w:val="1"/>
      <w:numFmt w:val="decimal"/>
      <w:lvlText w:val="%4."/>
      <w:lvlJc w:val="left"/>
      <w:pPr>
        <w:ind w:left="2880" w:hanging="360"/>
      </w:pPr>
    </w:lvl>
    <w:lvl w:ilvl="4" w:tplc="4502DE58">
      <w:start w:val="1"/>
      <w:numFmt w:val="lowerLetter"/>
      <w:lvlText w:val="%5."/>
      <w:lvlJc w:val="left"/>
      <w:pPr>
        <w:ind w:left="3600" w:hanging="360"/>
      </w:pPr>
    </w:lvl>
    <w:lvl w:ilvl="5" w:tplc="5B82F2C4">
      <w:start w:val="1"/>
      <w:numFmt w:val="lowerRoman"/>
      <w:lvlText w:val="%6."/>
      <w:lvlJc w:val="right"/>
      <w:pPr>
        <w:ind w:left="4320" w:hanging="180"/>
      </w:pPr>
    </w:lvl>
    <w:lvl w:ilvl="6" w:tplc="D07848CE">
      <w:start w:val="1"/>
      <w:numFmt w:val="decimal"/>
      <w:lvlText w:val="%7."/>
      <w:lvlJc w:val="left"/>
      <w:pPr>
        <w:ind w:left="5040" w:hanging="360"/>
      </w:pPr>
    </w:lvl>
    <w:lvl w:ilvl="7" w:tplc="7CE4D182">
      <w:start w:val="1"/>
      <w:numFmt w:val="lowerLetter"/>
      <w:lvlText w:val="%8."/>
      <w:lvlJc w:val="left"/>
      <w:pPr>
        <w:ind w:left="5760" w:hanging="360"/>
      </w:pPr>
    </w:lvl>
    <w:lvl w:ilvl="8" w:tplc="0FAEFD74">
      <w:start w:val="1"/>
      <w:numFmt w:val="lowerRoman"/>
      <w:lvlText w:val="%9."/>
      <w:lvlJc w:val="right"/>
      <w:pPr>
        <w:ind w:left="6480" w:hanging="180"/>
      </w:pPr>
    </w:lvl>
  </w:abstractNum>
  <w:abstractNum w:abstractNumId="28" w15:restartNumberingAfterBreak="0">
    <w:nsid w:val="2D964C52"/>
    <w:multiLevelType w:val="hybridMultilevel"/>
    <w:tmpl w:val="FFFFFFFF"/>
    <w:lvl w:ilvl="0" w:tplc="34A28EC0">
      <w:start w:val="1"/>
      <w:numFmt w:val="bullet"/>
      <w:lvlText w:val="-"/>
      <w:lvlJc w:val="left"/>
      <w:pPr>
        <w:ind w:left="720" w:hanging="360"/>
      </w:pPr>
      <w:rPr>
        <w:rFonts w:ascii="Aptos" w:hAnsi="Aptos" w:hint="default"/>
      </w:rPr>
    </w:lvl>
    <w:lvl w:ilvl="1" w:tplc="D3226136">
      <w:start w:val="1"/>
      <w:numFmt w:val="bullet"/>
      <w:lvlText w:val="o"/>
      <w:lvlJc w:val="left"/>
      <w:pPr>
        <w:ind w:left="1440" w:hanging="360"/>
      </w:pPr>
      <w:rPr>
        <w:rFonts w:ascii="Courier New" w:hAnsi="Courier New" w:hint="default"/>
      </w:rPr>
    </w:lvl>
    <w:lvl w:ilvl="2" w:tplc="C12073EA">
      <w:start w:val="1"/>
      <w:numFmt w:val="bullet"/>
      <w:lvlText w:val=""/>
      <w:lvlJc w:val="left"/>
      <w:pPr>
        <w:ind w:left="2160" w:hanging="360"/>
      </w:pPr>
      <w:rPr>
        <w:rFonts w:ascii="Wingdings" w:hAnsi="Wingdings" w:hint="default"/>
      </w:rPr>
    </w:lvl>
    <w:lvl w:ilvl="3" w:tplc="76D42FBE">
      <w:start w:val="1"/>
      <w:numFmt w:val="bullet"/>
      <w:lvlText w:val=""/>
      <w:lvlJc w:val="left"/>
      <w:pPr>
        <w:ind w:left="2880" w:hanging="360"/>
      </w:pPr>
      <w:rPr>
        <w:rFonts w:ascii="Symbol" w:hAnsi="Symbol" w:hint="default"/>
      </w:rPr>
    </w:lvl>
    <w:lvl w:ilvl="4" w:tplc="F5BE227A">
      <w:start w:val="1"/>
      <w:numFmt w:val="bullet"/>
      <w:lvlText w:val="o"/>
      <w:lvlJc w:val="left"/>
      <w:pPr>
        <w:ind w:left="3600" w:hanging="360"/>
      </w:pPr>
      <w:rPr>
        <w:rFonts w:ascii="Courier New" w:hAnsi="Courier New" w:hint="default"/>
      </w:rPr>
    </w:lvl>
    <w:lvl w:ilvl="5" w:tplc="F64A04FA">
      <w:start w:val="1"/>
      <w:numFmt w:val="bullet"/>
      <w:lvlText w:val=""/>
      <w:lvlJc w:val="left"/>
      <w:pPr>
        <w:ind w:left="4320" w:hanging="360"/>
      </w:pPr>
      <w:rPr>
        <w:rFonts w:ascii="Wingdings" w:hAnsi="Wingdings" w:hint="default"/>
      </w:rPr>
    </w:lvl>
    <w:lvl w:ilvl="6" w:tplc="4F96AC5C">
      <w:start w:val="1"/>
      <w:numFmt w:val="bullet"/>
      <w:lvlText w:val=""/>
      <w:lvlJc w:val="left"/>
      <w:pPr>
        <w:ind w:left="5040" w:hanging="360"/>
      </w:pPr>
      <w:rPr>
        <w:rFonts w:ascii="Symbol" w:hAnsi="Symbol" w:hint="default"/>
      </w:rPr>
    </w:lvl>
    <w:lvl w:ilvl="7" w:tplc="F6B657BC">
      <w:start w:val="1"/>
      <w:numFmt w:val="bullet"/>
      <w:lvlText w:val="o"/>
      <w:lvlJc w:val="left"/>
      <w:pPr>
        <w:ind w:left="5760" w:hanging="360"/>
      </w:pPr>
      <w:rPr>
        <w:rFonts w:ascii="Courier New" w:hAnsi="Courier New" w:hint="default"/>
      </w:rPr>
    </w:lvl>
    <w:lvl w:ilvl="8" w:tplc="30CEDA8A">
      <w:start w:val="1"/>
      <w:numFmt w:val="bullet"/>
      <w:lvlText w:val=""/>
      <w:lvlJc w:val="left"/>
      <w:pPr>
        <w:ind w:left="6480" w:hanging="360"/>
      </w:pPr>
      <w:rPr>
        <w:rFonts w:ascii="Wingdings" w:hAnsi="Wingdings" w:hint="default"/>
      </w:rPr>
    </w:lvl>
  </w:abstractNum>
  <w:abstractNum w:abstractNumId="29" w15:restartNumberingAfterBreak="0">
    <w:nsid w:val="2E3A7EAF"/>
    <w:multiLevelType w:val="hybridMultilevel"/>
    <w:tmpl w:val="FFFFFFFF"/>
    <w:lvl w:ilvl="0" w:tplc="8C5E8AE4">
      <w:start w:val="1"/>
      <w:numFmt w:val="bullet"/>
      <w:lvlText w:val=""/>
      <w:lvlJc w:val="left"/>
      <w:pPr>
        <w:ind w:left="720" w:hanging="360"/>
      </w:pPr>
      <w:rPr>
        <w:rFonts w:ascii="Symbol" w:hAnsi="Symbol" w:hint="default"/>
      </w:rPr>
    </w:lvl>
    <w:lvl w:ilvl="1" w:tplc="D47404BC">
      <w:start w:val="1"/>
      <w:numFmt w:val="bullet"/>
      <w:lvlText w:val="o"/>
      <w:lvlJc w:val="left"/>
      <w:pPr>
        <w:ind w:left="1440" w:hanging="360"/>
      </w:pPr>
      <w:rPr>
        <w:rFonts w:ascii="Courier New" w:hAnsi="Courier New" w:hint="default"/>
      </w:rPr>
    </w:lvl>
    <w:lvl w:ilvl="2" w:tplc="E012921E">
      <w:start w:val="1"/>
      <w:numFmt w:val="bullet"/>
      <w:lvlText w:val=""/>
      <w:lvlJc w:val="left"/>
      <w:pPr>
        <w:ind w:left="2160" w:hanging="360"/>
      </w:pPr>
      <w:rPr>
        <w:rFonts w:ascii="Wingdings" w:hAnsi="Wingdings" w:hint="default"/>
      </w:rPr>
    </w:lvl>
    <w:lvl w:ilvl="3" w:tplc="361E7C34">
      <w:start w:val="1"/>
      <w:numFmt w:val="bullet"/>
      <w:lvlText w:val=""/>
      <w:lvlJc w:val="left"/>
      <w:pPr>
        <w:ind w:left="2880" w:hanging="360"/>
      </w:pPr>
      <w:rPr>
        <w:rFonts w:ascii="Symbol" w:hAnsi="Symbol" w:hint="default"/>
      </w:rPr>
    </w:lvl>
    <w:lvl w:ilvl="4" w:tplc="67EC4EDA">
      <w:start w:val="1"/>
      <w:numFmt w:val="bullet"/>
      <w:lvlText w:val="o"/>
      <w:lvlJc w:val="left"/>
      <w:pPr>
        <w:ind w:left="3600" w:hanging="360"/>
      </w:pPr>
      <w:rPr>
        <w:rFonts w:ascii="Courier New" w:hAnsi="Courier New" w:hint="default"/>
      </w:rPr>
    </w:lvl>
    <w:lvl w:ilvl="5" w:tplc="5A12FF40">
      <w:start w:val="1"/>
      <w:numFmt w:val="bullet"/>
      <w:lvlText w:val=""/>
      <w:lvlJc w:val="left"/>
      <w:pPr>
        <w:ind w:left="4320" w:hanging="360"/>
      </w:pPr>
      <w:rPr>
        <w:rFonts w:ascii="Wingdings" w:hAnsi="Wingdings" w:hint="default"/>
      </w:rPr>
    </w:lvl>
    <w:lvl w:ilvl="6" w:tplc="CBFABD28">
      <w:start w:val="1"/>
      <w:numFmt w:val="bullet"/>
      <w:lvlText w:val=""/>
      <w:lvlJc w:val="left"/>
      <w:pPr>
        <w:ind w:left="5040" w:hanging="360"/>
      </w:pPr>
      <w:rPr>
        <w:rFonts w:ascii="Symbol" w:hAnsi="Symbol" w:hint="default"/>
      </w:rPr>
    </w:lvl>
    <w:lvl w:ilvl="7" w:tplc="42540F5E">
      <w:start w:val="1"/>
      <w:numFmt w:val="bullet"/>
      <w:lvlText w:val="o"/>
      <w:lvlJc w:val="left"/>
      <w:pPr>
        <w:ind w:left="5760" w:hanging="360"/>
      </w:pPr>
      <w:rPr>
        <w:rFonts w:ascii="Courier New" w:hAnsi="Courier New" w:hint="default"/>
      </w:rPr>
    </w:lvl>
    <w:lvl w:ilvl="8" w:tplc="F89AB6C2">
      <w:start w:val="1"/>
      <w:numFmt w:val="bullet"/>
      <w:lvlText w:val=""/>
      <w:lvlJc w:val="left"/>
      <w:pPr>
        <w:ind w:left="6480" w:hanging="360"/>
      </w:pPr>
      <w:rPr>
        <w:rFonts w:ascii="Wingdings" w:hAnsi="Wingdings" w:hint="default"/>
      </w:rPr>
    </w:lvl>
  </w:abstractNum>
  <w:abstractNum w:abstractNumId="30" w15:restartNumberingAfterBreak="0">
    <w:nsid w:val="2F0AB647"/>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08050FC"/>
    <w:multiLevelType w:val="hybridMultilevel"/>
    <w:tmpl w:val="FFFFFFFF"/>
    <w:lvl w:ilvl="0" w:tplc="B1E64822">
      <w:start w:val="1"/>
      <w:numFmt w:val="bullet"/>
      <w:lvlText w:val=""/>
      <w:lvlJc w:val="left"/>
      <w:pPr>
        <w:ind w:left="720" w:hanging="360"/>
      </w:pPr>
      <w:rPr>
        <w:rFonts w:ascii="Symbol" w:hAnsi="Symbol" w:hint="default"/>
      </w:rPr>
    </w:lvl>
    <w:lvl w:ilvl="1" w:tplc="C7F0F1D0">
      <w:start w:val="1"/>
      <w:numFmt w:val="bullet"/>
      <w:lvlText w:val="o"/>
      <w:lvlJc w:val="left"/>
      <w:pPr>
        <w:ind w:left="1440" w:hanging="360"/>
      </w:pPr>
      <w:rPr>
        <w:rFonts w:ascii="Courier New" w:hAnsi="Courier New" w:hint="default"/>
      </w:rPr>
    </w:lvl>
    <w:lvl w:ilvl="2" w:tplc="7E586768">
      <w:start w:val="1"/>
      <w:numFmt w:val="bullet"/>
      <w:lvlText w:val=""/>
      <w:lvlJc w:val="left"/>
      <w:pPr>
        <w:ind w:left="2160" w:hanging="360"/>
      </w:pPr>
      <w:rPr>
        <w:rFonts w:ascii="Wingdings" w:hAnsi="Wingdings" w:hint="default"/>
      </w:rPr>
    </w:lvl>
    <w:lvl w:ilvl="3" w:tplc="A0381EDA">
      <w:start w:val="1"/>
      <w:numFmt w:val="bullet"/>
      <w:lvlText w:val=""/>
      <w:lvlJc w:val="left"/>
      <w:pPr>
        <w:ind w:left="2880" w:hanging="360"/>
      </w:pPr>
      <w:rPr>
        <w:rFonts w:ascii="Symbol" w:hAnsi="Symbol" w:hint="default"/>
      </w:rPr>
    </w:lvl>
    <w:lvl w:ilvl="4" w:tplc="E4C612B2">
      <w:start w:val="1"/>
      <w:numFmt w:val="bullet"/>
      <w:lvlText w:val="o"/>
      <w:lvlJc w:val="left"/>
      <w:pPr>
        <w:ind w:left="3600" w:hanging="360"/>
      </w:pPr>
      <w:rPr>
        <w:rFonts w:ascii="Courier New" w:hAnsi="Courier New" w:hint="default"/>
      </w:rPr>
    </w:lvl>
    <w:lvl w:ilvl="5" w:tplc="A43ABB3A">
      <w:start w:val="1"/>
      <w:numFmt w:val="bullet"/>
      <w:lvlText w:val=""/>
      <w:lvlJc w:val="left"/>
      <w:pPr>
        <w:ind w:left="4320" w:hanging="360"/>
      </w:pPr>
      <w:rPr>
        <w:rFonts w:ascii="Wingdings" w:hAnsi="Wingdings" w:hint="default"/>
      </w:rPr>
    </w:lvl>
    <w:lvl w:ilvl="6" w:tplc="3C4A3FBA">
      <w:start w:val="1"/>
      <w:numFmt w:val="bullet"/>
      <w:lvlText w:val=""/>
      <w:lvlJc w:val="left"/>
      <w:pPr>
        <w:ind w:left="5040" w:hanging="360"/>
      </w:pPr>
      <w:rPr>
        <w:rFonts w:ascii="Symbol" w:hAnsi="Symbol" w:hint="default"/>
      </w:rPr>
    </w:lvl>
    <w:lvl w:ilvl="7" w:tplc="45E274FE">
      <w:start w:val="1"/>
      <w:numFmt w:val="bullet"/>
      <w:lvlText w:val="o"/>
      <w:lvlJc w:val="left"/>
      <w:pPr>
        <w:ind w:left="5760" w:hanging="360"/>
      </w:pPr>
      <w:rPr>
        <w:rFonts w:ascii="Courier New" w:hAnsi="Courier New" w:hint="default"/>
      </w:rPr>
    </w:lvl>
    <w:lvl w:ilvl="8" w:tplc="CE947E6A">
      <w:start w:val="1"/>
      <w:numFmt w:val="bullet"/>
      <w:lvlText w:val=""/>
      <w:lvlJc w:val="left"/>
      <w:pPr>
        <w:ind w:left="6480" w:hanging="360"/>
      </w:pPr>
      <w:rPr>
        <w:rFonts w:ascii="Wingdings" w:hAnsi="Wingdings" w:hint="default"/>
      </w:rPr>
    </w:lvl>
  </w:abstractNum>
  <w:abstractNum w:abstractNumId="32" w15:restartNumberingAfterBreak="0">
    <w:nsid w:val="3168B39C"/>
    <w:multiLevelType w:val="hybridMultilevel"/>
    <w:tmpl w:val="FFFFFFFF"/>
    <w:lvl w:ilvl="0" w:tplc="464EA904">
      <w:start w:val="1"/>
      <w:numFmt w:val="bullet"/>
      <w:lvlText w:val=""/>
      <w:lvlJc w:val="left"/>
      <w:pPr>
        <w:ind w:left="720" w:hanging="360"/>
      </w:pPr>
      <w:rPr>
        <w:rFonts w:ascii="Symbol" w:hAnsi="Symbol" w:hint="default"/>
      </w:rPr>
    </w:lvl>
    <w:lvl w:ilvl="1" w:tplc="6F8CDCFA">
      <w:start w:val="1"/>
      <w:numFmt w:val="bullet"/>
      <w:lvlText w:val="o"/>
      <w:lvlJc w:val="left"/>
      <w:pPr>
        <w:ind w:left="1440" w:hanging="360"/>
      </w:pPr>
      <w:rPr>
        <w:rFonts w:ascii="Courier New" w:hAnsi="Courier New" w:hint="default"/>
      </w:rPr>
    </w:lvl>
    <w:lvl w:ilvl="2" w:tplc="1EC4BD60">
      <w:start w:val="1"/>
      <w:numFmt w:val="bullet"/>
      <w:lvlText w:val=""/>
      <w:lvlJc w:val="left"/>
      <w:pPr>
        <w:ind w:left="2160" w:hanging="360"/>
      </w:pPr>
      <w:rPr>
        <w:rFonts w:ascii="Wingdings" w:hAnsi="Wingdings" w:hint="default"/>
      </w:rPr>
    </w:lvl>
    <w:lvl w:ilvl="3" w:tplc="A1DA950C">
      <w:start w:val="1"/>
      <w:numFmt w:val="bullet"/>
      <w:lvlText w:val=""/>
      <w:lvlJc w:val="left"/>
      <w:pPr>
        <w:ind w:left="2880" w:hanging="360"/>
      </w:pPr>
      <w:rPr>
        <w:rFonts w:ascii="Symbol" w:hAnsi="Symbol" w:hint="default"/>
      </w:rPr>
    </w:lvl>
    <w:lvl w:ilvl="4" w:tplc="50DA1CC2">
      <w:start w:val="1"/>
      <w:numFmt w:val="bullet"/>
      <w:lvlText w:val="o"/>
      <w:lvlJc w:val="left"/>
      <w:pPr>
        <w:ind w:left="3600" w:hanging="360"/>
      </w:pPr>
      <w:rPr>
        <w:rFonts w:ascii="Courier New" w:hAnsi="Courier New" w:hint="default"/>
      </w:rPr>
    </w:lvl>
    <w:lvl w:ilvl="5" w:tplc="BF8C177C">
      <w:start w:val="1"/>
      <w:numFmt w:val="bullet"/>
      <w:lvlText w:val=""/>
      <w:lvlJc w:val="left"/>
      <w:pPr>
        <w:ind w:left="4320" w:hanging="360"/>
      </w:pPr>
      <w:rPr>
        <w:rFonts w:ascii="Wingdings" w:hAnsi="Wingdings" w:hint="default"/>
      </w:rPr>
    </w:lvl>
    <w:lvl w:ilvl="6" w:tplc="2FFAE716">
      <w:start w:val="1"/>
      <w:numFmt w:val="bullet"/>
      <w:lvlText w:val=""/>
      <w:lvlJc w:val="left"/>
      <w:pPr>
        <w:ind w:left="5040" w:hanging="360"/>
      </w:pPr>
      <w:rPr>
        <w:rFonts w:ascii="Symbol" w:hAnsi="Symbol" w:hint="default"/>
      </w:rPr>
    </w:lvl>
    <w:lvl w:ilvl="7" w:tplc="D12E5072">
      <w:start w:val="1"/>
      <w:numFmt w:val="bullet"/>
      <w:lvlText w:val="o"/>
      <w:lvlJc w:val="left"/>
      <w:pPr>
        <w:ind w:left="5760" w:hanging="360"/>
      </w:pPr>
      <w:rPr>
        <w:rFonts w:ascii="Courier New" w:hAnsi="Courier New" w:hint="default"/>
      </w:rPr>
    </w:lvl>
    <w:lvl w:ilvl="8" w:tplc="9EE8AE80">
      <w:start w:val="1"/>
      <w:numFmt w:val="bullet"/>
      <w:lvlText w:val=""/>
      <w:lvlJc w:val="left"/>
      <w:pPr>
        <w:ind w:left="6480" w:hanging="360"/>
      </w:pPr>
      <w:rPr>
        <w:rFonts w:ascii="Wingdings" w:hAnsi="Wingdings" w:hint="default"/>
      </w:rPr>
    </w:lvl>
  </w:abstractNum>
  <w:abstractNum w:abstractNumId="33" w15:restartNumberingAfterBreak="0">
    <w:nsid w:val="31D94C5D"/>
    <w:multiLevelType w:val="hybridMultilevel"/>
    <w:tmpl w:val="FFFFFFFF"/>
    <w:lvl w:ilvl="0" w:tplc="F01CE7EE">
      <w:start w:val="1"/>
      <w:numFmt w:val="bullet"/>
      <w:lvlText w:val=""/>
      <w:lvlJc w:val="left"/>
      <w:pPr>
        <w:ind w:left="720" w:hanging="360"/>
      </w:pPr>
      <w:rPr>
        <w:rFonts w:ascii="Symbol" w:hAnsi="Symbol" w:hint="default"/>
      </w:rPr>
    </w:lvl>
    <w:lvl w:ilvl="1" w:tplc="30440E68">
      <w:start w:val="1"/>
      <w:numFmt w:val="bullet"/>
      <w:lvlText w:val="o"/>
      <w:lvlJc w:val="left"/>
      <w:pPr>
        <w:ind w:left="1440" w:hanging="360"/>
      </w:pPr>
      <w:rPr>
        <w:rFonts w:ascii="Courier New" w:hAnsi="Courier New" w:hint="default"/>
      </w:rPr>
    </w:lvl>
    <w:lvl w:ilvl="2" w:tplc="1DEE84AC">
      <w:start w:val="1"/>
      <w:numFmt w:val="bullet"/>
      <w:lvlText w:val=""/>
      <w:lvlJc w:val="left"/>
      <w:pPr>
        <w:ind w:left="2160" w:hanging="360"/>
      </w:pPr>
      <w:rPr>
        <w:rFonts w:ascii="Wingdings" w:hAnsi="Wingdings" w:hint="default"/>
      </w:rPr>
    </w:lvl>
    <w:lvl w:ilvl="3" w:tplc="20C23B14">
      <w:start w:val="1"/>
      <w:numFmt w:val="bullet"/>
      <w:lvlText w:val=""/>
      <w:lvlJc w:val="left"/>
      <w:pPr>
        <w:ind w:left="2880" w:hanging="360"/>
      </w:pPr>
      <w:rPr>
        <w:rFonts w:ascii="Symbol" w:hAnsi="Symbol" w:hint="default"/>
      </w:rPr>
    </w:lvl>
    <w:lvl w:ilvl="4" w:tplc="D5D4CE64">
      <w:start w:val="1"/>
      <w:numFmt w:val="bullet"/>
      <w:lvlText w:val="o"/>
      <w:lvlJc w:val="left"/>
      <w:pPr>
        <w:ind w:left="3600" w:hanging="360"/>
      </w:pPr>
      <w:rPr>
        <w:rFonts w:ascii="Courier New" w:hAnsi="Courier New" w:hint="default"/>
      </w:rPr>
    </w:lvl>
    <w:lvl w:ilvl="5" w:tplc="4CC48CC6">
      <w:start w:val="1"/>
      <w:numFmt w:val="bullet"/>
      <w:lvlText w:val=""/>
      <w:lvlJc w:val="left"/>
      <w:pPr>
        <w:ind w:left="4320" w:hanging="360"/>
      </w:pPr>
      <w:rPr>
        <w:rFonts w:ascii="Wingdings" w:hAnsi="Wingdings" w:hint="default"/>
      </w:rPr>
    </w:lvl>
    <w:lvl w:ilvl="6" w:tplc="0C9ABA8A">
      <w:start w:val="1"/>
      <w:numFmt w:val="bullet"/>
      <w:lvlText w:val=""/>
      <w:lvlJc w:val="left"/>
      <w:pPr>
        <w:ind w:left="5040" w:hanging="360"/>
      </w:pPr>
      <w:rPr>
        <w:rFonts w:ascii="Symbol" w:hAnsi="Symbol" w:hint="default"/>
      </w:rPr>
    </w:lvl>
    <w:lvl w:ilvl="7" w:tplc="DB420390">
      <w:start w:val="1"/>
      <w:numFmt w:val="bullet"/>
      <w:lvlText w:val="o"/>
      <w:lvlJc w:val="left"/>
      <w:pPr>
        <w:ind w:left="5760" w:hanging="360"/>
      </w:pPr>
      <w:rPr>
        <w:rFonts w:ascii="Courier New" w:hAnsi="Courier New" w:hint="default"/>
      </w:rPr>
    </w:lvl>
    <w:lvl w:ilvl="8" w:tplc="2CBEC354">
      <w:start w:val="1"/>
      <w:numFmt w:val="bullet"/>
      <w:lvlText w:val=""/>
      <w:lvlJc w:val="left"/>
      <w:pPr>
        <w:ind w:left="6480" w:hanging="360"/>
      </w:pPr>
      <w:rPr>
        <w:rFonts w:ascii="Wingdings" w:hAnsi="Wingdings" w:hint="default"/>
      </w:rPr>
    </w:lvl>
  </w:abstractNum>
  <w:abstractNum w:abstractNumId="34" w15:restartNumberingAfterBreak="0">
    <w:nsid w:val="3211E18B"/>
    <w:multiLevelType w:val="hybridMultilevel"/>
    <w:tmpl w:val="FFFFFFFF"/>
    <w:lvl w:ilvl="0" w:tplc="05EA261E">
      <w:start w:val="1"/>
      <w:numFmt w:val="bullet"/>
      <w:lvlText w:val="-"/>
      <w:lvlJc w:val="left"/>
      <w:pPr>
        <w:ind w:left="720" w:hanging="360"/>
      </w:pPr>
      <w:rPr>
        <w:rFonts w:ascii="Aptos" w:hAnsi="Aptos" w:hint="default"/>
      </w:rPr>
    </w:lvl>
    <w:lvl w:ilvl="1" w:tplc="CA52325A">
      <w:start w:val="1"/>
      <w:numFmt w:val="bullet"/>
      <w:lvlText w:val="o"/>
      <w:lvlJc w:val="left"/>
      <w:pPr>
        <w:ind w:left="1440" w:hanging="360"/>
      </w:pPr>
      <w:rPr>
        <w:rFonts w:ascii="Courier New" w:hAnsi="Courier New" w:hint="default"/>
      </w:rPr>
    </w:lvl>
    <w:lvl w:ilvl="2" w:tplc="0F28D410">
      <w:start w:val="1"/>
      <w:numFmt w:val="bullet"/>
      <w:lvlText w:val=""/>
      <w:lvlJc w:val="left"/>
      <w:pPr>
        <w:ind w:left="2160" w:hanging="360"/>
      </w:pPr>
      <w:rPr>
        <w:rFonts w:ascii="Wingdings" w:hAnsi="Wingdings" w:hint="default"/>
      </w:rPr>
    </w:lvl>
    <w:lvl w:ilvl="3" w:tplc="F41A4E20">
      <w:start w:val="1"/>
      <w:numFmt w:val="bullet"/>
      <w:lvlText w:val=""/>
      <w:lvlJc w:val="left"/>
      <w:pPr>
        <w:ind w:left="2880" w:hanging="360"/>
      </w:pPr>
      <w:rPr>
        <w:rFonts w:ascii="Symbol" w:hAnsi="Symbol" w:hint="default"/>
      </w:rPr>
    </w:lvl>
    <w:lvl w:ilvl="4" w:tplc="AA9222CE">
      <w:start w:val="1"/>
      <w:numFmt w:val="bullet"/>
      <w:lvlText w:val="o"/>
      <w:lvlJc w:val="left"/>
      <w:pPr>
        <w:ind w:left="3600" w:hanging="360"/>
      </w:pPr>
      <w:rPr>
        <w:rFonts w:ascii="Courier New" w:hAnsi="Courier New" w:hint="default"/>
      </w:rPr>
    </w:lvl>
    <w:lvl w:ilvl="5" w:tplc="BBC06598">
      <w:start w:val="1"/>
      <w:numFmt w:val="bullet"/>
      <w:lvlText w:val=""/>
      <w:lvlJc w:val="left"/>
      <w:pPr>
        <w:ind w:left="4320" w:hanging="360"/>
      </w:pPr>
      <w:rPr>
        <w:rFonts w:ascii="Wingdings" w:hAnsi="Wingdings" w:hint="default"/>
      </w:rPr>
    </w:lvl>
    <w:lvl w:ilvl="6" w:tplc="03EA80A0">
      <w:start w:val="1"/>
      <w:numFmt w:val="bullet"/>
      <w:lvlText w:val=""/>
      <w:lvlJc w:val="left"/>
      <w:pPr>
        <w:ind w:left="5040" w:hanging="360"/>
      </w:pPr>
      <w:rPr>
        <w:rFonts w:ascii="Symbol" w:hAnsi="Symbol" w:hint="default"/>
      </w:rPr>
    </w:lvl>
    <w:lvl w:ilvl="7" w:tplc="F006B440">
      <w:start w:val="1"/>
      <w:numFmt w:val="bullet"/>
      <w:lvlText w:val="o"/>
      <w:lvlJc w:val="left"/>
      <w:pPr>
        <w:ind w:left="5760" w:hanging="360"/>
      </w:pPr>
      <w:rPr>
        <w:rFonts w:ascii="Courier New" w:hAnsi="Courier New" w:hint="default"/>
      </w:rPr>
    </w:lvl>
    <w:lvl w:ilvl="8" w:tplc="AEDCC376">
      <w:start w:val="1"/>
      <w:numFmt w:val="bullet"/>
      <w:lvlText w:val=""/>
      <w:lvlJc w:val="left"/>
      <w:pPr>
        <w:ind w:left="6480" w:hanging="360"/>
      </w:pPr>
      <w:rPr>
        <w:rFonts w:ascii="Wingdings" w:hAnsi="Wingdings" w:hint="default"/>
      </w:rPr>
    </w:lvl>
  </w:abstractNum>
  <w:abstractNum w:abstractNumId="35" w15:restartNumberingAfterBreak="0">
    <w:nsid w:val="3304F969"/>
    <w:multiLevelType w:val="hybridMultilevel"/>
    <w:tmpl w:val="FFFFFFFF"/>
    <w:lvl w:ilvl="0" w:tplc="B0BEEE1C">
      <w:start w:val="1"/>
      <w:numFmt w:val="bullet"/>
      <w:lvlText w:val=""/>
      <w:lvlJc w:val="left"/>
      <w:pPr>
        <w:ind w:left="720" w:hanging="360"/>
      </w:pPr>
      <w:rPr>
        <w:rFonts w:ascii="Symbol" w:hAnsi="Symbol" w:hint="default"/>
      </w:rPr>
    </w:lvl>
    <w:lvl w:ilvl="1" w:tplc="6902F8B4">
      <w:start w:val="1"/>
      <w:numFmt w:val="bullet"/>
      <w:lvlText w:val="o"/>
      <w:lvlJc w:val="left"/>
      <w:pPr>
        <w:ind w:left="1440" w:hanging="360"/>
      </w:pPr>
      <w:rPr>
        <w:rFonts w:ascii="Courier New" w:hAnsi="Courier New" w:hint="default"/>
      </w:rPr>
    </w:lvl>
    <w:lvl w:ilvl="2" w:tplc="997E0DE4">
      <w:start w:val="1"/>
      <w:numFmt w:val="bullet"/>
      <w:lvlText w:val=""/>
      <w:lvlJc w:val="left"/>
      <w:pPr>
        <w:ind w:left="2160" w:hanging="360"/>
      </w:pPr>
      <w:rPr>
        <w:rFonts w:ascii="Wingdings" w:hAnsi="Wingdings" w:hint="default"/>
      </w:rPr>
    </w:lvl>
    <w:lvl w:ilvl="3" w:tplc="67581AD6">
      <w:start w:val="1"/>
      <w:numFmt w:val="bullet"/>
      <w:lvlText w:val=""/>
      <w:lvlJc w:val="left"/>
      <w:pPr>
        <w:ind w:left="2880" w:hanging="360"/>
      </w:pPr>
      <w:rPr>
        <w:rFonts w:ascii="Symbol" w:hAnsi="Symbol" w:hint="default"/>
      </w:rPr>
    </w:lvl>
    <w:lvl w:ilvl="4" w:tplc="C87AA7C0">
      <w:start w:val="1"/>
      <w:numFmt w:val="bullet"/>
      <w:lvlText w:val="o"/>
      <w:lvlJc w:val="left"/>
      <w:pPr>
        <w:ind w:left="3600" w:hanging="360"/>
      </w:pPr>
      <w:rPr>
        <w:rFonts w:ascii="Courier New" w:hAnsi="Courier New" w:hint="default"/>
      </w:rPr>
    </w:lvl>
    <w:lvl w:ilvl="5" w:tplc="E3664C68">
      <w:start w:val="1"/>
      <w:numFmt w:val="bullet"/>
      <w:lvlText w:val=""/>
      <w:lvlJc w:val="left"/>
      <w:pPr>
        <w:ind w:left="4320" w:hanging="360"/>
      </w:pPr>
      <w:rPr>
        <w:rFonts w:ascii="Wingdings" w:hAnsi="Wingdings" w:hint="default"/>
      </w:rPr>
    </w:lvl>
    <w:lvl w:ilvl="6" w:tplc="A7DAD414">
      <w:start w:val="1"/>
      <w:numFmt w:val="bullet"/>
      <w:lvlText w:val=""/>
      <w:lvlJc w:val="left"/>
      <w:pPr>
        <w:ind w:left="5040" w:hanging="360"/>
      </w:pPr>
      <w:rPr>
        <w:rFonts w:ascii="Symbol" w:hAnsi="Symbol" w:hint="default"/>
      </w:rPr>
    </w:lvl>
    <w:lvl w:ilvl="7" w:tplc="C354EBAC">
      <w:start w:val="1"/>
      <w:numFmt w:val="bullet"/>
      <w:lvlText w:val="o"/>
      <w:lvlJc w:val="left"/>
      <w:pPr>
        <w:ind w:left="5760" w:hanging="360"/>
      </w:pPr>
      <w:rPr>
        <w:rFonts w:ascii="Courier New" w:hAnsi="Courier New" w:hint="default"/>
      </w:rPr>
    </w:lvl>
    <w:lvl w:ilvl="8" w:tplc="D9704AD8">
      <w:start w:val="1"/>
      <w:numFmt w:val="bullet"/>
      <w:lvlText w:val=""/>
      <w:lvlJc w:val="left"/>
      <w:pPr>
        <w:ind w:left="6480" w:hanging="360"/>
      </w:pPr>
      <w:rPr>
        <w:rFonts w:ascii="Wingdings" w:hAnsi="Wingdings" w:hint="default"/>
      </w:rPr>
    </w:lvl>
  </w:abstractNum>
  <w:abstractNum w:abstractNumId="36" w15:restartNumberingAfterBreak="0">
    <w:nsid w:val="34ADDC6D"/>
    <w:multiLevelType w:val="hybridMultilevel"/>
    <w:tmpl w:val="FFFFFFFF"/>
    <w:lvl w:ilvl="0" w:tplc="A32686A0">
      <w:start w:val="1"/>
      <w:numFmt w:val="decimal"/>
      <w:lvlText w:val="%1."/>
      <w:lvlJc w:val="left"/>
      <w:pPr>
        <w:ind w:left="720" w:hanging="360"/>
      </w:pPr>
    </w:lvl>
    <w:lvl w:ilvl="1" w:tplc="4FFA8F1C">
      <w:start w:val="1"/>
      <w:numFmt w:val="lowerLetter"/>
      <w:lvlText w:val="%2."/>
      <w:lvlJc w:val="left"/>
      <w:pPr>
        <w:ind w:left="1440" w:hanging="360"/>
      </w:pPr>
    </w:lvl>
    <w:lvl w:ilvl="2" w:tplc="AC8C1832">
      <w:start w:val="1"/>
      <w:numFmt w:val="lowerRoman"/>
      <w:lvlText w:val="%3."/>
      <w:lvlJc w:val="right"/>
      <w:pPr>
        <w:ind w:left="2160" w:hanging="180"/>
      </w:pPr>
    </w:lvl>
    <w:lvl w:ilvl="3" w:tplc="8C949FB2">
      <w:start w:val="1"/>
      <w:numFmt w:val="decimal"/>
      <w:lvlText w:val="%4."/>
      <w:lvlJc w:val="left"/>
      <w:pPr>
        <w:ind w:left="2880" w:hanging="360"/>
      </w:pPr>
    </w:lvl>
    <w:lvl w:ilvl="4" w:tplc="04EE7DE0">
      <w:start w:val="1"/>
      <w:numFmt w:val="lowerLetter"/>
      <w:lvlText w:val="%5."/>
      <w:lvlJc w:val="left"/>
      <w:pPr>
        <w:ind w:left="3600" w:hanging="360"/>
      </w:pPr>
    </w:lvl>
    <w:lvl w:ilvl="5" w:tplc="5D5268CA">
      <w:start w:val="1"/>
      <w:numFmt w:val="lowerRoman"/>
      <w:lvlText w:val="%6."/>
      <w:lvlJc w:val="right"/>
      <w:pPr>
        <w:ind w:left="4320" w:hanging="180"/>
      </w:pPr>
    </w:lvl>
    <w:lvl w:ilvl="6" w:tplc="7EB45896">
      <w:start w:val="1"/>
      <w:numFmt w:val="decimal"/>
      <w:lvlText w:val="%7."/>
      <w:lvlJc w:val="left"/>
      <w:pPr>
        <w:ind w:left="5040" w:hanging="360"/>
      </w:pPr>
    </w:lvl>
    <w:lvl w:ilvl="7" w:tplc="05BC7F92">
      <w:start w:val="1"/>
      <w:numFmt w:val="lowerLetter"/>
      <w:lvlText w:val="%8."/>
      <w:lvlJc w:val="left"/>
      <w:pPr>
        <w:ind w:left="5760" w:hanging="360"/>
      </w:pPr>
    </w:lvl>
    <w:lvl w:ilvl="8" w:tplc="96D26B92">
      <w:start w:val="1"/>
      <w:numFmt w:val="lowerRoman"/>
      <w:lvlText w:val="%9."/>
      <w:lvlJc w:val="right"/>
      <w:pPr>
        <w:ind w:left="6480" w:hanging="180"/>
      </w:pPr>
    </w:lvl>
  </w:abstractNum>
  <w:abstractNum w:abstractNumId="37" w15:restartNumberingAfterBreak="0">
    <w:nsid w:val="3552CCDB"/>
    <w:multiLevelType w:val="hybridMultilevel"/>
    <w:tmpl w:val="FFFFFFFF"/>
    <w:lvl w:ilvl="0" w:tplc="CFCC47DC">
      <w:start w:val="1"/>
      <w:numFmt w:val="bullet"/>
      <w:lvlText w:val="-"/>
      <w:lvlJc w:val="left"/>
      <w:pPr>
        <w:ind w:left="720" w:hanging="360"/>
      </w:pPr>
      <w:rPr>
        <w:rFonts w:ascii="Aptos" w:hAnsi="Aptos" w:hint="default"/>
      </w:rPr>
    </w:lvl>
    <w:lvl w:ilvl="1" w:tplc="41DC0CF2">
      <w:start w:val="1"/>
      <w:numFmt w:val="bullet"/>
      <w:lvlText w:val="o"/>
      <w:lvlJc w:val="left"/>
      <w:pPr>
        <w:ind w:left="1440" w:hanging="360"/>
      </w:pPr>
      <w:rPr>
        <w:rFonts w:ascii="Courier New" w:hAnsi="Courier New" w:hint="default"/>
      </w:rPr>
    </w:lvl>
    <w:lvl w:ilvl="2" w:tplc="F6A82540">
      <w:start w:val="1"/>
      <w:numFmt w:val="bullet"/>
      <w:lvlText w:val=""/>
      <w:lvlJc w:val="left"/>
      <w:pPr>
        <w:ind w:left="2160" w:hanging="360"/>
      </w:pPr>
      <w:rPr>
        <w:rFonts w:ascii="Wingdings" w:hAnsi="Wingdings" w:hint="default"/>
      </w:rPr>
    </w:lvl>
    <w:lvl w:ilvl="3" w:tplc="7062E11A">
      <w:start w:val="1"/>
      <w:numFmt w:val="bullet"/>
      <w:lvlText w:val=""/>
      <w:lvlJc w:val="left"/>
      <w:pPr>
        <w:ind w:left="2880" w:hanging="360"/>
      </w:pPr>
      <w:rPr>
        <w:rFonts w:ascii="Symbol" w:hAnsi="Symbol" w:hint="default"/>
      </w:rPr>
    </w:lvl>
    <w:lvl w:ilvl="4" w:tplc="5690477E">
      <w:start w:val="1"/>
      <w:numFmt w:val="bullet"/>
      <w:lvlText w:val="o"/>
      <w:lvlJc w:val="left"/>
      <w:pPr>
        <w:ind w:left="3600" w:hanging="360"/>
      </w:pPr>
      <w:rPr>
        <w:rFonts w:ascii="Courier New" w:hAnsi="Courier New" w:hint="default"/>
      </w:rPr>
    </w:lvl>
    <w:lvl w:ilvl="5" w:tplc="13F2B34E">
      <w:start w:val="1"/>
      <w:numFmt w:val="bullet"/>
      <w:lvlText w:val=""/>
      <w:lvlJc w:val="left"/>
      <w:pPr>
        <w:ind w:left="4320" w:hanging="360"/>
      </w:pPr>
      <w:rPr>
        <w:rFonts w:ascii="Wingdings" w:hAnsi="Wingdings" w:hint="default"/>
      </w:rPr>
    </w:lvl>
    <w:lvl w:ilvl="6" w:tplc="6CCAF7DE">
      <w:start w:val="1"/>
      <w:numFmt w:val="bullet"/>
      <w:lvlText w:val=""/>
      <w:lvlJc w:val="left"/>
      <w:pPr>
        <w:ind w:left="5040" w:hanging="360"/>
      </w:pPr>
      <w:rPr>
        <w:rFonts w:ascii="Symbol" w:hAnsi="Symbol" w:hint="default"/>
      </w:rPr>
    </w:lvl>
    <w:lvl w:ilvl="7" w:tplc="9C8899AE">
      <w:start w:val="1"/>
      <w:numFmt w:val="bullet"/>
      <w:lvlText w:val="o"/>
      <w:lvlJc w:val="left"/>
      <w:pPr>
        <w:ind w:left="5760" w:hanging="360"/>
      </w:pPr>
      <w:rPr>
        <w:rFonts w:ascii="Courier New" w:hAnsi="Courier New" w:hint="default"/>
      </w:rPr>
    </w:lvl>
    <w:lvl w:ilvl="8" w:tplc="1FE63666">
      <w:start w:val="1"/>
      <w:numFmt w:val="bullet"/>
      <w:lvlText w:val=""/>
      <w:lvlJc w:val="left"/>
      <w:pPr>
        <w:ind w:left="6480" w:hanging="360"/>
      </w:pPr>
      <w:rPr>
        <w:rFonts w:ascii="Wingdings" w:hAnsi="Wingdings" w:hint="default"/>
      </w:rPr>
    </w:lvl>
  </w:abstractNum>
  <w:abstractNum w:abstractNumId="38" w15:restartNumberingAfterBreak="0">
    <w:nsid w:val="35A81941"/>
    <w:multiLevelType w:val="hybridMultilevel"/>
    <w:tmpl w:val="FFFFFFFF"/>
    <w:lvl w:ilvl="0" w:tplc="E7707224">
      <w:start w:val="1"/>
      <w:numFmt w:val="bullet"/>
      <w:lvlText w:val=""/>
      <w:lvlJc w:val="left"/>
      <w:pPr>
        <w:ind w:left="720" w:hanging="360"/>
      </w:pPr>
      <w:rPr>
        <w:rFonts w:ascii="Symbol" w:hAnsi="Symbol" w:hint="default"/>
      </w:rPr>
    </w:lvl>
    <w:lvl w:ilvl="1" w:tplc="61B03B76">
      <w:start w:val="1"/>
      <w:numFmt w:val="bullet"/>
      <w:lvlText w:val="o"/>
      <w:lvlJc w:val="left"/>
      <w:pPr>
        <w:ind w:left="1440" w:hanging="360"/>
      </w:pPr>
      <w:rPr>
        <w:rFonts w:ascii="Courier New" w:hAnsi="Courier New" w:hint="default"/>
      </w:rPr>
    </w:lvl>
    <w:lvl w:ilvl="2" w:tplc="67661BD2">
      <w:start w:val="1"/>
      <w:numFmt w:val="bullet"/>
      <w:lvlText w:val=""/>
      <w:lvlJc w:val="left"/>
      <w:pPr>
        <w:ind w:left="2160" w:hanging="360"/>
      </w:pPr>
      <w:rPr>
        <w:rFonts w:ascii="Wingdings" w:hAnsi="Wingdings" w:hint="default"/>
      </w:rPr>
    </w:lvl>
    <w:lvl w:ilvl="3" w:tplc="8C5E74DC">
      <w:start w:val="1"/>
      <w:numFmt w:val="bullet"/>
      <w:lvlText w:val=""/>
      <w:lvlJc w:val="left"/>
      <w:pPr>
        <w:ind w:left="2880" w:hanging="360"/>
      </w:pPr>
      <w:rPr>
        <w:rFonts w:ascii="Symbol" w:hAnsi="Symbol" w:hint="default"/>
      </w:rPr>
    </w:lvl>
    <w:lvl w:ilvl="4" w:tplc="AABC7B40">
      <w:start w:val="1"/>
      <w:numFmt w:val="bullet"/>
      <w:lvlText w:val="o"/>
      <w:lvlJc w:val="left"/>
      <w:pPr>
        <w:ind w:left="3600" w:hanging="360"/>
      </w:pPr>
      <w:rPr>
        <w:rFonts w:ascii="Courier New" w:hAnsi="Courier New" w:hint="default"/>
      </w:rPr>
    </w:lvl>
    <w:lvl w:ilvl="5" w:tplc="B486EEC6">
      <w:start w:val="1"/>
      <w:numFmt w:val="bullet"/>
      <w:lvlText w:val=""/>
      <w:lvlJc w:val="left"/>
      <w:pPr>
        <w:ind w:left="4320" w:hanging="360"/>
      </w:pPr>
      <w:rPr>
        <w:rFonts w:ascii="Wingdings" w:hAnsi="Wingdings" w:hint="default"/>
      </w:rPr>
    </w:lvl>
    <w:lvl w:ilvl="6" w:tplc="DF94B842">
      <w:start w:val="1"/>
      <w:numFmt w:val="bullet"/>
      <w:lvlText w:val=""/>
      <w:lvlJc w:val="left"/>
      <w:pPr>
        <w:ind w:left="5040" w:hanging="360"/>
      </w:pPr>
      <w:rPr>
        <w:rFonts w:ascii="Symbol" w:hAnsi="Symbol" w:hint="default"/>
      </w:rPr>
    </w:lvl>
    <w:lvl w:ilvl="7" w:tplc="3FD2ED10">
      <w:start w:val="1"/>
      <w:numFmt w:val="bullet"/>
      <w:lvlText w:val="o"/>
      <w:lvlJc w:val="left"/>
      <w:pPr>
        <w:ind w:left="5760" w:hanging="360"/>
      </w:pPr>
      <w:rPr>
        <w:rFonts w:ascii="Courier New" w:hAnsi="Courier New" w:hint="default"/>
      </w:rPr>
    </w:lvl>
    <w:lvl w:ilvl="8" w:tplc="21F286D2">
      <w:start w:val="1"/>
      <w:numFmt w:val="bullet"/>
      <w:lvlText w:val=""/>
      <w:lvlJc w:val="left"/>
      <w:pPr>
        <w:ind w:left="6480" w:hanging="360"/>
      </w:pPr>
      <w:rPr>
        <w:rFonts w:ascii="Wingdings" w:hAnsi="Wingdings" w:hint="default"/>
      </w:rPr>
    </w:lvl>
  </w:abstractNum>
  <w:abstractNum w:abstractNumId="39" w15:restartNumberingAfterBreak="0">
    <w:nsid w:val="368A4D14"/>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3739BABB"/>
    <w:multiLevelType w:val="hybridMultilevel"/>
    <w:tmpl w:val="FFFFFFFF"/>
    <w:lvl w:ilvl="0" w:tplc="4D18FF92">
      <w:start w:val="1"/>
      <w:numFmt w:val="decimal"/>
      <w:lvlText w:val="%1."/>
      <w:lvlJc w:val="left"/>
      <w:pPr>
        <w:ind w:left="720" w:hanging="360"/>
      </w:pPr>
      <w:rPr>
        <w:rFonts w:ascii="Times New Roman" w:hAnsi="Times New Roman" w:hint="default"/>
      </w:rPr>
    </w:lvl>
    <w:lvl w:ilvl="1" w:tplc="0B78407A">
      <w:start w:val="1"/>
      <w:numFmt w:val="lowerLetter"/>
      <w:lvlText w:val="%2."/>
      <w:lvlJc w:val="left"/>
      <w:pPr>
        <w:ind w:left="1440" w:hanging="360"/>
      </w:pPr>
    </w:lvl>
    <w:lvl w:ilvl="2" w:tplc="033A1588">
      <w:start w:val="1"/>
      <w:numFmt w:val="lowerRoman"/>
      <w:lvlText w:val="%3."/>
      <w:lvlJc w:val="right"/>
      <w:pPr>
        <w:ind w:left="2160" w:hanging="180"/>
      </w:pPr>
    </w:lvl>
    <w:lvl w:ilvl="3" w:tplc="6830945C">
      <w:start w:val="1"/>
      <w:numFmt w:val="decimal"/>
      <w:lvlText w:val="%4."/>
      <w:lvlJc w:val="left"/>
      <w:pPr>
        <w:ind w:left="2880" w:hanging="360"/>
      </w:pPr>
    </w:lvl>
    <w:lvl w:ilvl="4" w:tplc="FE3ABDCA">
      <w:start w:val="1"/>
      <w:numFmt w:val="lowerLetter"/>
      <w:lvlText w:val="%5."/>
      <w:lvlJc w:val="left"/>
      <w:pPr>
        <w:ind w:left="3600" w:hanging="360"/>
      </w:pPr>
    </w:lvl>
    <w:lvl w:ilvl="5" w:tplc="7E18E71C">
      <w:start w:val="1"/>
      <w:numFmt w:val="lowerRoman"/>
      <w:lvlText w:val="%6."/>
      <w:lvlJc w:val="right"/>
      <w:pPr>
        <w:ind w:left="4320" w:hanging="180"/>
      </w:pPr>
    </w:lvl>
    <w:lvl w:ilvl="6" w:tplc="A74ED974">
      <w:start w:val="1"/>
      <w:numFmt w:val="decimal"/>
      <w:lvlText w:val="%7."/>
      <w:lvlJc w:val="left"/>
      <w:pPr>
        <w:ind w:left="5040" w:hanging="360"/>
      </w:pPr>
    </w:lvl>
    <w:lvl w:ilvl="7" w:tplc="DB82BF7A">
      <w:start w:val="1"/>
      <w:numFmt w:val="lowerLetter"/>
      <w:lvlText w:val="%8."/>
      <w:lvlJc w:val="left"/>
      <w:pPr>
        <w:ind w:left="5760" w:hanging="360"/>
      </w:pPr>
    </w:lvl>
    <w:lvl w:ilvl="8" w:tplc="4F18D412">
      <w:start w:val="1"/>
      <w:numFmt w:val="lowerRoman"/>
      <w:lvlText w:val="%9."/>
      <w:lvlJc w:val="right"/>
      <w:pPr>
        <w:ind w:left="6480" w:hanging="180"/>
      </w:pPr>
    </w:lvl>
  </w:abstractNum>
  <w:abstractNum w:abstractNumId="41" w15:restartNumberingAfterBreak="0">
    <w:nsid w:val="38B83F51"/>
    <w:multiLevelType w:val="hybridMultilevel"/>
    <w:tmpl w:val="FFFFFFFF"/>
    <w:lvl w:ilvl="0" w:tplc="F938647C">
      <w:start w:val="1"/>
      <w:numFmt w:val="decimal"/>
      <w:lvlText w:val="%1."/>
      <w:lvlJc w:val="left"/>
      <w:pPr>
        <w:ind w:left="720" w:hanging="360"/>
      </w:pPr>
    </w:lvl>
    <w:lvl w:ilvl="1" w:tplc="586ED696">
      <w:start w:val="1"/>
      <w:numFmt w:val="lowerLetter"/>
      <w:lvlText w:val="%2."/>
      <w:lvlJc w:val="left"/>
      <w:pPr>
        <w:ind w:left="1440" w:hanging="360"/>
      </w:pPr>
    </w:lvl>
    <w:lvl w:ilvl="2" w:tplc="B0D6AEC6">
      <w:start w:val="1"/>
      <w:numFmt w:val="lowerRoman"/>
      <w:lvlText w:val="%3."/>
      <w:lvlJc w:val="right"/>
      <w:pPr>
        <w:ind w:left="2160" w:hanging="180"/>
      </w:pPr>
    </w:lvl>
    <w:lvl w:ilvl="3" w:tplc="75E2EF54">
      <w:start w:val="1"/>
      <w:numFmt w:val="decimal"/>
      <w:lvlText w:val="%4."/>
      <w:lvlJc w:val="left"/>
      <w:pPr>
        <w:ind w:left="2880" w:hanging="360"/>
      </w:pPr>
    </w:lvl>
    <w:lvl w:ilvl="4" w:tplc="058C2764">
      <w:start w:val="1"/>
      <w:numFmt w:val="lowerLetter"/>
      <w:lvlText w:val="%5."/>
      <w:lvlJc w:val="left"/>
      <w:pPr>
        <w:ind w:left="3600" w:hanging="360"/>
      </w:pPr>
    </w:lvl>
    <w:lvl w:ilvl="5" w:tplc="8A4C240A">
      <w:start w:val="1"/>
      <w:numFmt w:val="lowerRoman"/>
      <w:lvlText w:val="%6."/>
      <w:lvlJc w:val="right"/>
      <w:pPr>
        <w:ind w:left="4320" w:hanging="180"/>
      </w:pPr>
    </w:lvl>
    <w:lvl w:ilvl="6" w:tplc="F6F80D1E">
      <w:start w:val="1"/>
      <w:numFmt w:val="decimal"/>
      <w:lvlText w:val="%7."/>
      <w:lvlJc w:val="left"/>
      <w:pPr>
        <w:ind w:left="5040" w:hanging="360"/>
      </w:pPr>
    </w:lvl>
    <w:lvl w:ilvl="7" w:tplc="AD400AEA">
      <w:start w:val="1"/>
      <w:numFmt w:val="lowerLetter"/>
      <w:lvlText w:val="%8."/>
      <w:lvlJc w:val="left"/>
      <w:pPr>
        <w:ind w:left="5760" w:hanging="360"/>
      </w:pPr>
    </w:lvl>
    <w:lvl w:ilvl="8" w:tplc="1E3C68FE">
      <w:start w:val="1"/>
      <w:numFmt w:val="lowerRoman"/>
      <w:lvlText w:val="%9."/>
      <w:lvlJc w:val="right"/>
      <w:pPr>
        <w:ind w:left="6480" w:hanging="180"/>
      </w:pPr>
    </w:lvl>
  </w:abstractNum>
  <w:abstractNum w:abstractNumId="42" w15:restartNumberingAfterBreak="0">
    <w:nsid w:val="3AACC7D6"/>
    <w:multiLevelType w:val="hybridMultilevel"/>
    <w:tmpl w:val="FFFFFFFF"/>
    <w:lvl w:ilvl="0" w:tplc="E468EF8A">
      <w:start w:val="1"/>
      <w:numFmt w:val="bullet"/>
      <w:lvlText w:val="-"/>
      <w:lvlJc w:val="left"/>
      <w:pPr>
        <w:ind w:left="720" w:hanging="360"/>
      </w:pPr>
      <w:rPr>
        <w:rFonts w:ascii="Aptos" w:hAnsi="Aptos" w:hint="default"/>
      </w:rPr>
    </w:lvl>
    <w:lvl w:ilvl="1" w:tplc="2708CB98">
      <w:start w:val="1"/>
      <w:numFmt w:val="bullet"/>
      <w:lvlText w:val="o"/>
      <w:lvlJc w:val="left"/>
      <w:pPr>
        <w:ind w:left="1440" w:hanging="360"/>
      </w:pPr>
      <w:rPr>
        <w:rFonts w:ascii="Courier New" w:hAnsi="Courier New" w:hint="default"/>
      </w:rPr>
    </w:lvl>
    <w:lvl w:ilvl="2" w:tplc="25660696">
      <w:start w:val="1"/>
      <w:numFmt w:val="bullet"/>
      <w:lvlText w:val=""/>
      <w:lvlJc w:val="left"/>
      <w:pPr>
        <w:ind w:left="2160" w:hanging="360"/>
      </w:pPr>
      <w:rPr>
        <w:rFonts w:ascii="Wingdings" w:hAnsi="Wingdings" w:hint="default"/>
      </w:rPr>
    </w:lvl>
    <w:lvl w:ilvl="3" w:tplc="0C569BCC">
      <w:start w:val="1"/>
      <w:numFmt w:val="bullet"/>
      <w:lvlText w:val=""/>
      <w:lvlJc w:val="left"/>
      <w:pPr>
        <w:ind w:left="2880" w:hanging="360"/>
      </w:pPr>
      <w:rPr>
        <w:rFonts w:ascii="Symbol" w:hAnsi="Symbol" w:hint="default"/>
      </w:rPr>
    </w:lvl>
    <w:lvl w:ilvl="4" w:tplc="5DCE18AC">
      <w:start w:val="1"/>
      <w:numFmt w:val="bullet"/>
      <w:lvlText w:val="o"/>
      <w:lvlJc w:val="left"/>
      <w:pPr>
        <w:ind w:left="3600" w:hanging="360"/>
      </w:pPr>
      <w:rPr>
        <w:rFonts w:ascii="Courier New" w:hAnsi="Courier New" w:hint="default"/>
      </w:rPr>
    </w:lvl>
    <w:lvl w:ilvl="5" w:tplc="08166FFA">
      <w:start w:val="1"/>
      <w:numFmt w:val="bullet"/>
      <w:lvlText w:val=""/>
      <w:lvlJc w:val="left"/>
      <w:pPr>
        <w:ind w:left="4320" w:hanging="360"/>
      </w:pPr>
      <w:rPr>
        <w:rFonts w:ascii="Wingdings" w:hAnsi="Wingdings" w:hint="default"/>
      </w:rPr>
    </w:lvl>
    <w:lvl w:ilvl="6" w:tplc="298A1FB4">
      <w:start w:val="1"/>
      <w:numFmt w:val="bullet"/>
      <w:lvlText w:val=""/>
      <w:lvlJc w:val="left"/>
      <w:pPr>
        <w:ind w:left="5040" w:hanging="360"/>
      </w:pPr>
      <w:rPr>
        <w:rFonts w:ascii="Symbol" w:hAnsi="Symbol" w:hint="default"/>
      </w:rPr>
    </w:lvl>
    <w:lvl w:ilvl="7" w:tplc="9BF6C180">
      <w:start w:val="1"/>
      <w:numFmt w:val="bullet"/>
      <w:lvlText w:val="o"/>
      <w:lvlJc w:val="left"/>
      <w:pPr>
        <w:ind w:left="5760" w:hanging="360"/>
      </w:pPr>
      <w:rPr>
        <w:rFonts w:ascii="Courier New" w:hAnsi="Courier New" w:hint="default"/>
      </w:rPr>
    </w:lvl>
    <w:lvl w:ilvl="8" w:tplc="C6043F56">
      <w:start w:val="1"/>
      <w:numFmt w:val="bullet"/>
      <w:lvlText w:val=""/>
      <w:lvlJc w:val="left"/>
      <w:pPr>
        <w:ind w:left="6480" w:hanging="360"/>
      </w:pPr>
      <w:rPr>
        <w:rFonts w:ascii="Wingdings" w:hAnsi="Wingdings" w:hint="default"/>
      </w:rPr>
    </w:lvl>
  </w:abstractNum>
  <w:abstractNum w:abstractNumId="43" w15:restartNumberingAfterBreak="0">
    <w:nsid w:val="3E9DC811"/>
    <w:multiLevelType w:val="hybridMultilevel"/>
    <w:tmpl w:val="FFFFFFFF"/>
    <w:lvl w:ilvl="0" w:tplc="74685D5A">
      <w:start w:val="1"/>
      <w:numFmt w:val="bullet"/>
      <w:lvlText w:val=""/>
      <w:lvlJc w:val="left"/>
      <w:pPr>
        <w:ind w:left="720" w:hanging="360"/>
      </w:pPr>
      <w:rPr>
        <w:rFonts w:ascii="Symbol" w:hAnsi="Symbol" w:hint="default"/>
      </w:rPr>
    </w:lvl>
    <w:lvl w:ilvl="1" w:tplc="DBFCE2FC">
      <w:start w:val="1"/>
      <w:numFmt w:val="bullet"/>
      <w:lvlText w:val="o"/>
      <w:lvlJc w:val="left"/>
      <w:pPr>
        <w:ind w:left="1440" w:hanging="360"/>
      </w:pPr>
      <w:rPr>
        <w:rFonts w:ascii="Courier New" w:hAnsi="Courier New" w:hint="default"/>
      </w:rPr>
    </w:lvl>
    <w:lvl w:ilvl="2" w:tplc="90687BA0">
      <w:start w:val="1"/>
      <w:numFmt w:val="bullet"/>
      <w:lvlText w:val=""/>
      <w:lvlJc w:val="left"/>
      <w:pPr>
        <w:ind w:left="2160" w:hanging="360"/>
      </w:pPr>
      <w:rPr>
        <w:rFonts w:ascii="Wingdings" w:hAnsi="Wingdings" w:hint="default"/>
      </w:rPr>
    </w:lvl>
    <w:lvl w:ilvl="3" w:tplc="2F064216">
      <w:start w:val="1"/>
      <w:numFmt w:val="bullet"/>
      <w:lvlText w:val=""/>
      <w:lvlJc w:val="left"/>
      <w:pPr>
        <w:ind w:left="2880" w:hanging="360"/>
      </w:pPr>
      <w:rPr>
        <w:rFonts w:ascii="Symbol" w:hAnsi="Symbol" w:hint="default"/>
      </w:rPr>
    </w:lvl>
    <w:lvl w:ilvl="4" w:tplc="C8B20ACC">
      <w:start w:val="1"/>
      <w:numFmt w:val="bullet"/>
      <w:lvlText w:val="o"/>
      <w:lvlJc w:val="left"/>
      <w:pPr>
        <w:ind w:left="3600" w:hanging="360"/>
      </w:pPr>
      <w:rPr>
        <w:rFonts w:ascii="Courier New" w:hAnsi="Courier New" w:hint="default"/>
      </w:rPr>
    </w:lvl>
    <w:lvl w:ilvl="5" w:tplc="7B5E2A7A">
      <w:start w:val="1"/>
      <w:numFmt w:val="bullet"/>
      <w:lvlText w:val=""/>
      <w:lvlJc w:val="left"/>
      <w:pPr>
        <w:ind w:left="4320" w:hanging="360"/>
      </w:pPr>
      <w:rPr>
        <w:rFonts w:ascii="Wingdings" w:hAnsi="Wingdings" w:hint="default"/>
      </w:rPr>
    </w:lvl>
    <w:lvl w:ilvl="6" w:tplc="04AECB8C">
      <w:start w:val="1"/>
      <w:numFmt w:val="bullet"/>
      <w:lvlText w:val=""/>
      <w:lvlJc w:val="left"/>
      <w:pPr>
        <w:ind w:left="5040" w:hanging="360"/>
      </w:pPr>
      <w:rPr>
        <w:rFonts w:ascii="Symbol" w:hAnsi="Symbol" w:hint="default"/>
      </w:rPr>
    </w:lvl>
    <w:lvl w:ilvl="7" w:tplc="6E46D07E">
      <w:start w:val="1"/>
      <w:numFmt w:val="bullet"/>
      <w:lvlText w:val="o"/>
      <w:lvlJc w:val="left"/>
      <w:pPr>
        <w:ind w:left="5760" w:hanging="360"/>
      </w:pPr>
      <w:rPr>
        <w:rFonts w:ascii="Courier New" w:hAnsi="Courier New" w:hint="default"/>
      </w:rPr>
    </w:lvl>
    <w:lvl w:ilvl="8" w:tplc="F91C3354">
      <w:start w:val="1"/>
      <w:numFmt w:val="bullet"/>
      <w:lvlText w:val=""/>
      <w:lvlJc w:val="left"/>
      <w:pPr>
        <w:ind w:left="6480" w:hanging="360"/>
      </w:pPr>
      <w:rPr>
        <w:rFonts w:ascii="Wingdings" w:hAnsi="Wingdings" w:hint="default"/>
      </w:rPr>
    </w:lvl>
  </w:abstractNum>
  <w:abstractNum w:abstractNumId="44" w15:restartNumberingAfterBreak="0">
    <w:nsid w:val="4029F5CD"/>
    <w:multiLevelType w:val="hybridMultilevel"/>
    <w:tmpl w:val="FFFFFFFF"/>
    <w:lvl w:ilvl="0" w:tplc="0088CD34">
      <w:start w:val="1"/>
      <w:numFmt w:val="bullet"/>
      <w:lvlText w:val=""/>
      <w:lvlJc w:val="left"/>
      <w:pPr>
        <w:ind w:left="720" w:hanging="360"/>
      </w:pPr>
      <w:rPr>
        <w:rFonts w:ascii="Symbol" w:hAnsi="Symbol" w:hint="default"/>
      </w:rPr>
    </w:lvl>
    <w:lvl w:ilvl="1" w:tplc="D77C28CE">
      <w:start w:val="1"/>
      <w:numFmt w:val="bullet"/>
      <w:lvlText w:val="o"/>
      <w:lvlJc w:val="left"/>
      <w:pPr>
        <w:ind w:left="1440" w:hanging="360"/>
      </w:pPr>
      <w:rPr>
        <w:rFonts w:ascii="Courier New" w:hAnsi="Courier New" w:hint="default"/>
      </w:rPr>
    </w:lvl>
    <w:lvl w:ilvl="2" w:tplc="BE3230FE">
      <w:start w:val="1"/>
      <w:numFmt w:val="bullet"/>
      <w:lvlText w:val=""/>
      <w:lvlJc w:val="left"/>
      <w:pPr>
        <w:ind w:left="2160" w:hanging="360"/>
      </w:pPr>
      <w:rPr>
        <w:rFonts w:ascii="Wingdings" w:hAnsi="Wingdings" w:hint="default"/>
      </w:rPr>
    </w:lvl>
    <w:lvl w:ilvl="3" w:tplc="D3842236">
      <w:start w:val="1"/>
      <w:numFmt w:val="bullet"/>
      <w:lvlText w:val=""/>
      <w:lvlJc w:val="left"/>
      <w:pPr>
        <w:ind w:left="2880" w:hanging="360"/>
      </w:pPr>
      <w:rPr>
        <w:rFonts w:ascii="Symbol" w:hAnsi="Symbol" w:hint="default"/>
      </w:rPr>
    </w:lvl>
    <w:lvl w:ilvl="4" w:tplc="D494DD84">
      <w:start w:val="1"/>
      <w:numFmt w:val="bullet"/>
      <w:lvlText w:val="o"/>
      <w:lvlJc w:val="left"/>
      <w:pPr>
        <w:ind w:left="3600" w:hanging="360"/>
      </w:pPr>
      <w:rPr>
        <w:rFonts w:ascii="Courier New" w:hAnsi="Courier New" w:hint="default"/>
      </w:rPr>
    </w:lvl>
    <w:lvl w:ilvl="5" w:tplc="D13A169E">
      <w:start w:val="1"/>
      <w:numFmt w:val="bullet"/>
      <w:lvlText w:val=""/>
      <w:lvlJc w:val="left"/>
      <w:pPr>
        <w:ind w:left="4320" w:hanging="360"/>
      </w:pPr>
      <w:rPr>
        <w:rFonts w:ascii="Wingdings" w:hAnsi="Wingdings" w:hint="default"/>
      </w:rPr>
    </w:lvl>
    <w:lvl w:ilvl="6" w:tplc="015C60D0">
      <w:start w:val="1"/>
      <w:numFmt w:val="bullet"/>
      <w:lvlText w:val=""/>
      <w:lvlJc w:val="left"/>
      <w:pPr>
        <w:ind w:left="5040" w:hanging="360"/>
      </w:pPr>
      <w:rPr>
        <w:rFonts w:ascii="Symbol" w:hAnsi="Symbol" w:hint="default"/>
      </w:rPr>
    </w:lvl>
    <w:lvl w:ilvl="7" w:tplc="A40AAFA4">
      <w:start w:val="1"/>
      <w:numFmt w:val="bullet"/>
      <w:lvlText w:val="o"/>
      <w:lvlJc w:val="left"/>
      <w:pPr>
        <w:ind w:left="5760" w:hanging="360"/>
      </w:pPr>
      <w:rPr>
        <w:rFonts w:ascii="Courier New" w:hAnsi="Courier New" w:hint="default"/>
      </w:rPr>
    </w:lvl>
    <w:lvl w:ilvl="8" w:tplc="96C6ABA6">
      <w:start w:val="1"/>
      <w:numFmt w:val="bullet"/>
      <w:lvlText w:val=""/>
      <w:lvlJc w:val="left"/>
      <w:pPr>
        <w:ind w:left="6480" w:hanging="360"/>
      </w:pPr>
      <w:rPr>
        <w:rFonts w:ascii="Wingdings" w:hAnsi="Wingdings" w:hint="default"/>
      </w:rPr>
    </w:lvl>
  </w:abstractNum>
  <w:abstractNum w:abstractNumId="45" w15:restartNumberingAfterBreak="0">
    <w:nsid w:val="41173654"/>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42D78708"/>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435475DD"/>
    <w:multiLevelType w:val="hybridMultilevel"/>
    <w:tmpl w:val="FFFFFFFF"/>
    <w:lvl w:ilvl="0" w:tplc="38CA206C">
      <w:start w:val="1"/>
      <w:numFmt w:val="decimal"/>
      <w:lvlText w:val="%1."/>
      <w:lvlJc w:val="left"/>
      <w:pPr>
        <w:ind w:left="720" w:hanging="360"/>
      </w:pPr>
      <w:rPr>
        <w:rFonts w:ascii="Times New Roman" w:hAnsi="Times New Roman" w:hint="default"/>
      </w:rPr>
    </w:lvl>
    <w:lvl w:ilvl="1" w:tplc="1C1227C8">
      <w:start w:val="1"/>
      <w:numFmt w:val="lowerLetter"/>
      <w:lvlText w:val="%2."/>
      <w:lvlJc w:val="left"/>
      <w:pPr>
        <w:ind w:left="1440" w:hanging="360"/>
      </w:pPr>
    </w:lvl>
    <w:lvl w:ilvl="2" w:tplc="9FA28158">
      <w:start w:val="1"/>
      <w:numFmt w:val="lowerRoman"/>
      <w:lvlText w:val="%3."/>
      <w:lvlJc w:val="right"/>
      <w:pPr>
        <w:ind w:left="2160" w:hanging="180"/>
      </w:pPr>
    </w:lvl>
    <w:lvl w:ilvl="3" w:tplc="8D149DB6">
      <w:start w:val="1"/>
      <w:numFmt w:val="decimal"/>
      <w:lvlText w:val="%4."/>
      <w:lvlJc w:val="left"/>
      <w:pPr>
        <w:ind w:left="2880" w:hanging="360"/>
      </w:pPr>
    </w:lvl>
    <w:lvl w:ilvl="4" w:tplc="D73CADBA">
      <w:start w:val="1"/>
      <w:numFmt w:val="lowerLetter"/>
      <w:lvlText w:val="%5."/>
      <w:lvlJc w:val="left"/>
      <w:pPr>
        <w:ind w:left="3600" w:hanging="360"/>
      </w:pPr>
    </w:lvl>
    <w:lvl w:ilvl="5" w:tplc="69DC7660">
      <w:start w:val="1"/>
      <w:numFmt w:val="lowerRoman"/>
      <w:lvlText w:val="%6."/>
      <w:lvlJc w:val="right"/>
      <w:pPr>
        <w:ind w:left="4320" w:hanging="180"/>
      </w:pPr>
    </w:lvl>
    <w:lvl w:ilvl="6" w:tplc="A2F65688">
      <w:start w:val="1"/>
      <w:numFmt w:val="decimal"/>
      <w:lvlText w:val="%7."/>
      <w:lvlJc w:val="left"/>
      <w:pPr>
        <w:ind w:left="5040" w:hanging="360"/>
      </w:pPr>
    </w:lvl>
    <w:lvl w:ilvl="7" w:tplc="1A3A8010">
      <w:start w:val="1"/>
      <w:numFmt w:val="lowerLetter"/>
      <w:lvlText w:val="%8."/>
      <w:lvlJc w:val="left"/>
      <w:pPr>
        <w:ind w:left="5760" w:hanging="360"/>
      </w:pPr>
    </w:lvl>
    <w:lvl w:ilvl="8" w:tplc="4C7CAB76">
      <w:start w:val="1"/>
      <w:numFmt w:val="lowerRoman"/>
      <w:lvlText w:val="%9."/>
      <w:lvlJc w:val="right"/>
      <w:pPr>
        <w:ind w:left="6480" w:hanging="180"/>
      </w:pPr>
    </w:lvl>
  </w:abstractNum>
  <w:abstractNum w:abstractNumId="48" w15:restartNumberingAfterBreak="0">
    <w:nsid w:val="44B09961"/>
    <w:multiLevelType w:val="hybridMultilevel"/>
    <w:tmpl w:val="FFFFFFFF"/>
    <w:lvl w:ilvl="0" w:tplc="BCE2E14C">
      <w:start w:val="1"/>
      <w:numFmt w:val="bullet"/>
      <w:lvlText w:val=""/>
      <w:lvlJc w:val="left"/>
      <w:pPr>
        <w:ind w:left="720" w:hanging="360"/>
      </w:pPr>
      <w:rPr>
        <w:rFonts w:ascii="Symbol" w:hAnsi="Symbol" w:hint="default"/>
      </w:rPr>
    </w:lvl>
    <w:lvl w:ilvl="1" w:tplc="E3560B4E">
      <w:start w:val="1"/>
      <w:numFmt w:val="bullet"/>
      <w:lvlText w:val="o"/>
      <w:lvlJc w:val="left"/>
      <w:pPr>
        <w:ind w:left="1440" w:hanging="360"/>
      </w:pPr>
      <w:rPr>
        <w:rFonts w:ascii="Courier New" w:hAnsi="Courier New" w:hint="default"/>
      </w:rPr>
    </w:lvl>
    <w:lvl w:ilvl="2" w:tplc="E9C8263C">
      <w:start w:val="1"/>
      <w:numFmt w:val="bullet"/>
      <w:lvlText w:val=""/>
      <w:lvlJc w:val="left"/>
      <w:pPr>
        <w:ind w:left="2160" w:hanging="360"/>
      </w:pPr>
      <w:rPr>
        <w:rFonts w:ascii="Wingdings" w:hAnsi="Wingdings" w:hint="default"/>
      </w:rPr>
    </w:lvl>
    <w:lvl w:ilvl="3" w:tplc="303E0C80">
      <w:start w:val="1"/>
      <w:numFmt w:val="bullet"/>
      <w:lvlText w:val=""/>
      <w:lvlJc w:val="left"/>
      <w:pPr>
        <w:ind w:left="2880" w:hanging="360"/>
      </w:pPr>
      <w:rPr>
        <w:rFonts w:ascii="Symbol" w:hAnsi="Symbol" w:hint="default"/>
      </w:rPr>
    </w:lvl>
    <w:lvl w:ilvl="4" w:tplc="DDDE21F8">
      <w:start w:val="1"/>
      <w:numFmt w:val="bullet"/>
      <w:lvlText w:val="o"/>
      <w:lvlJc w:val="left"/>
      <w:pPr>
        <w:ind w:left="3600" w:hanging="360"/>
      </w:pPr>
      <w:rPr>
        <w:rFonts w:ascii="Courier New" w:hAnsi="Courier New" w:hint="default"/>
      </w:rPr>
    </w:lvl>
    <w:lvl w:ilvl="5" w:tplc="90326AD6">
      <w:start w:val="1"/>
      <w:numFmt w:val="bullet"/>
      <w:lvlText w:val=""/>
      <w:lvlJc w:val="left"/>
      <w:pPr>
        <w:ind w:left="4320" w:hanging="360"/>
      </w:pPr>
      <w:rPr>
        <w:rFonts w:ascii="Wingdings" w:hAnsi="Wingdings" w:hint="default"/>
      </w:rPr>
    </w:lvl>
    <w:lvl w:ilvl="6" w:tplc="F0D0F2FC">
      <w:start w:val="1"/>
      <w:numFmt w:val="bullet"/>
      <w:lvlText w:val=""/>
      <w:lvlJc w:val="left"/>
      <w:pPr>
        <w:ind w:left="5040" w:hanging="360"/>
      </w:pPr>
      <w:rPr>
        <w:rFonts w:ascii="Symbol" w:hAnsi="Symbol" w:hint="default"/>
      </w:rPr>
    </w:lvl>
    <w:lvl w:ilvl="7" w:tplc="4FBC2EEC">
      <w:start w:val="1"/>
      <w:numFmt w:val="bullet"/>
      <w:lvlText w:val="o"/>
      <w:lvlJc w:val="left"/>
      <w:pPr>
        <w:ind w:left="5760" w:hanging="360"/>
      </w:pPr>
      <w:rPr>
        <w:rFonts w:ascii="Courier New" w:hAnsi="Courier New" w:hint="default"/>
      </w:rPr>
    </w:lvl>
    <w:lvl w:ilvl="8" w:tplc="8E664E36">
      <w:start w:val="1"/>
      <w:numFmt w:val="bullet"/>
      <w:lvlText w:val=""/>
      <w:lvlJc w:val="left"/>
      <w:pPr>
        <w:ind w:left="6480" w:hanging="360"/>
      </w:pPr>
      <w:rPr>
        <w:rFonts w:ascii="Wingdings" w:hAnsi="Wingdings" w:hint="default"/>
      </w:rPr>
    </w:lvl>
  </w:abstractNum>
  <w:abstractNum w:abstractNumId="49" w15:restartNumberingAfterBreak="0">
    <w:nsid w:val="4733AC9C"/>
    <w:multiLevelType w:val="hybridMultilevel"/>
    <w:tmpl w:val="FFFFFFFF"/>
    <w:lvl w:ilvl="0" w:tplc="E764832E">
      <w:start w:val="1"/>
      <w:numFmt w:val="bullet"/>
      <w:lvlText w:val="-"/>
      <w:lvlJc w:val="left"/>
      <w:pPr>
        <w:ind w:left="720" w:hanging="360"/>
      </w:pPr>
      <w:rPr>
        <w:rFonts w:ascii="Aptos" w:hAnsi="Aptos" w:hint="default"/>
      </w:rPr>
    </w:lvl>
    <w:lvl w:ilvl="1" w:tplc="DDA226F2">
      <w:start w:val="1"/>
      <w:numFmt w:val="bullet"/>
      <w:lvlText w:val="o"/>
      <w:lvlJc w:val="left"/>
      <w:pPr>
        <w:ind w:left="1440" w:hanging="360"/>
      </w:pPr>
      <w:rPr>
        <w:rFonts w:ascii="Courier New" w:hAnsi="Courier New" w:hint="default"/>
      </w:rPr>
    </w:lvl>
    <w:lvl w:ilvl="2" w:tplc="872ADFAA">
      <w:start w:val="1"/>
      <w:numFmt w:val="bullet"/>
      <w:lvlText w:val=""/>
      <w:lvlJc w:val="left"/>
      <w:pPr>
        <w:ind w:left="2160" w:hanging="360"/>
      </w:pPr>
      <w:rPr>
        <w:rFonts w:ascii="Wingdings" w:hAnsi="Wingdings" w:hint="default"/>
      </w:rPr>
    </w:lvl>
    <w:lvl w:ilvl="3" w:tplc="275E907A">
      <w:start w:val="1"/>
      <w:numFmt w:val="bullet"/>
      <w:lvlText w:val=""/>
      <w:lvlJc w:val="left"/>
      <w:pPr>
        <w:ind w:left="2880" w:hanging="360"/>
      </w:pPr>
      <w:rPr>
        <w:rFonts w:ascii="Symbol" w:hAnsi="Symbol" w:hint="default"/>
      </w:rPr>
    </w:lvl>
    <w:lvl w:ilvl="4" w:tplc="1D3E4AE6">
      <w:start w:val="1"/>
      <w:numFmt w:val="bullet"/>
      <w:lvlText w:val="o"/>
      <w:lvlJc w:val="left"/>
      <w:pPr>
        <w:ind w:left="3600" w:hanging="360"/>
      </w:pPr>
      <w:rPr>
        <w:rFonts w:ascii="Courier New" w:hAnsi="Courier New" w:hint="default"/>
      </w:rPr>
    </w:lvl>
    <w:lvl w:ilvl="5" w:tplc="B262E736">
      <w:start w:val="1"/>
      <w:numFmt w:val="bullet"/>
      <w:lvlText w:val=""/>
      <w:lvlJc w:val="left"/>
      <w:pPr>
        <w:ind w:left="4320" w:hanging="360"/>
      </w:pPr>
      <w:rPr>
        <w:rFonts w:ascii="Wingdings" w:hAnsi="Wingdings" w:hint="default"/>
      </w:rPr>
    </w:lvl>
    <w:lvl w:ilvl="6" w:tplc="96501B54">
      <w:start w:val="1"/>
      <w:numFmt w:val="bullet"/>
      <w:lvlText w:val=""/>
      <w:lvlJc w:val="left"/>
      <w:pPr>
        <w:ind w:left="5040" w:hanging="360"/>
      </w:pPr>
      <w:rPr>
        <w:rFonts w:ascii="Symbol" w:hAnsi="Symbol" w:hint="default"/>
      </w:rPr>
    </w:lvl>
    <w:lvl w:ilvl="7" w:tplc="A918946C">
      <w:start w:val="1"/>
      <w:numFmt w:val="bullet"/>
      <w:lvlText w:val="o"/>
      <w:lvlJc w:val="left"/>
      <w:pPr>
        <w:ind w:left="5760" w:hanging="360"/>
      </w:pPr>
      <w:rPr>
        <w:rFonts w:ascii="Courier New" w:hAnsi="Courier New" w:hint="default"/>
      </w:rPr>
    </w:lvl>
    <w:lvl w:ilvl="8" w:tplc="8724E520">
      <w:start w:val="1"/>
      <w:numFmt w:val="bullet"/>
      <w:lvlText w:val=""/>
      <w:lvlJc w:val="left"/>
      <w:pPr>
        <w:ind w:left="6480" w:hanging="360"/>
      </w:pPr>
      <w:rPr>
        <w:rFonts w:ascii="Wingdings" w:hAnsi="Wingdings" w:hint="default"/>
      </w:rPr>
    </w:lvl>
  </w:abstractNum>
  <w:abstractNum w:abstractNumId="50" w15:restartNumberingAfterBreak="0">
    <w:nsid w:val="47BDB4FB"/>
    <w:multiLevelType w:val="hybridMultilevel"/>
    <w:tmpl w:val="FFFFFFFF"/>
    <w:lvl w:ilvl="0" w:tplc="83D27194">
      <w:start w:val="1"/>
      <w:numFmt w:val="bullet"/>
      <w:lvlText w:val=""/>
      <w:lvlJc w:val="left"/>
      <w:pPr>
        <w:ind w:left="720" w:hanging="360"/>
      </w:pPr>
      <w:rPr>
        <w:rFonts w:ascii="Symbol" w:hAnsi="Symbol" w:hint="default"/>
      </w:rPr>
    </w:lvl>
    <w:lvl w:ilvl="1" w:tplc="AB90448C">
      <w:start w:val="1"/>
      <w:numFmt w:val="bullet"/>
      <w:lvlText w:val="o"/>
      <w:lvlJc w:val="left"/>
      <w:pPr>
        <w:ind w:left="1440" w:hanging="360"/>
      </w:pPr>
      <w:rPr>
        <w:rFonts w:ascii="Courier New" w:hAnsi="Courier New" w:hint="default"/>
      </w:rPr>
    </w:lvl>
    <w:lvl w:ilvl="2" w:tplc="046A900E">
      <w:start w:val="1"/>
      <w:numFmt w:val="bullet"/>
      <w:lvlText w:val=""/>
      <w:lvlJc w:val="left"/>
      <w:pPr>
        <w:ind w:left="2160" w:hanging="360"/>
      </w:pPr>
      <w:rPr>
        <w:rFonts w:ascii="Wingdings" w:hAnsi="Wingdings" w:hint="default"/>
      </w:rPr>
    </w:lvl>
    <w:lvl w:ilvl="3" w:tplc="D3363A0A">
      <w:start w:val="1"/>
      <w:numFmt w:val="bullet"/>
      <w:lvlText w:val=""/>
      <w:lvlJc w:val="left"/>
      <w:pPr>
        <w:ind w:left="2880" w:hanging="360"/>
      </w:pPr>
      <w:rPr>
        <w:rFonts w:ascii="Symbol" w:hAnsi="Symbol" w:hint="default"/>
      </w:rPr>
    </w:lvl>
    <w:lvl w:ilvl="4" w:tplc="ED5C6600">
      <w:start w:val="1"/>
      <w:numFmt w:val="bullet"/>
      <w:lvlText w:val="o"/>
      <w:lvlJc w:val="left"/>
      <w:pPr>
        <w:ind w:left="3600" w:hanging="360"/>
      </w:pPr>
      <w:rPr>
        <w:rFonts w:ascii="Courier New" w:hAnsi="Courier New" w:hint="default"/>
      </w:rPr>
    </w:lvl>
    <w:lvl w:ilvl="5" w:tplc="989ABCDC">
      <w:start w:val="1"/>
      <w:numFmt w:val="bullet"/>
      <w:lvlText w:val=""/>
      <w:lvlJc w:val="left"/>
      <w:pPr>
        <w:ind w:left="4320" w:hanging="360"/>
      </w:pPr>
      <w:rPr>
        <w:rFonts w:ascii="Wingdings" w:hAnsi="Wingdings" w:hint="default"/>
      </w:rPr>
    </w:lvl>
    <w:lvl w:ilvl="6" w:tplc="D41E12A2">
      <w:start w:val="1"/>
      <w:numFmt w:val="bullet"/>
      <w:lvlText w:val=""/>
      <w:lvlJc w:val="left"/>
      <w:pPr>
        <w:ind w:left="5040" w:hanging="360"/>
      </w:pPr>
      <w:rPr>
        <w:rFonts w:ascii="Symbol" w:hAnsi="Symbol" w:hint="default"/>
      </w:rPr>
    </w:lvl>
    <w:lvl w:ilvl="7" w:tplc="2710D40C">
      <w:start w:val="1"/>
      <w:numFmt w:val="bullet"/>
      <w:lvlText w:val="o"/>
      <w:lvlJc w:val="left"/>
      <w:pPr>
        <w:ind w:left="5760" w:hanging="360"/>
      </w:pPr>
      <w:rPr>
        <w:rFonts w:ascii="Courier New" w:hAnsi="Courier New" w:hint="default"/>
      </w:rPr>
    </w:lvl>
    <w:lvl w:ilvl="8" w:tplc="649042B0">
      <w:start w:val="1"/>
      <w:numFmt w:val="bullet"/>
      <w:lvlText w:val=""/>
      <w:lvlJc w:val="left"/>
      <w:pPr>
        <w:ind w:left="6480" w:hanging="360"/>
      </w:pPr>
      <w:rPr>
        <w:rFonts w:ascii="Wingdings" w:hAnsi="Wingdings" w:hint="default"/>
      </w:rPr>
    </w:lvl>
  </w:abstractNum>
  <w:abstractNum w:abstractNumId="51" w15:restartNumberingAfterBreak="0">
    <w:nsid w:val="49D70544"/>
    <w:multiLevelType w:val="hybridMultilevel"/>
    <w:tmpl w:val="40E89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F55E8F0"/>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50A550E9"/>
    <w:multiLevelType w:val="hybridMultilevel"/>
    <w:tmpl w:val="FFFFFFFF"/>
    <w:lvl w:ilvl="0" w:tplc="12C463E8">
      <w:start w:val="1"/>
      <w:numFmt w:val="decimal"/>
      <w:lvlText w:val="%1."/>
      <w:lvlJc w:val="left"/>
      <w:pPr>
        <w:ind w:left="720" w:hanging="360"/>
      </w:pPr>
      <w:rPr>
        <w:rFonts w:ascii="Times New Roman" w:hAnsi="Times New Roman" w:hint="default"/>
      </w:rPr>
    </w:lvl>
    <w:lvl w:ilvl="1" w:tplc="2D183F32">
      <w:start w:val="1"/>
      <w:numFmt w:val="lowerLetter"/>
      <w:lvlText w:val="%2."/>
      <w:lvlJc w:val="left"/>
      <w:pPr>
        <w:ind w:left="1440" w:hanging="360"/>
      </w:pPr>
    </w:lvl>
    <w:lvl w:ilvl="2" w:tplc="DE96CFD4">
      <w:start w:val="1"/>
      <w:numFmt w:val="lowerRoman"/>
      <w:lvlText w:val="%3."/>
      <w:lvlJc w:val="right"/>
      <w:pPr>
        <w:ind w:left="2160" w:hanging="180"/>
      </w:pPr>
    </w:lvl>
    <w:lvl w:ilvl="3" w:tplc="ACA4A73A">
      <w:start w:val="1"/>
      <w:numFmt w:val="decimal"/>
      <w:lvlText w:val="%4."/>
      <w:lvlJc w:val="left"/>
      <w:pPr>
        <w:ind w:left="2880" w:hanging="360"/>
      </w:pPr>
    </w:lvl>
    <w:lvl w:ilvl="4" w:tplc="D9144CBE">
      <w:start w:val="1"/>
      <w:numFmt w:val="lowerLetter"/>
      <w:lvlText w:val="%5."/>
      <w:lvlJc w:val="left"/>
      <w:pPr>
        <w:ind w:left="3600" w:hanging="360"/>
      </w:pPr>
    </w:lvl>
    <w:lvl w:ilvl="5" w:tplc="839A13C4">
      <w:start w:val="1"/>
      <w:numFmt w:val="lowerRoman"/>
      <w:lvlText w:val="%6."/>
      <w:lvlJc w:val="right"/>
      <w:pPr>
        <w:ind w:left="4320" w:hanging="180"/>
      </w:pPr>
    </w:lvl>
    <w:lvl w:ilvl="6" w:tplc="B5F88350">
      <w:start w:val="1"/>
      <w:numFmt w:val="decimal"/>
      <w:lvlText w:val="%7."/>
      <w:lvlJc w:val="left"/>
      <w:pPr>
        <w:ind w:left="5040" w:hanging="360"/>
      </w:pPr>
    </w:lvl>
    <w:lvl w:ilvl="7" w:tplc="1D56E2E8">
      <w:start w:val="1"/>
      <w:numFmt w:val="lowerLetter"/>
      <w:lvlText w:val="%8."/>
      <w:lvlJc w:val="left"/>
      <w:pPr>
        <w:ind w:left="5760" w:hanging="360"/>
      </w:pPr>
    </w:lvl>
    <w:lvl w:ilvl="8" w:tplc="718A18E4">
      <w:start w:val="1"/>
      <w:numFmt w:val="lowerRoman"/>
      <w:lvlText w:val="%9."/>
      <w:lvlJc w:val="right"/>
      <w:pPr>
        <w:ind w:left="6480" w:hanging="180"/>
      </w:pPr>
    </w:lvl>
  </w:abstractNum>
  <w:abstractNum w:abstractNumId="54" w15:restartNumberingAfterBreak="0">
    <w:nsid w:val="551F36D1"/>
    <w:multiLevelType w:val="hybridMultilevel"/>
    <w:tmpl w:val="FFFFFFFF"/>
    <w:lvl w:ilvl="0" w:tplc="ACD6107E">
      <w:start w:val="1"/>
      <w:numFmt w:val="bullet"/>
      <w:lvlText w:val="-"/>
      <w:lvlJc w:val="left"/>
      <w:pPr>
        <w:ind w:left="720" w:hanging="360"/>
      </w:pPr>
      <w:rPr>
        <w:rFonts w:ascii="Aptos" w:hAnsi="Aptos" w:hint="default"/>
      </w:rPr>
    </w:lvl>
    <w:lvl w:ilvl="1" w:tplc="36827410">
      <w:start w:val="1"/>
      <w:numFmt w:val="bullet"/>
      <w:lvlText w:val="o"/>
      <w:lvlJc w:val="left"/>
      <w:pPr>
        <w:ind w:left="1440" w:hanging="360"/>
      </w:pPr>
      <w:rPr>
        <w:rFonts w:ascii="Courier New" w:hAnsi="Courier New" w:hint="default"/>
      </w:rPr>
    </w:lvl>
    <w:lvl w:ilvl="2" w:tplc="17A67BB4">
      <w:start w:val="1"/>
      <w:numFmt w:val="bullet"/>
      <w:lvlText w:val=""/>
      <w:lvlJc w:val="left"/>
      <w:pPr>
        <w:ind w:left="2160" w:hanging="360"/>
      </w:pPr>
      <w:rPr>
        <w:rFonts w:ascii="Wingdings" w:hAnsi="Wingdings" w:hint="default"/>
      </w:rPr>
    </w:lvl>
    <w:lvl w:ilvl="3" w:tplc="147C2EB6">
      <w:start w:val="1"/>
      <w:numFmt w:val="bullet"/>
      <w:lvlText w:val=""/>
      <w:lvlJc w:val="left"/>
      <w:pPr>
        <w:ind w:left="2880" w:hanging="360"/>
      </w:pPr>
      <w:rPr>
        <w:rFonts w:ascii="Symbol" w:hAnsi="Symbol" w:hint="default"/>
      </w:rPr>
    </w:lvl>
    <w:lvl w:ilvl="4" w:tplc="5C58336E">
      <w:start w:val="1"/>
      <w:numFmt w:val="bullet"/>
      <w:lvlText w:val="o"/>
      <w:lvlJc w:val="left"/>
      <w:pPr>
        <w:ind w:left="3600" w:hanging="360"/>
      </w:pPr>
      <w:rPr>
        <w:rFonts w:ascii="Courier New" w:hAnsi="Courier New" w:hint="default"/>
      </w:rPr>
    </w:lvl>
    <w:lvl w:ilvl="5" w:tplc="678CC91A">
      <w:start w:val="1"/>
      <w:numFmt w:val="bullet"/>
      <w:lvlText w:val=""/>
      <w:lvlJc w:val="left"/>
      <w:pPr>
        <w:ind w:left="4320" w:hanging="360"/>
      </w:pPr>
      <w:rPr>
        <w:rFonts w:ascii="Wingdings" w:hAnsi="Wingdings" w:hint="default"/>
      </w:rPr>
    </w:lvl>
    <w:lvl w:ilvl="6" w:tplc="8DE071D2">
      <w:start w:val="1"/>
      <w:numFmt w:val="bullet"/>
      <w:lvlText w:val=""/>
      <w:lvlJc w:val="left"/>
      <w:pPr>
        <w:ind w:left="5040" w:hanging="360"/>
      </w:pPr>
      <w:rPr>
        <w:rFonts w:ascii="Symbol" w:hAnsi="Symbol" w:hint="default"/>
      </w:rPr>
    </w:lvl>
    <w:lvl w:ilvl="7" w:tplc="F3BE67AC">
      <w:start w:val="1"/>
      <w:numFmt w:val="bullet"/>
      <w:lvlText w:val="o"/>
      <w:lvlJc w:val="left"/>
      <w:pPr>
        <w:ind w:left="5760" w:hanging="360"/>
      </w:pPr>
      <w:rPr>
        <w:rFonts w:ascii="Courier New" w:hAnsi="Courier New" w:hint="default"/>
      </w:rPr>
    </w:lvl>
    <w:lvl w:ilvl="8" w:tplc="8A70611C">
      <w:start w:val="1"/>
      <w:numFmt w:val="bullet"/>
      <w:lvlText w:val=""/>
      <w:lvlJc w:val="left"/>
      <w:pPr>
        <w:ind w:left="6480" w:hanging="360"/>
      </w:pPr>
      <w:rPr>
        <w:rFonts w:ascii="Wingdings" w:hAnsi="Wingdings" w:hint="default"/>
      </w:rPr>
    </w:lvl>
  </w:abstractNum>
  <w:abstractNum w:abstractNumId="55" w15:restartNumberingAfterBreak="0">
    <w:nsid w:val="5570A433"/>
    <w:multiLevelType w:val="hybridMultilevel"/>
    <w:tmpl w:val="FFFFFFFF"/>
    <w:lvl w:ilvl="0" w:tplc="9BB021AA">
      <w:start w:val="1"/>
      <w:numFmt w:val="bullet"/>
      <w:lvlText w:val=""/>
      <w:lvlJc w:val="left"/>
      <w:pPr>
        <w:ind w:left="720" w:hanging="360"/>
      </w:pPr>
      <w:rPr>
        <w:rFonts w:ascii="Symbol" w:hAnsi="Symbol" w:hint="default"/>
      </w:rPr>
    </w:lvl>
    <w:lvl w:ilvl="1" w:tplc="ED242C7A">
      <w:start w:val="1"/>
      <w:numFmt w:val="bullet"/>
      <w:lvlText w:val="o"/>
      <w:lvlJc w:val="left"/>
      <w:pPr>
        <w:ind w:left="1440" w:hanging="360"/>
      </w:pPr>
      <w:rPr>
        <w:rFonts w:ascii="Courier New" w:hAnsi="Courier New" w:hint="default"/>
      </w:rPr>
    </w:lvl>
    <w:lvl w:ilvl="2" w:tplc="AD9A9318">
      <w:start w:val="1"/>
      <w:numFmt w:val="bullet"/>
      <w:lvlText w:val=""/>
      <w:lvlJc w:val="left"/>
      <w:pPr>
        <w:ind w:left="2160" w:hanging="360"/>
      </w:pPr>
      <w:rPr>
        <w:rFonts w:ascii="Wingdings" w:hAnsi="Wingdings" w:hint="default"/>
      </w:rPr>
    </w:lvl>
    <w:lvl w:ilvl="3" w:tplc="89F87B1E">
      <w:start w:val="1"/>
      <w:numFmt w:val="bullet"/>
      <w:lvlText w:val=""/>
      <w:lvlJc w:val="left"/>
      <w:pPr>
        <w:ind w:left="2880" w:hanging="360"/>
      </w:pPr>
      <w:rPr>
        <w:rFonts w:ascii="Symbol" w:hAnsi="Symbol" w:hint="default"/>
      </w:rPr>
    </w:lvl>
    <w:lvl w:ilvl="4" w:tplc="9C56233E">
      <w:start w:val="1"/>
      <w:numFmt w:val="bullet"/>
      <w:lvlText w:val="o"/>
      <w:lvlJc w:val="left"/>
      <w:pPr>
        <w:ind w:left="3600" w:hanging="360"/>
      </w:pPr>
      <w:rPr>
        <w:rFonts w:ascii="Courier New" w:hAnsi="Courier New" w:hint="default"/>
      </w:rPr>
    </w:lvl>
    <w:lvl w:ilvl="5" w:tplc="78B4F09E">
      <w:start w:val="1"/>
      <w:numFmt w:val="bullet"/>
      <w:lvlText w:val=""/>
      <w:lvlJc w:val="left"/>
      <w:pPr>
        <w:ind w:left="4320" w:hanging="360"/>
      </w:pPr>
      <w:rPr>
        <w:rFonts w:ascii="Wingdings" w:hAnsi="Wingdings" w:hint="default"/>
      </w:rPr>
    </w:lvl>
    <w:lvl w:ilvl="6" w:tplc="7EA4FE02">
      <w:start w:val="1"/>
      <w:numFmt w:val="bullet"/>
      <w:lvlText w:val=""/>
      <w:lvlJc w:val="left"/>
      <w:pPr>
        <w:ind w:left="5040" w:hanging="360"/>
      </w:pPr>
      <w:rPr>
        <w:rFonts w:ascii="Symbol" w:hAnsi="Symbol" w:hint="default"/>
      </w:rPr>
    </w:lvl>
    <w:lvl w:ilvl="7" w:tplc="5554CFDA">
      <w:start w:val="1"/>
      <w:numFmt w:val="bullet"/>
      <w:lvlText w:val="o"/>
      <w:lvlJc w:val="left"/>
      <w:pPr>
        <w:ind w:left="5760" w:hanging="360"/>
      </w:pPr>
      <w:rPr>
        <w:rFonts w:ascii="Courier New" w:hAnsi="Courier New" w:hint="default"/>
      </w:rPr>
    </w:lvl>
    <w:lvl w:ilvl="8" w:tplc="944A7E14">
      <w:start w:val="1"/>
      <w:numFmt w:val="bullet"/>
      <w:lvlText w:val=""/>
      <w:lvlJc w:val="left"/>
      <w:pPr>
        <w:ind w:left="6480" w:hanging="360"/>
      </w:pPr>
      <w:rPr>
        <w:rFonts w:ascii="Wingdings" w:hAnsi="Wingdings" w:hint="default"/>
      </w:rPr>
    </w:lvl>
  </w:abstractNum>
  <w:abstractNum w:abstractNumId="56" w15:restartNumberingAfterBreak="0">
    <w:nsid w:val="562CF425"/>
    <w:multiLevelType w:val="hybridMultilevel"/>
    <w:tmpl w:val="FFFFFFFF"/>
    <w:lvl w:ilvl="0" w:tplc="DB7A796E">
      <w:start w:val="1"/>
      <w:numFmt w:val="bullet"/>
      <w:lvlText w:val="-"/>
      <w:lvlJc w:val="left"/>
      <w:pPr>
        <w:ind w:left="720" w:hanging="360"/>
      </w:pPr>
      <w:rPr>
        <w:rFonts w:ascii="Aptos" w:hAnsi="Aptos" w:hint="default"/>
      </w:rPr>
    </w:lvl>
    <w:lvl w:ilvl="1" w:tplc="D020E296">
      <w:start w:val="1"/>
      <w:numFmt w:val="bullet"/>
      <w:lvlText w:val="o"/>
      <w:lvlJc w:val="left"/>
      <w:pPr>
        <w:ind w:left="1440" w:hanging="360"/>
      </w:pPr>
      <w:rPr>
        <w:rFonts w:ascii="Courier New" w:hAnsi="Courier New" w:hint="default"/>
      </w:rPr>
    </w:lvl>
    <w:lvl w:ilvl="2" w:tplc="4DF657BC">
      <w:start w:val="1"/>
      <w:numFmt w:val="bullet"/>
      <w:lvlText w:val=""/>
      <w:lvlJc w:val="left"/>
      <w:pPr>
        <w:ind w:left="2160" w:hanging="360"/>
      </w:pPr>
      <w:rPr>
        <w:rFonts w:ascii="Wingdings" w:hAnsi="Wingdings" w:hint="default"/>
      </w:rPr>
    </w:lvl>
    <w:lvl w:ilvl="3" w:tplc="3B70B8D6">
      <w:start w:val="1"/>
      <w:numFmt w:val="bullet"/>
      <w:lvlText w:val=""/>
      <w:lvlJc w:val="left"/>
      <w:pPr>
        <w:ind w:left="2880" w:hanging="360"/>
      </w:pPr>
      <w:rPr>
        <w:rFonts w:ascii="Symbol" w:hAnsi="Symbol" w:hint="default"/>
      </w:rPr>
    </w:lvl>
    <w:lvl w:ilvl="4" w:tplc="8CD6708E">
      <w:start w:val="1"/>
      <w:numFmt w:val="bullet"/>
      <w:lvlText w:val="o"/>
      <w:lvlJc w:val="left"/>
      <w:pPr>
        <w:ind w:left="3600" w:hanging="360"/>
      </w:pPr>
      <w:rPr>
        <w:rFonts w:ascii="Courier New" w:hAnsi="Courier New" w:hint="default"/>
      </w:rPr>
    </w:lvl>
    <w:lvl w:ilvl="5" w:tplc="72D84BFC">
      <w:start w:val="1"/>
      <w:numFmt w:val="bullet"/>
      <w:lvlText w:val=""/>
      <w:lvlJc w:val="left"/>
      <w:pPr>
        <w:ind w:left="4320" w:hanging="360"/>
      </w:pPr>
      <w:rPr>
        <w:rFonts w:ascii="Wingdings" w:hAnsi="Wingdings" w:hint="default"/>
      </w:rPr>
    </w:lvl>
    <w:lvl w:ilvl="6" w:tplc="5DEA6754">
      <w:start w:val="1"/>
      <w:numFmt w:val="bullet"/>
      <w:lvlText w:val=""/>
      <w:lvlJc w:val="left"/>
      <w:pPr>
        <w:ind w:left="5040" w:hanging="360"/>
      </w:pPr>
      <w:rPr>
        <w:rFonts w:ascii="Symbol" w:hAnsi="Symbol" w:hint="default"/>
      </w:rPr>
    </w:lvl>
    <w:lvl w:ilvl="7" w:tplc="6022635C">
      <w:start w:val="1"/>
      <w:numFmt w:val="bullet"/>
      <w:lvlText w:val="o"/>
      <w:lvlJc w:val="left"/>
      <w:pPr>
        <w:ind w:left="5760" w:hanging="360"/>
      </w:pPr>
      <w:rPr>
        <w:rFonts w:ascii="Courier New" w:hAnsi="Courier New" w:hint="default"/>
      </w:rPr>
    </w:lvl>
    <w:lvl w:ilvl="8" w:tplc="45FEAE6E">
      <w:start w:val="1"/>
      <w:numFmt w:val="bullet"/>
      <w:lvlText w:val=""/>
      <w:lvlJc w:val="left"/>
      <w:pPr>
        <w:ind w:left="6480" w:hanging="360"/>
      </w:pPr>
      <w:rPr>
        <w:rFonts w:ascii="Wingdings" w:hAnsi="Wingdings" w:hint="default"/>
      </w:rPr>
    </w:lvl>
  </w:abstractNum>
  <w:abstractNum w:abstractNumId="57" w15:restartNumberingAfterBreak="0">
    <w:nsid w:val="56BEF69D"/>
    <w:multiLevelType w:val="hybridMultilevel"/>
    <w:tmpl w:val="FFFFFFFF"/>
    <w:lvl w:ilvl="0" w:tplc="937C7BE4">
      <w:start w:val="1"/>
      <w:numFmt w:val="decimal"/>
      <w:lvlText w:val="%1."/>
      <w:lvlJc w:val="left"/>
      <w:pPr>
        <w:ind w:left="720" w:hanging="360"/>
      </w:pPr>
      <w:rPr>
        <w:rFonts w:ascii="Times New Roman" w:hAnsi="Times New Roman" w:hint="default"/>
      </w:rPr>
    </w:lvl>
    <w:lvl w:ilvl="1" w:tplc="4BEE4D14">
      <w:start w:val="1"/>
      <w:numFmt w:val="lowerLetter"/>
      <w:lvlText w:val="%2."/>
      <w:lvlJc w:val="left"/>
      <w:pPr>
        <w:ind w:left="1440" w:hanging="360"/>
      </w:pPr>
    </w:lvl>
    <w:lvl w:ilvl="2" w:tplc="5A166C24">
      <w:start w:val="1"/>
      <w:numFmt w:val="lowerRoman"/>
      <w:lvlText w:val="%3."/>
      <w:lvlJc w:val="right"/>
      <w:pPr>
        <w:ind w:left="2160" w:hanging="180"/>
      </w:pPr>
    </w:lvl>
    <w:lvl w:ilvl="3" w:tplc="2848D4D0">
      <w:start w:val="1"/>
      <w:numFmt w:val="decimal"/>
      <w:lvlText w:val="%4."/>
      <w:lvlJc w:val="left"/>
      <w:pPr>
        <w:ind w:left="2880" w:hanging="360"/>
      </w:pPr>
    </w:lvl>
    <w:lvl w:ilvl="4" w:tplc="D5885DA2">
      <w:start w:val="1"/>
      <w:numFmt w:val="lowerLetter"/>
      <w:lvlText w:val="%5."/>
      <w:lvlJc w:val="left"/>
      <w:pPr>
        <w:ind w:left="3600" w:hanging="360"/>
      </w:pPr>
    </w:lvl>
    <w:lvl w:ilvl="5" w:tplc="7A940DC6">
      <w:start w:val="1"/>
      <w:numFmt w:val="lowerRoman"/>
      <w:lvlText w:val="%6."/>
      <w:lvlJc w:val="right"/>
      <w:pPr>
        <w:ind w:left="4320" w:hanging="180"/>
      </w:pPr>
    </w:lvl>
    <w:lvl w:ilvl="6" w:tplc="DAC43312">
      <w:start w:val="1"/>
      <w:numFmt w:val="decimal"/>
      <w:lvlText w:val="%7."/>
      <w:lvlJc w:val="left"/>
      <w:pPr>
        <w:ind w:left="5040" w:hanging="360"/>
      </w:pPr>
    </w:lvl>
    <w:lvl w:ilvl="7" w:tplc="AA9EE176">
      <w:start w:val="1"/>
      <w:numFmt w:val="lowerLetter"/>
      <w:lvlText w:val="%8."/>
      <w:lvlJc w:val="left"/>
      <w:pPr>
        <w:ind w:left="5760" w:hanging="360"/>
      </w:pPr>
    </w:lvl>
    <w:lvl w:ilvl="8" w:tplc="2654AD82">
      <w:start w:val="1"/>
      <w:numFmt w:val="lowerRoman"/>
      <w:lvlText w:val="%9."/>
      <w:lvlJc w:val="right"/>
      <w:pPr>
        <w:ind w:left="6480" w:hanging="180"/>
      </w:pPr>
    </w:lvl>
  </w:abstractNum>
  <w:abstractNum w:abstractNumId="58" w15:restartNumberingAfterBreak="0">
    <w:nsid w:val="572EC070"/>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57E838F5"/>
    <w:multiLevelType w:val="hybridMultilevel"/>
    <w:tmpl w:val="34F87E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CBC2788"/>
    <w:multiLevelType w:val="hybridMultilevel"/>
    <w:tmpl w:val="FFFFFFFF"/>
    <w:lvl w:ilvl="0" w:tplc="DFF07D88">
      <w:start w:val="1"/>
      <w:numFmt w:val="bullet"/>
      <w:lvlText w:val=""/>
      <w:lvlJc w:val="left"/>
      <w:pPr>
        <w:ind w:left="720" w:hanging="360"/>
      </w:pPr>
      <w:rPr>
        <w:rFonts w:ascii="Symbol" w:hAnsi="Symbol" w:hint="default"/>
      </w:rPr>
    </w:lvl>
    <w:lvl w:ilvl="1" w:tplc="36DA9A1E">
      <w:start w:val="1"/>
      <w:numFmt w:val="bullet"/>
      <w:lvlText w:val="o"/>
      <w:lvlJc w:val="left"/>
      <w:pPr>
        <w:ind w:left="1440" w:hanging="360"/>
      </w:pPr>
      <w:rPr>
        <w:rFonts w:ascii="Courier New" w:hAnsi="Courier New" w:hint="default"/>
      </w:rPr>
    </w:lvl>
    <w:lvl w:ilvl="2" w:tplc="F2A40F4E">
      <w:start w:val="1"/>
      <w:numFmt w:val="bullet"/>
      <w:lvlText w:val=""/>
      <w:lvlJc w:val="left"/>
      <w:pPr>
        <w:ind w:left="2160" w:hanging="360"/>
      </w:pPr>
      <w:rPr>
        <w:rFonts w:ascii="Wingdings" w:hAnsi="Wingdings" w:hint="default"/>
      </w:rPr>
    </w:lvl>
    <w:lvl w:ilvl="3" w:tplc="69EE5D4E">
      <w:start w:val="1"/>
      <w:numFmt w:val="bullet"/>
      <w:lvlText w:val=""/>
      <w:lvlJc w:val="left"/>
      <w:pPr>
        <w:ind w:left="2880" w:hanging="360"/>
      </w:pPr>
      <w:rPr>
        <w:rFonts w:ascii="Symbol" w:hAnsi="Symbol" w:hint="default"/>
      </w:rPr>
    </w:lvl>
    <w:lvl w:ilvl="4" w:tplc="DA9E6AE2">
      <w:start w:val="1"/>
      <w:numFmt w:val="bullet"/>
      <w:lvlText w:val="o"/>
      <w:lvlJc w:val="left"/>
      <w:pPr>
        <w:ind w:left="3600" w:hanging="360"/>
      </w:pPr>
      <w:rPr>
        <w:rFonts w:ascii="Courier New" w:hAnsi="Courier New" w:hint="default"/>
      </w:rPr>
    </w:lvl>
    <w:lvl w:ilvl="5" w:tplc="FEFCC432">
      <w:start w:val="1"/>
      <w:numFmt w:val="bullet"/>
      <w:lvlText w:val=""/>
      <w:lvlJc w:val="left"/>
      <w:pPr>
        <w:ind w:left="4320" w:hanging="360"/>
      </w:pPr>
      <w:rPr>
        <w:rFonts w:ascii="Wingdings" w:hAnsi="Wingdings" w:hint="default"/>
      </w:rPr>
    </w:lvl>
    <w:lvl w:ilvl="6" w:tplc="619E8214">
      <w:start w:val="1"/>
      <w:numFmt w:val="bullet"/>
      <w:lvlText w:val=""/>
      <w:lvlJc w:val="left"/>
      <w:pPr>
        <w:ind w:left="5040" w:hanging="360"/>
      </w:pPr>
      <w:rPr>
        <w:rFonts w:ascii="Symbol" w:hAnsi="Symbol" w:hint="default"/>
      </w:rPr>
    </w:lvl>
    <w:lvl w:ilvl="7" w:tplc="BE927EEC">
      <w:start w:val="1"/>
      <w:numFmt w:val="bullet"/>
      <w:lvlText w:val="o"/>
      <w:lvlJc w:val="left"/>
      <w:pPr>
        <w:ind w:left="5760" w:hanging="360"/>
      </w:pPr>
      <w:rPr>
        <w:rFonts w:ascii="Courier New" w:hAnsi="Courier New" w:hint="default"/>
      </w:rPr>
    </w:lvl>
    <w:lvl w:ilvl="8" w:tplc="81EE0C76">
      <w:start w:val="1"/>
      <w:numFmt w:val="bullet"/>
      <w:lvlText w:val=""/>
      <w:lvlJc w:val="left"/>
      <w:pPr>
        <w:ind w:left="6480" w:hanging="360"/>
      </w:pPr>
      <w:rPr>
        <w:rFonts w:ascii="Wingdings" w:hAnsi="Wingdings" w:hint="default"/>
      </w:rPr>
    </w:lvl>
  </w:abstractNum>
  <w:abstractNum w:abstractNumId="61" w15:restartNumberingAfterBreak="0">
    <w:nsid w:val="5DD568C5"/>
    <w:multiLevelType w:val="hybridMultilevel"/>
    <w:tmpl w:val="FFFFFFFF"/>
    <w:lvl w:ilvl="0" w:tplc="E2B8478A">
      <w:start w:val="1"/>
      <w:numFmt w:val="bullet"/>
      <w:lvlText w:val=""/>
      <w:lvlJc w:val="left"/>
      <w:pPr>
        <w:ind w:left="720" w:hanging="360"/>
      </w:pPr>
      <w:rPr>
        <w:rFonts w:ascii="Symbol" w:hAnsi="Symbol" w:hint="default"/>
      </w:rPr>
    </w:lvl>
    <w:lvl w:ilvl="1" w:tplc="D83E6D9C">
      <w:start w:val="1"/>
      <w:numFmt w:val="bullet"/>
      <w:lvlText w:val="o"/>
      <w:lvlJc w:val="left"/>
      <w:pPr>
        <w:ind w:left="1440" w:hanging="360"/>
      </w:pPr>
      <w:rPr>
        <w:rFonts w:ascii="Courier New" w:hAnsi="Courier New" w:hint="default"/>
      </w:rPr>
    </w:lvl>
    <w:lvl w:ilvl="2" w:tplc="54BC149E">
      <w:start w:val="1"/>
      <w:numFmt w:val="bullet"/>
      <w:lvlText w:val=""/>
      <w:lvlJc w:val="left"/>
      <w:pPr>
        <w:ind w:left="2160" w:hanging="360"/>
      </w:pPr>
      <w:rPr>
        <w:rFonts w:ascii="Wingdings" w:hAnsi="Wingdings" w:hint="default"/>
      </w:rPr>
    </w:lvl>
    <w:lvl w:ilvl="3" w:tplc="6BB8DEC8">
      <w:start w:val="1"/>
      <w:numFmt w:val="bullet"/>
      <w:lvlText w:val=""/>
      <w:lvlJc w:val="left"/>
      <w:pPr>
        <w:ind w:left="2880" w:hanging="360"/>
      </w:pPr>
      <w:rPr>
        <w:rFonts w:ascii="Symbol" w:hAnsi="Symbol" w:hint="default"/>
      </w:rPr>
    </w:lvl>
    <w:lvl w:ilvl="4" w:tplc="5A18DEF6">
      <w:start w:val="1"/>
      <w:numFmt w:val="bullet"/>
      <w:lvlText w:val="o"/>
      <w:lvlJc w:val="left"/>
      <w:pPr>
        <w:ind w:left="3600" w:hanging="360"/>
      </w:pPr>
      <w:rPr>
        <w:rFonts w:ascii="Courier New" w:hAnsi="Courier New" w:hint="default"/>
      </w:rPr>
    </w:lvl>
    <w:lvl w:ilvl="5" w:tplc="276CD50E">
      <w:start w:val="1"/>
      <w:numFmt w:val="bullet"/>
      <w:lvlText w:val=""/>
      <w:lvlJc w:val="left"/>
      <w:pPr>
        <w:ind w:left="4320" w:hanging="360"/>
      </w:pPr>
      <w:rPr>
        <w:rFonts w:ascii="Wingdings" w:hAnsi="Wingdings" w:hint="default"/>
      </w:rPr>
    </w:lvl>
    <w:lvl w:ilvl="6" w:tplc="FF8AF83A">
      <w:start w:val="1"/>
      <w:numFmt w:val="bullet"/>
      <w:lvlText w:val=""/>
      <w:lvlJc w:val="left"/>
      <w:pPr>
        <w:ind w:left="5040" w:hanging="360"/>
      </w:pPr>
      <w:rPr>
        <w:rFonts w:ascii="Symbol" w:hAnsi="Symbol" w:hint="default"/>
      </w:rPr>
    </w:lvl>
    <w:lvl w:ilvl="7" w:tplc="5FF478FA">
      <w:start w:val="1"/>
      <w:numFmt w:val="bullet"/>
      <w:lvlText w:val="o"/>
      <w:lvlJc w:val="left"/>
      <w:pPr>
        <w:ind w:left="5760" w:hanging="360"/>
      </w:pPr>
      <w:rPr>
        <w:rFonts w:ascii="Courier New" w:hAnsi="Courier New" w:hint="default"/>
      </w:rPr>
    </w:lvl>
    <w:lvl w:ilvl="8" w:tplc="785CFE2A">
      <w:start w:val="1"/>
      <w:numFmt w:val="bullet"/>
      <w:lvlText w:val=""/>
      <w:lvlJc w:val="left"/>
      <w:pPr>
        <w:ind w:left="6480" w:hanging="360"/>
      </w:pPr>
      <w:rPr>
        <w:rFonts w:ascii="Wingdings" w:hAnsi="Wingdings" w:hint="default"/>
      </w:rPr>
    </w:lvl>
  </w:abstractNum>
  <w:abstractNum w:abstractNumId="62" w15:restartNumberingAfterBreak="0">
    <w:nsid w:val="5DF6E6CF"/>
    <w:multiLevelType w:val="hybridMultilevel"/>
    <w:tmpl w:val="FFFFFFFF"/>
    <w:lvl w:ilvl="0" w:tplc="C66E06D2">
      <w:start w:val="1"/>
      <w:numFmt w:val="decimal"/>
      <w:lvlText w:val="%1."/>
      <w:lvlJc w:val="left"/>
      <w:pPr>
        <w:ind w:left="720" w:hanging="360"/>
      </w:pPr>
      <w:rPr>
        <w:rFonts w:ascii="Times New Roman" w:hAnsi="Times New Roman" w:hint="default"/>
      </w:rPr>
    </w:lvl>
    <w:lvl w:ilvl="1" w:tplc="E496D426">
      <w:start w:val="1"/>
      <w:numFmt w:val="lowerLetter"/>
      <w:lvlText w:val="%2."/>
      <w:lvlJc w:val="left"/>
      <w:pPr>
        <w:ind w:left="1440" w:hanging="360"/>
      </w:pPr>
    </w:lvl>
    <w:lvl w:ilvl="2" w:tplc="38F0A766">
      <w:start w:val="1"/>
      <w:numFmt w:val="lowerRoman"/>
      <w:lvlText w:val="%3."/>
      <w:lvlJc w:val="right"/>
      <w:pPr>
        <w:ind w:left="2160" w:hanging="180"/>
      </w:pPr>
    </w:lvl>
    <w:lvl w:ilvl="3" w:tplc="794CEF84">
      <w:start w:val="1"/>
      <w:numFmt w:val="decimal"/>
      <w:lvlText w:val="%4."/>
      <w:lvlJc w:val="left"/>
      <w:pPr>
        <w:ind w:left="2880" w:hanging="360"/>
      </w:pPr>
    </w:lvl>
    <w:lvl w:ilvl="4" w:tplc="38D220E8">
      <w:start w:val="1"/>
      <w:numFmt w:val="lowerLetter"/>
      <w:lvlText w:val="%5."/>
      <w:lvlJc w:val="left"/>
      <w:pPr>
        <w:ind w:left="3600" w:hanging="360"/>
      </w:pPr>
    </w:lvl>
    <w:lvl w:ilvl="5" w:tplc="B4FCCFAA">
      <w:start w:val="1"/>
      <w:numFmt w:val="lowerRoman"/>
      <w:lvlText w:val="%6."/>
      <w:lvlJc w:val="right"/>
      <w:pPr>
        <w:ind w:left="4320" w:hanging="180"/>
      </w:pPr>
    </w:lvl>
    <w:lvl w:ilvl="6" w:tplc="3BC43906">
      <w:start w:val="1"/>
      <w:numFmt w:val="decimal"/>
      <w:lvlText w:val="%7."/>
      <w:lvlJc w:val="left"/>
      <w:pPr>
        <w:ind w:left="5040" w:hanging="360"/>
      </w:pPr>
    </w:lvl>
    <w:lvl w:ilvl="7" w:tplc="F5BA9EF4">
      <w:start w:val="1"/>
      <w:numFmt w:val="lowerLetter"/>
      <w:lvlText w:val="%8."/>
      <w:lvlJc w:val="left"/>
      <w:pPr>
        <w:ind w:left="5760" w:hanging="360"/>
      </w:pPr>
    </w:lvl>
    <w:lvl w:ilvl="8" w:tplc="9872B786">
      <w:start w:val="1"/>
      <w:numFmt w:val="lowerRoman"/>
      <w:lvlText w:val="%9."/>
      <w:lvlJc w:val="right"/>
      <w:pPr>
        <w:ind w:left="6480" w:hanging="180"/>
      </w:pPr>
    </w:lvl>
  </w:abstractNum>
  <w:abstractNum w:abstractNumId="63" w15:restartNumberingAfterBreak="0">
    <w:nsid w:val="6104E8C2"/>
    <w:multiLevelType w:val="hybridMultilevel"/>
    <w:tmpl w:val="FFFFFFFF"/>
    <w:lvl w:ilvl="0" w:tplc="8C042108">
      <w:start w:val="1"/>
      <w:numFmt w:val="bullet"/>
      <w:lvlText w:val="-"/>
      <w:lvlJc w:val="left"/>
      <w:pPr>
        <w:ind w:left="720" w:hanging="360"/>
      </w:pPr>
      <w:rPr>
        <w:rFonts w:ascii="Aptos" w:hAnsi="Aptos" w:hint="default"/>
      </w:rPr>
    </w:lvl>
    <w:lvl w:ilvl="1" w:tplc="8AB85DAA">
      <w:start w:val="1"/>
      <w:numFmt w:val="bullet"/>
      <w:lvlText w:val="o"/>
      <w:lvlJc w:val="left"/>
      <w:pPr>
        <w:ind w:left="1440" w:hanging="360"/>
      </w:pPr>
      <w:rPr>
        <w:rFonts w:ascii="Courier New" w:hAnsi="Courier New" w:hint="default"/>
      </w:rPr>
    </w:lvl>
    <w:lvl w:ilvl="2" w:tplc="AEF4537C">
      <w:start w:val="1"/>
      <w:numFmt w:val="bullet"/>
      <w:lvlText w:val=""/>
      <w:lvlJc w:val="left"/>
      <w:pPr>
        <w:ind w:left="2160" w:hanging="360"/>
      </w:pPr>
      <w:rPr>
        <w:rFonts w:ascii="Wingdings" w:hAnsi="Wingdings" w:hint="default"/>
      </w:rPr>
    </w:lvl>
    <w:lvl w:ilvl="3" w:tplc="2B4C66D6">
      <w:start w:val="1"/>
      <w:numFmt w:val="bullet"/>
      <w:lvlText w:val=""/>
      <w:lvlJc w:val="left"/>
      <w:pPr>
        <w:ind w:left="2880" w:hanging="360"/>
      </w:pPr>
      <w:rPr>
        <w:rFonts w:ascii="Symbol" w:hAnsi="Symbol" w:hint="default"/>
      </w:rPr>
    </w:lvl>
    <w:lvl w:ilvl="4" w:tplc="7F9C11C2">
      <w:start w:val="1"/>
      <w:numFmt w:val="bullet"/>
      <w:lvlText w:val="o"/>
      <w:lvlJc w:val="left"/>
      <w:pPr>
        <w:ind w:left="3600" w:hanging="360"/>
      </w:pPr>
      <w:rPr>
        <w:rFonts w:ascii="Courier New" w:hAnsi="Courier New" w:hint="default"/>
      </w:rPr>
    </w:lvl>
    <w:lvl w:ilvl="5" w:tplc="B5D42FD2">
      <w:start w:val="1"/>
      <w:numFmt w:val="bullet"/>
      <w:lvlText w:val=""/>
      <w:lvlJc w:val="left"/>
      <w:pPr>
        <w:ind w:left="4320" w:hanging="360"/>
      </w:pPr>
      <w:rPr>
        <w:rFonts w:ascii="Wingdings" w:hAnsi="Wingdings" w:hint="default"/>
      </w:rPr>
    </w:lvl>
    <w:lvl w:ilvl="6" w:tplc="EB8CD6D4">
      <w:start w:val="1"/>
      <w:numFmt w:val="bullet"/>
      <w:lvlText w:val=""/>
      <w:lvlJc w:val="left"/>
      <w:pPr>
        <w:ind w:left="5040" w:hanging="360"/>
      </w:pPr>
      <w:rPr>
        <w:rFonts w:ascii="Symbol" w:hAnsi="Symbol" w:hint="default"/>
      </w:rPr>
    </w:lvl>
    <w:lvl w:ilvl="7" w:tplc="2646B3B4">
      <w:start w:val="1"/>
      <w:numFmt w:val="bullet"/>
      <w:lvlText w:val="o"/>
      <w:lvlJc w:val="left"/>
      <w:pPr>
        <w:ind w:left="5760" w:hanging="360"/>
      </w:pPr>
      <w:rPr>
        <w:rFonts w:ascii="Courier New" w:hAnsi="Courier New" w:hint="default"/>
      </w:rPr>
    </w:lvl>
    <w:lvl w:ilvl="8" w:tplc="A03218C6">
      <w:start w:val="1"/>
      <w:numFmt w:val="bullet"/>
      <w:lvlText w:val=""/>
      <w:lvlJc w:val="left"/>
      <w:pPr>
        <w:ind w:left="6480" w:hanging="360"/>
      </w:pPr>
      <w:rPr>
        <w:rFonts w:ascii="Wingdings" w:hAnsi="Wingdings" w:hint="default"/>
      </w:rPr>
    </w:lvl>
  </w:abstractNum>
  <w:abstractNum w:abstractNumId="64" w15:restartNumberingAfterBreak="0">
    <w:nsid w:val="6291D927"/>
    <w:multiLevelType w:val="multilevel"/>
    <w:tmpl w:val="FFFFFFFF"/>
    <w:lvl w:ilvl="0">
      <w:start w:val="1"/>
      <w:numFmt w:val="bullet"/>
      <w:lvlText w:val=""/>
      <w:lvlJc w:val="left"/>
      <w:pPr>
        <w:ind w:left="405" w:hanging="405"/>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6306831C"/>
    <w:multiLevelType w:val="hybridMultilevel"/>
    <w:tmpl w:val="FFFFFFFF"/>
    <w:lvl w:ilvl="0" w:tplc="2724101C">
      <w:start w:val="1"/>
      <w:numFmt w:val="bullet"/>
      <w:lvlText w:val=""/>
      <w:lvlJc w:val="left"/>
      <w:pPr>
        <w:ind w:left="720" w:hanging="360"/>
      </w:pPr>
      <w:rPr>
        <w:rFonts w:ascii="Symbol" w:hAnsi="Symbol" w:hint="default"/>
      </w:rPr>
    </w:lvl>
    <w:lvl w:ilvl="1" w:tplc="5F1C1CCC">
      <w:start w:val="1"/>
      <w:numFmt w:val="bullet"/>
      <w:lvlText w:val="o"/>
      <w:lvlJc w:val="left"/>
      <w:pPr>
        <w:ind w:left="1440" w:hanging="360"/>
      </w:pPr>
      <w:rPr>
        <w:rFonts w:ascii="Courier New" w:hAnsi="Courier New" w:hint="default"/>
      </w:rPr>
    </w:lvl>
    <w:lvl w:ilvl="2" w:tplc="03A2DB6A">
      <w:start w:val="1"/>
      <w:numFmt w:val="bullet"/>
      <w:lvlText w:val=""/>
      <w:lvlJc w:val="left"/>
      <w:pPr>
        <w:ind w:left="2160" w:hanging="360"/>
      </w:pPr>
      <w:rPr>
        <w:rFonts w:ascii="Wingdings" w:hAnsi="Wingdings" w:hint="default"/>
      </w:rPr>
    </w:lvl>
    <w:lvl w:ilvl="3" w:tplc="08B2DDEA">
      <w:start w:val="1"/>
      <w:numFmt w:val="bullet"/>
      <w:lvlText w:val=""/>
      <w:lvlJc w:val="left"/>
      <w:pPr>
        <w:ind w:left="2880" w:hanging="360"/>
      </w:pPr>
      <w:rPr>
        <w:rFonts w:ascii="Symbol" w:hAnsi="Symbol" w:hint="default"/>
      </w:rPr>
    </w:lvl>
    <w:lvl w:ilvl="4" w:tplc="FF9A5B88">
      <w:start w:val="1"/>
      <w:numFmt w:val="bullet"/>
      <w:lvlText w:val="o"/>
      <w:lvlJc w:val="left"/>
      <w:pPr>
        <w:ind w:left="3600" w:hanging="360"/>
      </w:pPr>
      <w:rPr>
        <w:rFonts w:ascii="Courier New" w:hAnsi="Courier New" w:hint="default"/>
      </w:rPr>
    </w:lvl>
    <w:lvl w:ilvl="5" w:tplc="E5A81400">
      <w:start w:val="1"/>
      <w:numFmt w:val="bullet"/>
      <w:lvlText w:val=""/>
      <w:lvlJc w:val="left"/>
      <w:pPr>
        <w:ind w:left="4320" w:hanging="360"/>
      </w:pPr>
      <w:rPr>
        <w:rFonts w:ascii="Wingdings" w:hAnsi="Wingdings" w:hint="default"/>
      </w:rPr>
    </w:lvl>
    <w:lvl w:ilvl="6" w:tplc="A1B4F7D6">
      <w:start w:val="1"/>
      <w:numFmt w:val="bullet"/>
      <w:lvlText w:val=""/>
      <w:lvlJc w:val="left"/>
      <w:pPr>
        <w:ind w:left="5040" w:hanging="360"/>
      </w:pPr>
      <w:rPr>
        <w:rFonts w:ascii="Symbol" w:hAnsi="Symbol" w:hint="default"/>
      </w:rPr>
    </w:lvl>
    <w:lvl w:ilvl="7" w:tplc="6A3AAF3C">
      <w:start w:val="1"/>
      <w:numFmt w:val="bullet"/>
      <w:lvlText w:val="o"/>
      <w:lvlJc w:val="left"/>
      <w:pPr>
        <w:ind w:left="5760" w:hanging="360"/>
      </w:pPr>
      <w:rPr>
        <w:rFonts w:ascii="Courier New" w:hAnsi="Courier New" w:hint="default"/>
      </w:rPr>
    </w:lvl>
    <w:lvl w:ilvl="8" w:tplc="2244ED68">
      <w:start w:val="1"/>
      <w:numFmt w:val="bullet"/>
      <w:lvlText w:val=""/>
      <w:lvlJc w:val="left"/>
      <w:pPr>
        <w:ind w:left="6480" w:hanging="360"/>
      </w:pPr>
      <w:rPr>
        <w:rFonts w:ascii="Wingdings" w:hAnsi="Wingdings" w:hint="default"/>
      </w:rPr>
    </w:lvl>
  </w:abstractNum>
  <w:abstractNum w:abstractNumId="66" w15:restartNumberingAfterBreak="0">
    <w:nsid w:val="64818DA1"/>
    <w:multiLevelType w:val="hybridMultilevel"/>
    <w:tmpl w:val="FFFFFFFF"/>
    <w:lvl w:ilvl="0" w:tplc="6A06E3C8">
      <w:start w:val="1"/>
      <w:numFmt w:val="bullet"/>
      <w:lvlText w:val=""/>
      <w:lvlJc w:val="left"/>
      <w:pPr>
        <w:ind w:left="720" w:hanging="360"/>
      </w:pPr>
      <w:rPr>
        <w:rFonts w:ascii="Symbol" w:hAnsi="Symbol" w:hint="default"/>
      </w:rPr>
    </w:lvl>
    <w:lvl w:ilvl="1" w:tplc="0A6E68B0">
      <w:start w:val="1"/>
      <w:numFmt w:val="bullet"/>
      <w:lvlText w:val="o"/>
      <w:lvlJc w:val="left"/>
      <w:pPr>
        <w:ind w:left="1440" w:hanging="360"/>
      </w:pPr>
      <w:rPr>
        <w:rFonts w:ascii="Courier New" w:hAnsi="Courier New" w:hint="default"/>
      </w:rPr>
    </w:lvl>
    <w:lvl w:ilvl="2" w:tplc="825C9322">
      <w:start w:val="1"/>
      <w:numFmt w:val="bullet"/>
      <w:lvlText w:val=""/>
      <w:lvlJc w:val="left"/>
      <w:pPr>
        <w:ind w:left="2160" w:hanging="360"/>
      </w:pPr>
      <w:rPr>
        <w:rFonts w:ascii="Wingdings" w:hAnsi="Wingdings" w:hint="default"/>
      </w:rPr>
    </w:lvl>
    <w:lvl w:ilvl="3" w:tplc="0786F0A6">
      <w:start w:val="1"/>
      <w:numFmt w:val="bullet"/>
      <w:lvlText w:val=""/>
      <w:lvlJc w:val="left"/>
      <w:pPr>
        <w:ind w:left="2880" w:hanging="360"/>
      </w:pPr>
      <w:rPr>
        <w:rFonts w:ascii="Symbol" w:hAnsi="Symbol" w:hint="default"/>
      </w:rPr>
    </w:lvl>
    <w:lvl w:ilvl="4" w:tplc="D0B08A16">
      <w:start w:val="1"/>
      <w:numFmt w:val="bullet"/>
      <w:lvlText w:val="o"/>
      <w:lvlJc w:val="left"/>
      <w:pPr>
        <w:ind w:left="3600" w:hanging="360"/>
      </w:pPr>
      <w:rPr>
        <w:rFonts w:ascii="Courier New" w:hAnsi="Courier New" w:hint="default"/>
      </w:rPr>
    </w:lvl>
    <w:lvl w:ilvl="5" w:tplc="0D4091F4">
      <w:start w:val="1"/>
      <w:numFmt w:val="bullet"/>
      <w:lvlText w:val=""/>
      <w:lvlJc w:val="left"/>
      <w:pPr>
        <w:ind w:left="4320" w:hanging="360"/>
      </w:pPr>
      <w:rPr>
        <w:rFonts w:ascii="Wingdings" w:hAnsi="Wingdings" w:hint="default"/>
      </w:rPr>
    </w:lvl>
    <w:lvl w:ilvl="6" w:tplc="C694BCFC">
      <w:start w:val="1"/>
      <w:numFmt w:val="bullet"/>
      <w:lvlText w:val=""/>
      <w:lvlJc w:val="left"/>
      <w:pPr>
        <w:ind w:left="5040" w:hanging="360"/>
      </w:pPr>
      <w:rPr>
        <w:rFonts w:ascii="Symbol" w:hAnsi="Symbol" w:hint="default"/>
      </w:rPr>
    </w:lvl>
    <w:lvl w:ilvl="7" w:tplc="86D66ACC">
      <w:start w:val="1"/>
      <w:numFmt w:val="bullet"/>
      <w:lvlText w:val="o"/>
      <w:lvlJc w:val="left"/>
      <w:pPr>
        <w:ind w:left="5760" w:hanging="360"/>
      </w:pPr>
      <w:rPr>
        <w:rFonts w:ascii="Courier New" w:hAnsi="Courier New" w:hint="default"/>
      </w:rPr>
    </w:lvl>
    <w:lvl w:ilvl="8" w:tplc="B5C26CD0">
      <w:start w:val="1"/>
      <w:numFmt w:val="bullet"/>
      <w:lvlText w:val=""/>
      <w:lvlJc w:val="left"/>
      <w:pPr>
        <w:ind w:left="6480" w:hanging="360"/>
      </w:pPr>
      <w:rPr>
        <w:rFonts w:ascii="Wingdings" w:hAnsi="Wingdings" w:hint="default"/>
      </w:rPr>
    </w:lvl>
  </w:abstractNum>
  <w:abstractNum w:abstractNumId="67" w15:restartNumberingAfterBreak="0">
    <w:nsid w:val="656F5B70"/>
    <w:multiLevelType w:val="hybridMultilevel"/>
    <w:tmpl w:val="FFFFFFFF"/>
    <w:lvl w:ilvl="0" w:tplc="40765F26">
      <w:start w:val="1"/>
      <w:numFmt w:val="bullet"/>
      <w:lvlText w:val=""/>
      <w:lvlJc w:val="left"/>
      <w:pPr>
        <w:ind w:left="720" w:hanging="360"/>
      </w:pPr>
      <w:rPr>
        <w:rFonts w:ascii="Symbol" w:hAnsi="Symbol" w:hint="default"/>
      </w:rPr>
    </w:lvl>
    <w:lvl w:ilvl="1" w:tplc="A28081BC">
      <w:start w:val="1"/>
      <w:numFmt w:val="bullet"/>
      <w:lvlText w:val="o"/>
      <w:lvlJc w:val="left"/>
      <w:pPr>
        <w:ind w:left="1440" w:hanging="360"/>
      </w:pPr>
      <w:rPr>
        <w:rFonts w:ascii="Courier New" w:hAnsi="Courier New" w:hint="default"/>
      </w:rPr>
    </w:lvl>
    <w:lvl w:ilvl="2" w:tplc="69346E76">
      <w:start w:val="1"/>
      <w:numFmt w:val="bullet"/>
      <w:lvlText w:val=""/>
      <w:lvlJc w:val="left"/>
      <w:pPr>
        <w:ind w:left="2160" w:hanging="360"/>
      </w:pPr>
      <w:rPr>
        <w:rFonts w:ascii="Wingdings" w:hAnsi="Wingdings" w:hint="default"/>
      </w:rPr>
    </w:lvl>
    <w:lvl w:ilvl="3" w:tplc="05AC0C76">
      <w:start w:val="1"/>
      <w:numFmt w:val="bullet"/>
      <w:lvlText w:val=""/>
      <w:lvlJc w:val="left"/>
      <w:pPr>
        <w:ind w:left="2880" w:hanging="360"/>
      </w:pPr>
      <w:rPr>
        <w:rFonts w:ascii="Symbol" w:hAnsi="Symbol" w:hint="default"/>
      </w:rPr>
    </w:lvl>
    <w:lvl w:ilvl="4" w:tplc="9036FF22">
      <w:start w:val="1"/>
      <w:numFmt w:val="bullet"/>
      <w:lvlText w:val="o"/>
      <w:lvlJc w:val="left"/>
      <w:pPr>
        <w:ind w:left="3600" w:hanging="360"/>
      </w:pPr>
      <w:rPr>
        <w:rFonts w:ascii="Courier New" w:hAnsi="Courier New" w:hint="default"/>
      </w:rPr>
    </w:lvl>
    <w:lvl w:ilvl="5" w:tplc="6D689714">
      <w:start w:val="1"/>
      <w:numFmt w:val="bullet"/>
      <w:lvlText w:val=""/>
      <w:lvlJc w:val="left"/>
      <w:pPr>
        <w:ind w:left="4320" w:hanging="360"/>
      </w:pPr>
      <w:rPr>
        <w:rFonts w:ascii="Wingdings" w:hAnsi="Wingdings" w:hint="default"/>
      </w:rPr>
    </w:lvl>
    <w:lvl w:ilvl="6" w:tplc="6428D220">
      <w:start w:val="1"/>
      <w:numFmt w:val="bullet"/>
      <w:lvlText w:val=""/>
      <w:lvlJc w:val="left"/>
      <w:pPr>
        <w:ind w:left="5040" w:hanging="360"/>
      </w:pPr>
      <w:rPr>
        <w:rFonts w:ascii="Symbol" w:hAnsi="Symbol" w:hint="default"/>
      </w:rPr>
    </w:lvl>
    <w:lvl w:ilvl="7" w:tplc="9B1CFB7A">
      <w:start w:val="1"/>
      <w:numFmt w:val="bullet"/>
      <w:lvlText w:val="o"/>
      <w:lvlJc w:val="left"/>
      <w:pPr>
        <w:ind w:left="5760" w:hanging="360"/>
      </w:pPr>
      <w:rPr>
        <w:rFonts w:ascii="Courier New" w:hAnsi="Courier New" w:hint="default"/>
      </w:rPr>
    </w:lvl>
    <w:lvl w:ilvl="8" w:tplc="16261178">
      <w:start w:val="1"/>
      <w:numFmt w:val="bullet"/>
      <w:lvlText w:val=""/>
      <w:lvlJc w:val="left"/>
      <w:pPr>
        <w:ind w:left="6480" w:hanging="360"/>
      </w:pPr>
      <w:rPr>
        <w:rFonts w:ascii="Wingdings" w:hAnsi="Wingdings" w:hint="default"/>
      </w:rPr>
    </w:lvl>
  </w:abstractNum>
  <w:abstractNum w:abstractNumId="68" w15:restartNumberingAfterBreak="0">
    <w:nsid w:val="66095CC2"/>
    <w:multiLevelType w:val="hybridMultilevel"/>
    <w:tmpl w:val="FFFFFFFF"/>
    <w:lvl w:ilvl="0" w:tplc="FFFFFFFF">
      <w:start w:val="1"/>
      <w:numFmt w:val="decimal"/>
      <w:pStyle w:val="Heading2"/>
      <w:lvlText w:val="%1."/>
      <w:lvlJc w:val="left"/>
      <w:pPr>
        <w:tabs>
          <w:tab w:val="num" w:pos="360"/>
        </w:tabs>
      </w:pPr>
    </w:lvl>
    <w:lvl w:ilvl="1" w:tplc="C79A03F0">
      <w:start w:val="1"/>
      <w:numFmt w:val="lowerLetter"/>
      <w:lvlText w:val="%2."/>
      <w:lvlJc w:val="left"/>
      <w:pPr>
        <w:ind w:left="2160" w:hanging="360"/>
      </w:pPr>
    </w:lvl>
    <w:lvl w:ilvl="2" w:tplc="817CF1B0">
      <w:start w:val="1"/>
      <w:numFmt w:val="lowerRoman"/>
      <w:lvlText w:val="%3."/>
      <w:lvlJc w:val="right"/>
      <w:pPr>
        <w:ind w:left="2880" w:hanging="180"/>
      </w:pPr>
    </w:lvl>
    <w:lvl w:ilvl="3" w:tplc="8B8AA138">
      <w:start w:val="1"/>
      <w:numFmt w:val="decimal"/>
      <w:lvlText w:val="%4."/>
      <w:lvlJc w:val="left"/>
      <w:pPr>
        <w:ind w:left="3600" w:hanging="360"/>
      </w:pPr>
    </w:lvl>
    <w:lvl w:ilvl="4" w:tplc="553A2266">
      <w:start w:val="1"/>
      <w:numFmt w:val="lowerLetter"/>
      <w:lvlText w:val="%5."/>
      <w:lvlJc w:val="left"/>
      <w:pPr>
        <w:ind w:left="4320" w:hanging="360"/>
      </w:pPr>
    </w:lvl>
    <w:lvl w:ilvl="5" w:tplc="28B8A1BC">
      <w:start w:val="1"/>
      <w:numFmt w:val="lowerRoman"/>
      <w:lvlText w:val="%6."/>
      <w:lvlJc w:val="right"/>
      <w:pPr>
        <w:ind w:left="5040" w:hanging="180"/>
      </w:pPr>
    </w:lvl>
    <w:lvl w:ilvl="6" w:tplc="100CF8E2">
      <w:start w:val="1"/>
      <w:numFmt w:val="decimal"/>
      <w:lvlText w:val="%7."/>
      <w:lvlJc w:val="left"/>
      <w:pPr>
        <w:ind w:left="5760" w:hanging="360"/>
      </w:pPr>
    </w:lvl>
    <w:lvl w:ilvl="7" w:tplc="80A47172">
      <w:start w:val="1"/>
      <w:numFmt w:val="lowerLetter"/>
      <w:lvlText w:val="%8."/>
      <w:lvlJc w:val="left"/>
      <w:pPr>
        <w:ind w:left="6480" w:hanging="360"/>
      </w:pPr>
    </w:lvl>
    <w:lvl w:ilvl="8" w:tplc="A7FACBB0">
      <w:start w:val="1"/>
      <w:numFmt w:val="lowerRoman"/>
      <w:lvlText w:val="%9."/>
      <w:lvlJc w:val="right"/>
      <w:pPr>
        <w:ind w:left="7200" w:hanging="180"/>
      </w:pPr>
    </w:lvl>
  </w:abstractNum>
  <w:abstractNum w:abstractNumId="69" w15:restartNumberingAfterBreak="0">
    <w:nsid w:val="668EC098"/>
    <w:multiLevelType w:val="hybridMultilevel"/>
    <w:tmpl w:val="FFFFFFFF"/>
    <w:lvl w:ilvl="0" w:tplc="9496BEF2">
      <w:start w:val="1"/>
      <w:numFmt w:val="decimal"/>
      <w:lvlText w:val="%1."/>
      <w:lvlJc w:val="left"/>
      <w:pPr>
        <w:ind w:left="720" w:hanging="360"/>
      </w:pPr>
      <w:rPr>
        <w:rFonts w:ascii="Times New Roman" w:hAnsi="Times New Roman" w:hint="default"/>
      </w:rPr>
    </w:lvl>
    <w:lvl w:ilvl="1" w:tplc="E48C7C2A">
      <w:start w:val="1"/>
      <w:numFmt w:val="lowerLetter"/>
      <w:lvlText w:val="%2."/>
      <w:lvlJc w:val="left"/>
      <w:pPr>
        <w:ind w:left="1440" w:hanging="360"/>
      </w:pPr>
    </w:lvl>
    <w:lvl w:ilvl="2" w:tplc="D6200BA6">
      <w:start w:val="1"/>
      <w:numFmt w:val="lowerRoman"/>
      <w:lvlText w:val="%3."/>
      <w:lvlJc w:val="right"/>
      <w:pPr>
        <w:ind w:left="2160" w:hanging="180"/>
      </w:pPr>
    </w:lvl>
    <w:lvl w:ilvl="3" w:tplc="4DC267C2">
      <w:start w:val="1"/>
      <w:numFmt w:val="decimal"/>
      <w:lvlText w:val="%4."/>
      <w:lvlJc w:val="left"/>
      <w:pPr>
        <w:ind w:left="2880" w:hanging="360"/>
      </w:pPr>
    </w:lvl>
    <w:lvl w:ilvl="4" w:tplc="E56ACA4E">
      <w:start w:val="1"/>
      <w:numFmt w:val="lowerLetter"/>
      <w:lvlText w:val="%5."/>
      <w:lvlJc w:val="left"/>
      <w:pPr>
        <w:ind w:left="3600" w:hanging="360"/>
      </w:pPr>
    </w:lvl>
    <w:lvl w:ilvl="5" w:tplc="89283030">
      <w:start w:val="1"/>
      <w:numFmt w:val="lowerRoman"/>
      <w:lvlText w:val="%6."/>
      <w:lvlJc w:val="right"/>
      <w:pPr>
        <w:ind w:left="4320" w:hanging="180"/>
      </w:pPr>
    </w:lvl>
    <w:lvl w:ilvl="6" w:tplc="E9FAADCE">
      <w:start w:val="1"/>
      <w:numFmt w:val="decimal"/>
      <w:lvlText w:val="%7."/>
      <w:lvlJc w:val="left"/>
      <w:pPr>
        <w:ind w:left="5040" w:hanging="360"/>
      </w:pPr>
    </w:lvl>
    <w:lvl w:ilvl="7" w:tplc="369448A8">
      <w:start w:val="1"/>
      <w:numFmt w:val="lowerLetter"/>
      <w:lvlText w:val="%8."/>
      <w:lvlJc w:val="left"/>
      <w:pPr>
        <w:ind w:left="5760" w:hanging="360"/>
      </w:pPr>
    </w:lvl>
    <w:lvl w:ilvl="8" w:tplc="E8687EFA">
      <w:start w:val="1"/>
      <w:numFmt w:val="lowerRoman"/>
      <w:lvlText w:val="%9."/>
      <w:lvlJc w:val="right"/>
      <w:pPr>
        <w:ind w:left="6480" w:hanging="180"/>
      </w:pPr>
    </w:lvl>
  </w:abstractNum>
  <w:abstractNum w:abstractNumId="70" w15:restartNumberingAfterBreak="0">
    <w:nsid w:val="68327C80"/>
    <w:multiLevelType w:val="hybridMultilevel"/>
    <w:tmpl w:val="FFFFFFFF"/>
    <w:lvl w:ilvl="0" w:tplc="2BE07E70">
      <w:start w:val="1"/>
      <w:numFmt w:val="bullet"/>
      <w:lvlText w:val=""/>
      <w:lvlJc w:val="left"/>
      <w:pPr>
        <w:ind w:left="720" w:hanging="360"/>
      </w:pPr>
      <w:rPr>
        <w:rFonts w:ascii="Symbol" w:hAnsi="Symbol" w:hint="default"/>
      </w:rPr>
    </w:lvl>
    <w:lvl w:ilvl="1" w:tplc="EBCC7C2E">
      <w:start w:val="1"/>
      <w:numFmt w:val="bullet"/>
      <w:lvlText w:val="o"/>
      <w:lvlJc w:val="left"/>
      <w:pPr>
        <w:ind w:left="1440" w:hanging="360"/>
      </w:pPr>
      <w:rPr>
        <w:rFonts w:ascii="Courier New" w:hAnsi="Courier New" w:hint="default"/>
      </w:rPr>
    </w:lvl>
    <w:lvl w:ilvl="2" w:tplc="94A6249C">
      <w:start w:val="1"/>
      <w:numFmt w:val="bullet"/>
      <w:lvlText w:val=""/>
      <w:lvlJc w:val="left"/>
      <w:pPr>
        <w:ind w:left="2160" w:hanging="360"/>
      </w:pPr>
      <w:rPr>
        <w:rFonts w:ascii="Wingdings" w:hAnsi="Wingdings" w:hint="default"/>
      </w:rPr>
    </w:lvl>
    <w:lvl w:ilvl="3" w:tplc="CB68EACA">
      <w:start w:val="1"/>
      <w:numFmt w:val="bullet"/>
      <w:lvlText w:val=""/>
      <w:lvlJc w:val="left"/>
      <w:pPr>
        <w:ind w:left="2880" w:hanging="360"/>
      </w:pPr>
      <w:rPr>
        <w:rFonts w:ascii="Symbol" w:hAnsi="Symbol" w:hint="default"/>
      </w:rPr>
    </w:lvl>
    <w:lvl w:ilvl="4" w:tplc="C81EBC28">
      <w:start w:val="1"/>
      <w:numFmt w:val="bullet"/>
      <w:lvlText w:val="o"/>
      <w:lvlJc w:val="left"/>
      <w:pPr>
        <w:ind w:left="3600" w:hanging="360"/>
      </w:pPr>
      <w:rPr>
        <w:rFonts w:ascii="Courier New" w:hAnsi="Courier New" w:hint="default"/>
      </w:rPr>
    </w:lvl>
    <w:lvl w:ilvl="5" w:tplc="BD2E0728">
      <w:start w:val="1"/>
      <w:numFmt w:val="bullet"/>
      <w:lvlText w:val=""/>
      <w:lvlJc w:val="left"/>
      <w:pPr>
        <w:ind w:left="4320" w:hanging="360"/>
      </w:pPr>
      <w:rPr>
        <w:rFonts w:ascii="Wingdings" w:hAnsi="Wingdings" w:hint="default"/>
      </w:rPr>
    </w:lvl>
    <w:lvl w:ilvl="6" w:tplc="E6B0A2F8">
      <w:start w:val="1"/>
      <w:numFmt w:val="bullet"/>
      <w:lvlText w:val=""/>
      <w:lvlJc w:val="left"/>
      <w:pPr>
        <w:ind w:left="5040" w:hanging="360"/>
      </w:pPr>
      <w:rPr>
        <w:rFonts w:ascii="Symbol" w:hAnsi="Symbol" w:hint="default"/>
      </w:rPr>
    </w:lvl>
    <w:lvl w:ilvl="7" w:tplc="91062294">
      <w:start w:val="1"/>
      <w:numFmt w:val="bullet"/>
      <w:lvlText w:val="o"/>
      <w:lvlJc w:val="left"/>
      <w:pPr>
        <w:ind w:left="5760" w:hanging="360"/>
      </w:pPr>
      <w:rPr>
        <w:rFonts w:ascii="Courier New" w:hAnsi="Courier New" w:hint="default"/>
      </w:rPr>
    </w:lvl>
    <w:lvl w:ilvl="8" w:tplc="C8C492EE">
      <w:start w:val="1"/>
      <w:numFmt w:val="bullet"/>
      <w:lvlText w:val=""/>
      <w:lvlJc w:val="left"/>
      <w:pPr>
        <w:ind w:left="6480" w:hanging="360"/>
      </w:pPr>
      <w:rPr>
        <w:rFonts w:ascii="Wingdings" w:hAnsi="Wingdings" w:hint="default"/>
      </w:rPr>
    </w:lvl>
  </w:abstractNum>
  <w:abstractNum w:abstractNumId="71" w15:restartNumberingAfterBreak="0">
    <w:nsid w:val="69F79AE0"/>
    <w:multiLevelType w:val="hybridMultilevel"/>
    <w:tmpl w:val="FFFFFFFF"/>
    <w:lvl w:ilvl="0" w:tplc="E7A8D388">
      <w:start w:val="1"/>
      <w:numFmt w:val="decimal"/>
      <w:lvlText w:val="%1."/>
      <w:lvlJc w:val="left"/>
      <w:pPr>
        <w:ind w:left="720" w:hanging="360"/>
      </w:pPr>
      <w:rPr>
        <w:rFonts w:ascii="Times New Roman" w:hAnsi="Times New Roman" w:hint="default"/>
      </w:rPr>
    </w:lvl>
    <w:lvl w:ilvl="1" w:tplc="8E0A81BE">
      <w:start w:val="1"/>
      <w:numFmt w:val="lowerLetter"/>
      <w:lvlText w:val="%2."/>
      <w:lvlJc w:val="left"/>
      <w:pPr>
        <w:ind w:left="1440" w:hanging="360"/>
      </w:pPr>
    </w:lvl>
    <w:lvl w:ilvl="2" w:tplc="B3AC66BE">
      <w:start w:val="1"/>
      <w:numFmt w:val="lowerRoman"/>
      <w:lvlText w:val="%3."/>
      <w:lvlJc w:val="right"/>
      <w:pPr>
        <w:ind w:left="2160" w:hanging="180"/>
      </w:pPr>
    </w:lvl>
    <w:lvl w:ilvl="3" w:tplc="01B4CEA8">
      <w:start w:val="1"/>
      <w:numFmt w:val="decimal"/>
      <w:lvlText w:val="%4."/>
      <w:lvlJc w:val="left"/>
      <w:pPr>
        <w:ind w:left="2880" w:hanging="360"/>
      </w:pPr>
    </w:lvl>
    <w:lvl w:ilvl="4" w:tplc="B2EA5460">
      <w:start w:val="1"/>
      <w:numFmt w:val="lowerLetter"/>
      <w:lvlText w:val="%5."/>
      <w:lvlJc w:val="left"/>
      <w:pPr>
        <w:ind w:left="3600" w:hanging="360"/>
      </w:pPr>
    </w:lvl>
    <w:lvl w:ilvl="5" w:tplc="4BBE196A">
      <w:start w:val="1"/>
      <w:numFmt w:val="lowerRoman"/>
      <w:lvlText w:val="%6."/>
      <w:lvlJc w:val="right"/>
      <w:pPr>
        <w:ind w:left="4320" w:hanging="180"/>
      </w:pPr>
    </w:lvl>
    <w:lvl w:ilvl="6" w:tplc="76F4C904">
      <w:start w:val="1"/>
      <w:numFmt w:val="decimal"/>
      <w:lvlText w:val="%7."/>
      <w:lvlJc w:val="left"/>
      <w:pPr>
        <w:ind w:left="5040" w:hanging="360"/>
      </w:pPr>
    </w:lvl>
    <w:lvl w:ilvl="7" w:tplc="2366862A">
      <w:start w:val="1"/>
      <w:numFmt w:val="lowerLetter"/>
      <w:lvlText w:val="%8."/>
      <w:lvlJc w:val="left"/>
      <w:pPr>
        <w:ind w:left="5760" w:hanging="360"/>
      </w:pPr>
    </w:lvl>
    <w:lvl w:ilvl="8" w:tplc="648A9802">
      <w:start w:val="1"/>
      <w:numFmt w:val="lowerRoman"/>
      <w:lvlText w:val="%9."/>
      <w:lvlJc w:val="right"/>
      <w:pPr>
        <w:ind w:left="6480" w:hanging="180"/>
      </w:pPr>
    </w:lvl>
  </w:abstractNum>
  <w:abstractNum w:abstractNumId="72" w15:restartNumberingAfterBreak="0">
    <w:nsid w:val="6C0EBA2C"/>
    <w:multiLevelType w:val="hybridMultilevel"/>
    <w:tmpl w:val="FFFFFFFF"/>
    <w:lvl w:ilvl="0" w:tplc="5CF21D26">
      <w:start w:val="1"/>
      <w:numFmt w:val="bullet"/>
      <w:lvlText w:val=""/>
      <w:lvlJc w:val="left"/>
      <w:pPr>
        <w:ind w:left="720" w:hanging="360"/>
      </w:pPr>
      <w:rPr>
        <w:rFonts w:ascii="Symbol" w:hAnsi="Symbol" w:hint="default"/>
      </w:rPr>
    </w:lvl>
    <w:lvl w:ilvl="1" w:tplc="BEF07710">
      <w:start w:val="1"/>
      <w:numFmt w:val="bullet"/>
      <w:lvlText w:val="o"/>
      <w:lvlJc w:val="left"/>
      <w:pPr>
        <w:ind w:left="1440" w:hanging="360"/>
      </w:pPr>
      <w:rPr>
        <w:rFonts w:ascii="Courier New" w:hAnsi="Courier New" w:hint="default"/>
      </w:rPr>
    </w:lvl>
    <w:lvl w:ilvl="2" w:tplc="3E407254">
      <w:start w:val="1"/>
      <w:numFmt w:val="bullet"/>
      <w:lvlText w:val=""/>
      <w:lvlJc w:val="left"/>
      <w:pPr>
        <w:ind w:left="2160" w:hanging="360"/>
      </w:pPr>
      <w:rPr>
        <w:rFonts w:ascii="Wingdings" w:hAnsi="Wingdings" w:hint="default"/>
      </w:rPr>
    </w:lvl>
    <w:lvl w:ilvl="3" w:tplc="A40039C8">
      <w:start w:val="1"/>
      <w:numFmt w:val="bullet"/>
      <w:lvlText w:val=""/>
      <w:lvlJc w:val="left"/>
      <w:pPr>
        <w:ind w:left="2880" w:hanging="360"/>
      </w:pPr>
      <w:rPr>
        <w:rFonts w:ascii="Symbol" w:hAnsi="Symbol" w:hint="default"/>
      </w:rPr>
    </w:lvl>
    <w:lvl w:ilvl="4" w:tplc="05863890">
      <w:start w:val="1"/>
      <w:numFmt w:val="bullet"/>
      <w:lvlText w:val="o"/>
      <w:lvlJc w:val="left"/>
      <w:pPr>
        <w:ind w:left="3600" w:hanging="360"/>
      </w:pPr>
      <w:rPr>
        <w:rFonts w:ascii="Courier New" w:hAnsi="Courier New" w:hint="default"/>
      </w:rPr>
    </w:lvl>
    <w:lvl w:ilvl="5" w:tplc="6C568F80">
      <w:start w:val="1"/>
      <w:numFmt w:val="bullet"/>
      <w:lvlText w:val=""/>
      <w:lvlJc w:val="left"/>
      <w:pPr>
        <w:ind w:left="4320" w:hanging="360"/>
      </w:pPr>
      <w:rPr>
        <w:rFonts w:ascii="Wingdings" w:hAnsi="Wingdings" w:hint="default"/>
      </w:rPr>
    </w:lvl>
    <w:lvl w:ilvl="6" w:tplc="CCB851CE">
      <w:start w:val="1"/>
      <w:numFmt w:val="bullet"/>
      <w:lvlText w:val=""/>
      <w:lvlJc w:val="left"/>
      <w:pPr>
        <w:ind w:left="5040" w:hanging="360"/>
      </w:pPr>
      <w:rPr>
        <w:rFonts w:ascii="Symbol" w:hAnsi="Symbol" w:hint="default"/>
      </w:rPr>
    </w:lvl>
    <w:lvl w:ilvl="7" w:tplc="D9A2A7F8">
      <w:start w:val="1"/>
      <w:numFmt w:val="bullet"/>
      <w:lvlText w:val="o"/>
      <w:lvlJc w:val="left"/>
      <w:pPr>
        <w:ind w:left="5760" w:hanging="360"/>
      </w:pPr>
      <w:rPr>
        <w:rFonts w:ascii="Courier New" w:hAnsi="Courier New" w:hint="default"/>
      </w:rPr>
    </w:lvl>
    <w:lvl w:ilvl="8" w:tplc="7EAE6062">
      <w:start w:val="1"/>
      <w:numFmt w:val="bullet"/>
      <w:lvlText w:val=""/>
      <w:lvlJc w:val="left"/>
      <w:pPr>
        <w:ind w:left="6480" w:hanging="360"/>
      </w:pPr>
      <w:rPr>
        <w:rFonts w:ascii="Wingdings" w:hAnsi="Wingdings" w:hint="default"/>
      </w:rPr>
    </w:lvl>
  </w:abstractNum>
  <w:abstractNum w:abstractNumId="73" w15:restartNumberingAfterBreak="0">
    <w:nsid w:val="6C90D829"/>
    <w:multiLevelType w:val="hybridMultilevel"/>
    <w:tmpl w:val="FFFFFFFF"/>
    <w:lvl w:ilvl="0" w:tplc="62E09870">
      <w:start w:val="1"/>
      <w:numFmt w:val="bullet"/>
      <w:lvlText w:val="-"/>
      <w:lvlJc w:val="left"/>
      <w:pPr>
        <w:ind w:left="720" w:hanging="360"/>
      </w:pPr>
      <w:rPr>
        <w:rFonts w:ascii="Aptos" w:hAnsi="Aptos" w:hint="default"/>
      </w:rPr>
    </w:lvl>
    <w:lvl w:ilvl="1" w:tplc="A2DECC00">
      <w:start w:val="1"/>
      <w:numFmt w:val="bullet"/>
      <w:lvlText w:val="o"/>
      <w:lvlJc w:val="left"/>
      <w:pPr>
        <w:ind w:left="1440" w:hanging="360"/>
      </w:pPr>
      <w:rPr>
        <w:rFonts w:ascii="Courier New" w:hAnsi="Courier New" w:hint="default"/>
      </w:rPr>
    </w:lvl>
    <w:lvl w:ilvl="2" w:tplc="9612B2B0">
      <w:start w:val="1"/>
      <w:numFmt w:val="bullet"/>
      <w:lvlText w:val=""/>
      <w:lvlJc w:val="left"/>
      <w:pPr>
        <w:ind w:left="2160" w:hanging="360"/>
      </w:pPr>
      <w:rPr>
        <w:rFonts w:ascii="Wingdings" w:hAnsi="Wingdings" w:hint="default"/>
      </w:rPr>
    </w:lvl>
    <w:lvl w:ilvl="3" w:tplc="829E45E8">
      <w:start w:val="1"/>
      <w:numFmt w:val="bullet"/>
      <w:lvlText w:val=""/>
      <w:lvlJc w:val="left"/>
      <w:pPr>
        <w:ind w:left="2880" w:hanging="360"/>
      </w:pPr>
      <w:rPr>
        <w:rFonts w:ascii="Symbol" w:hAnsi="Symbol" w:hint="default"/>
      </w:rPr>
    </w:lvl>
    <w:lvl w:ilvl="4" w:tplc="3D0090E0">
      <w:start w:val="1"/>
      <w:numFmt w:val="bullet"/>
      <w:lvlText w:val="o"/>
      <w:lvlJc w:val="left"/>
      <w:pPr>
        <w:ind w:left="3600" w:hanging="360"/>
      </w:pPr>
      <w:rPr>
        <w:rFonts w:ascii="Courier New" w:hAnsi="Courier New" w:hint="default"/>
      </w:rPr>
    </w:lvl>
    <w:lvl w:ilvl="5" w:tplc="7CE25AEC">
      <w:start w:val="1"/>
      <w:numFmt w:val="bullet"/>
      <w:lvlText w:val=""/>
      <w:lvlJc w:val="left"/>
      <w:pPr>
        <w:ind w:left="4320" w:hanging="360"/>
      </w:pPr>
      <w:rPr>
        <w:rFonts w:ascii="Wingdings" w:hAnsi="Wingdings" w:hint="default"/>
      </w:rPr>
    </w:lvl>
    <w:lvl w:ilvl="6" w:tplc="A58C8BBE">
      <w:start w:val="1"/>
      <w:numFmt w:val="bullet"/>
      <w:lvlText w:val=""/>
      <w:lvlJc w:val="left"/>
      <w:pPr>
        <w:ind w:left="5040" w:hanging="360"/>
      </w:pPr>
      <w:rPr>
        <w:rFonts w:ascii="Symbol" w:hAnsi="Symbol" w:hint="default"/>
      </w:rPr>
    </w:lvl>
    <w:lvl w:ilvl="7" w:tplc="8962EAA0">
      <w:start w:val="1"/>
      <w:numFmt w:val="bullet"/>
      <w:lvlText w:val="o"/>
      <w:lvlJc w:val="left"/>
      <w:pPr>
        <w:ind w:left="5760" w:hanging="360"/>
      </w:pPr>
      <w:rPr>
        <w:rFonts w:ascii="Courier New" w:hAnsi="Courier New" w:hint="default"/>
      </w:rPr>
    </w:lvl>
    <w:lvl w:ilvl="8" w:tplc="B486289C">
      <w:start w:val="1"/>
      <w:numFmt w:val="bullet"/>
      <w:lvlText w:val=""/>
      <w:lvlJc w:val="left"/>
      <w:pPr>
        <w:ind w:left="6480" w:hanging="360"/>
      </w:pPr>
      <w:rPr>
        <w:rFonts w:ascii="Wingdings" w:hAnsi="Wingdings" w:hint="default"/>
      </w:rPr>
    </w:lvl>
  </w:abstractNum>
  <w:abstractNum w:abstractNumId="74" w15:restartNumberingAfterBreak="0">
    <w:nsid w:val="6CA67AF6"/>
    <w:multiLevelType w:val="hybridMultilevel"/>
    <w:tmpl w:val="FFFFFFFF"/>
    <w:lvl w:ilvl="0" w:tplc="CAC6AC5C">
      <w:start w:val="1"/>
      <w:numFmt w:val="bullet"/>
      <w:lvlText w:val=""/>
      <w:lvlJc w:val="left"/>
      <w:pPr>
        <w:ind w:left="720" w:hanging="360"/>
      </w:pPr>
      <w:rPr>
        <w:rFonts w:ascii="Symbol" w:hAnsi="Symbol" w:hint="default"/>
      </w:rPr>
    </w:lvl>
    <w:lvl w:ilvl="1" w:tplc="CC9E7A04">
      <w:start w:val="1"/>
      <w:numFmt w:val="bullet"/>
      <w:lvlText w:val="o"/>
      <w:lvlJc w:val="left"/>
      <w:pPr>
        <w:ind w:left="1440" w:hanging="360"/>
      </w:pPr>
      <w:rPr>
        <w:rFonts w:ascii="Courier New" w:hAnsi="Courier New" w:hint="default"/>
      </w:rPr>
    </w:lvl>
    <w:lvl w:ilvl="2" w:tplc="8CFC0690">
      <w:start w:val="1"/>
      <w:numFmt w:val="bullet"/>
      <w:lvlText w:val=""/>
      <w:lvlJc w:val="left"/>
      <w:pPr>
        <w:ind w:left="2160" w:hanging="360"/>
      </w:pPr>
      <w:rPr>
        <w:rFonts w:ascii="Wingdings" w:hAnsi="Wingdings" w:hint="default"/>
      </w:rPr>
    </w:lvl>
    <w:lvl w:ilvl="3" w:tplc="1CECECB2">
      <w:start w:val="1"/>
      <w:numFmt w:val="bullet"/>
      <w:lvlText w:val=""/>
      <w:lvlJc w:val="left"/>
      <w:pPr>
        <w:ind w:left="2880" w:hanging="360"/>
      </w:pPr>
      <w:rPr>
        <w:rFonts w:ascii="Symbol" w:hAnsi="Symbol" w:hint="default"/>
      </w:rPr>
    </w:lvl>
    <w:lvl w:ilvl="4" w:tplc="30B872D0">
      <w:start w:val="1"/>
      <w:numFmt w:val="bullet"/>
      <w:lvlText w:val="o"/>
      <w:lvlJc w:val="left"/>
      <w:pPr>
        <w:ind w:left="3600" w:hanging="360"/>
      </w:pPr>
      <w:rPr>
        <w:rFonts w:ascii="Courier New" w:hAnsi="Courier New" w:hint="default"/>
      </w:rPr>
    </w:lvl>
    <w:lvl w:ilvl="5" w:tplc="F350C8B0">
      <w:start w:val="1"/>
      <w:numFmt w:val="bullet"/>
      <w:lvlText w:val=""/>
      <w:lvlJc w:val="left"/>
      <w:pPr>
        <w:ind w:left="4320" w:hanging="360"/>
      </w:pPr>
      <w:rPr>
        <w:rFonts w:ascii="Wingdings" w:hAnsi="Wingdings" w:hint="default"/>
      </w:rPr>
    </w:lvl>
    <w:lvl w:ilvl="6" w:tplc="7B0A9F30">
      <w:start w:val="1"/>
      <w:numFmt w:val="bullet"/>
      <w:lvlText w:val=""/>
      <w:lvlJc w:val="left"/>
      <w:pPr>
        <w:ind w:left="5040" w:hanging="360"/>
      </w:pPr>
      <w:rPr>
        <w:rFonts w:ascii="Symbol" w:hAnsi="Symbol" w:hint="default"/>
      </w:rPr>
    </w:lvl>
    <w:lvl w:ilvl="7" w:tplc="62445436">
      <w:start w:val="1"/>
      <w:numFmt w:val="bullet"/>
      <w:lvlText w:val="o"/>
      <w:lvlJc w:val="left"/>
      <w:pPr>
        <w:ind w:left="5760" w:hanging="360"/>
      </w:pPr>
      <w:rPr>
        <w:rFonts w:ascii="Courier New" w:hAnsi="Courier New" w:hint="default"/>
      </w:rPr>
    </w:lvl>
    <w:lvl w:ilvl="8" w:tplc="1B84FB36">
      <w:start w:val="1"/>
      <w:numFmt w:val="bullet"/>
      <w:lvlText w:val=""/>
      <w:lvlJc w:val="left"/>
      <w:pPr>
        <w:ind w:left="6480" w:hanging="360"/>
      </w:pPr>
      <w:rPr>
        <w:rFonts w:ascii="Wingdings" w:hAnsi="Wingdings" w:hint="default"/>
      </w:rPr>
    </w:lvl>
  </w:abstractNum>
  <w:abstractNum w:abstractNumId="75" w15:restartNumberingAfterBreak="0">
    <w:nsid w:val="705C9420"/>
    <w:multiLevelType w:val="hybridMultilevel"/>
    <w:tmpl w:val="FFFFFFFF"/>
    <w:lvl w:ilvl="0" w:tplc="44500F96">
      <w:start w:val="1"/>
      <w:numFmt w:val="bullet"/>
      <w:lvlText w:val=""/>
      <w:lvlJc w:val="left"/>
      <w:pPr>
        <w:ind w:left="720" w:hanging="360"/>
      </w:pPr>
      <w:rPr>
        <w:rFonts w:ascii="Symbol" w:hAnsi="Symbol" w:hint="default"/>
      </w:rPr>
    </w:lvl>
    <w:lvl w:ilvl="1" w:tplc="3C6A14EA">
      <w:start w:val="1"/>
      <w:numFmt w:val="bullet"/>
      <w:lvlText w:val="o"/>
      <w:lvlJc w:val="left"/>
      <w:pPr>
        <w:ind w:left="1440" w:hanging="360"/>
      </w:pPr>
      <w:rPr>
        <w:rFonts w:ascii="Courier New" w:hAnsi="Courier New" w:hint="default"/>
      </w:rPr>
    </w:lvl>
    <w:lvl w:ilvl="2" w:tplc="DAD00F9E">
      <w:start w:val="1"/>
      <w:numFmt w:val="bullet"/>
      <w:lvlText w:val=""/>
      <w:lvlJc w:val="left"/>
      <w:pPr>
        <w:ind w:left="2160" w:hanging="360"/>
      </w:pPr>
      <w:rPr>
        <w:rFonts w:ascii="Wingdings" w:hAnsi="Wingdings" w:hint="default"/>
      </w:rPr>
    </w:lvl>
    <w:lvl w:ilvl="3" w:tplc="A0EE341A">
      <w:start w:val="1"/>
      <w:numFmt w:val="bullet"/>
      <w:lvlText w:val=""/>
      <w:lvlJc w:val="left"/>
      <w:pPr>
        <w:ind w:left="2880" w:hanging="360"/>
      </w:pPr>
      <w:rPr>
        <w:rFonts w:ascii="Symbol" w:hAnsi="Symbol" w:hint="default"/>
      </w:rPr>
    </w:lvl>
    <w:lvl w:ilvl="4" w:tplc="1DEE9C70">
      <w:start w:val="1"/>
      <w:numFmt w:val="bullet"/>
      <w:lvlText w:val="o"/>
      <w:lvlJc w:val="left"/>
      <w:pPr>
        <w:ind w:left="3600" w:hanging="360"/>
      </w:pPr>
      <w:rPr>
        <w:rFonts w:ascii="Courier New" w:hAnsi="Courier New" w:hint="default"/>
      </w:rPr>
    </w:lvl>
    <w:lvl w:ilvl="5" w:tplc="1040C58A">
      <w:start w:val="1"/>
      <w:numFmt w:val="bullet"/>
      <w:lvlText w:val=""/>
      <w:lvlJc w:val="left"/>
      <w:pPr>
        <w:ind w:left="4320" w:hanging="360"/>
      </w:pPr>
      <w:rPr>
        <w:rFonts w:ascii="Wingdings" w:hAnsi="Wingdings" w:hint="default"/>
      </w:rPr>
    </w:lvl>
    <w:lvl w:ilvl="6" w:tplc="D1DEE51A">
      <w:start w:val="1"/>
      <w:numFmt w:val="bullet"/>
      <w:lvlText w:val=""/>
      <w:lvlJc w:val="left"/>
      <w:pPr>
        <w:ind w:left="5040" w:hanging="360"/>
      </w:pPr>
      <w:rPr>
        <w:rFonts w:ascii="Symbol" w:hAnsi="Symbol" w:hint="default"/>
      </w:rPr>
    </w:lvl>
    <w:lvl w:ilvl="7" w:tplc="B936CB7A">
      <w:start w:val="1"/>
      <w:numFmt w:val="bullet"/>
      <w:lvlText w:val="o"/>
      <w:lvlJc w:val="left"/>
      <w:pPr>
        <w:ind w:left="5760" w:hanging="360"/>
      </w:pPr>
      <w:rPr>
        <w:rFonts w:ascii="Courier New" w:hAnsi="Courier New" w:hint="default"/>
      </w:rPr>
    </w:lvl>
    <w:lvl w:ilvl="8" w:tplc="B8BCB88C">
      <w:start w:val="1"/>
      <w:numFmt w:val="bullet"/>
      <w:lvlText w:val=""/>
      <w:lvlJc w:val="left"/>
      <w:pPr>
        <w:ind w:left="6480" w:hanging="360"/>
      </w:pPr>
      <w:rPr>
        <w:rFonts w:ascii="Wingdings" w:hAnsi="Wingdings" w:hint="default"/>
      </w:rPr>
    </w:lvl>
  </w:abstractNum>
  <w:abstractNum w:abstractNumId="76" w15:restartNumberingAfterBreak="0">
    <w:nsid w:val="710FA371"/>
    <w:multiLevelType w:val="hybridMultilevel"/>
    <w:tmpl w:val="FFFFFFFF"/>
    <w:lvl w:ilvl="0" w:tplc="2140EDDE">
      <w:start w:val="1"/>
      <w:numFmt w:val="decimal"/>
      <w:lvlText w:val="%1."/>
      <w:lvlJc w:val="left"/>
      <w:pPr>
        <w:ind w:left="720" w:hanging="360"/>
      </w:pPr>
      <w:rPr>
        <w:rFonts w:ascii="Times New Roman" w:hAnsi="Times New Roman" w:hint="default"/>
      </w:rPr>
    </w:lvl>
    <w:lvl w:ilvl="1" w:tplc="F668780A">
      <w:start w:val="1"/>
      <w:numFmt w:val="lowerLetter"/>
      <w:lvlText w:val="%2."/>
      <w:lvlJc w:val="left"/>
      <w:pPr>
        <w:ind w:left="1440" w:hanging="360"/>
      </w:pPr>
    </w:lvl>
    <w:lvl w:ilvl="2" w:tplc="7CA2E514">
      <w:start w:val="1"/>
      <w:numFmt w:val="lowerRoman"/>
      <w:lvlText w:val="%3."/>
      <w:lvlJc w:val="right"/>
      <w:pPr>
        <w:ind w:left="2160" w:hanging="180"/>
      </w:pPr>
    </w:lvl>
    <w:lvl w:ilvl="3" w:tplc="D10AE7E2">
      <w:start w:val="1"/>
      <w:numFmt w:val="decimal"/>
      <w:lvlText w:val="%4."/>
      <w:lvlJc w:val="left"/>
      <w:pPr>
        <w:ind w:left="2880" w:hanging="360"/>
      </w:pPr>
    </w:lvl>
    <w:lvl w:ilvl="4" w:tplc="51189AA4">
      <w:start w:val="1"/>
      <w:numFmt w:val="lowerLetter"/>
      <w:lvlText w:val="%5."/>
      <w:lvlJc w:val="left"/>
      <w:pPr>
        <w:ind w:left="3600" w:hanging="360"/>
      </w:pPr>
    </w:lvl>
    <w:lvl w:ilvl="5" w:tplc="2C982C8A">
      <w:start w:val="1"/>
      <w:numFmt w:val="lowerRoman"/>
      <w:lvlText w:val="%6."/>
      <w:lvlJc w:val="right"/>
      <w:pPr>
        <w:ind w:left="4320" w:hanging="180"/>
      </w:pPr>
    </w:lvl>
    <w:lvl w:ilvl="6" w:tplc="F55A14A6">
      <w:start w:val="1"/>
      <w:numFmt w:val="decimal"/>
      <w:lvlText w:val="%7."/>
      <w:lvlJc w:val="left"/>
      <w:pPr>
        <w:ind w:left="5040" w:hanging="360"/>
      </w:pPr>
    </w:lvl>
    <w:lvl w:ilvl="7" w:tplc="7C72B24C">
      <w:start w:val="1"/>
      <w:numFmt w:val="lowerLetter"/>
      <w:lvlText w:val="%8."/>
      <w:lvlJc w:val="left"/>
      <w:pPr>
        <w:ind w:left="5760" w:hanging="360"/>
      </w:pPr>
    </w:lvl>
    <w:lvl w:ilvl="8" w:tplc="AFCEE0C0">
      <w:start w:val="1"/>
      <w:numFmt w:val="lowerRoman"/>
      <w:lvlText w:val="%9."/>
      <w:lvlJc w:val="right"/>
      <w:pPr>
        <w:ind w:left="6480" w:hanging="180"/>
      </w:pPr>
    </w:lvl>
  </w:abstractNum>
  <w:abstractNum w:abstractNumId="77" w15:restartNumberingAfterBreak="0">
    <w:nsid w:val="722A3057"/>
    <w:multiLevelType w:val="hybridMultilevel"/>
    <w:tmpl w:val="FFFFFFFF"/>
    <w:lvl w:ilvl="0" w:tplc="FE9AE7D8">
      <w:start w:val="1"/>
      <w:numFmt w:val="bullet"/>
      <w:lvlText w:val="-"/>
      <w:lvlJc w:val="left"/>
      <w:pPr>
        <w:ind w:left="720" w:hanging="360"/>
      </w:pPr>
      <w:rPr>
        <w:rFonts w:ascii="Aptos" w:hAnsi="Aptos" w:hint="default"/>
      </w:rPr>
    </w:lvl>
    <w:lvl w:ilvl="1" w:tplc="EEAC02B0">
      <w:start w:val="1"/>
      <w:numFmt w:val="bullet"/>
      <w:lvlText w:val="o"/>
      <w:lvlJc w:val="left"/>
      <w:pPr>
        <w:ind w:left="1440" w:hanging="360"/>
      </w:pPr>
      <w:rPr>
        <w:rFonts w:ascii="Courier New" w:hAnsi="Courier New" w:hint="default"/>
      </w:rPr>
    </w:lvl>
    <w:lvl w:ilvl="2" w:tplc="9C24B3EC">
      <w:start w:val="1"/>
      <w:numFmt w:val="bullet"/>
      <w:lvlText w:val=""/>
      <w:lvlJc w:val="left"/>
      <w:pPr>
        <w:ind w:left="2160" w:hanging="360"/>
      </w:pPr>
      <w:rPr>
        <w:rFonts w:ascii="Wingdings" w:hAnsi="Wingdings" w:hint="default"/>
      </w:rPr>
    </w:lvl>
    <w:lvl w:ilvl="3" w:tplc="FA701DC0">
      <w:start w:val="1"/>
      <w:numFmt w:val="bullet"/>
      <w:lvlText w:val=""/>
      <w:lvlJc w:val="left"/>
      <w:pPr>
        <w:ind w:left="2880" w:hanging="360"/>
      </w:pPr>
      <w:rPr>
        <w:rFonts w:ascii="Symbol" w:hAnsi="Symbol" w:hint="default"/>
      </w:rPr>
    </w:lvl>
    <w:lvl w:ilvl="4" w:tplc="AB5A08D0">
      <w:start w:val="1"/>
      <w:numFmt w:val="bullet"/>
      <w:lvlText w:val="o"/>
      <w:lvlJc w:val="left"/>
      <w:pPr>
        <w:ind w:left="3600" w:hanging="360"/>
      </w:pPr>
      <w:rPr>
        <w:rFonts w:ascii="Courier New" w:hAnsi="Courier New" w:hint="default"/>
      </w:rPr>
    </w:lvl>
    <w:lvl w:ilvl="5" w:tplc="9042D89A">
      <w:start w:val="1"/>
      <w:numFmt w:val="bullet"/>
      <w:lvlText w:val=""/>
      <w:lvlJc w:val="left"/>
      <w:pPr>
        <w:ind w:left="4320" w:hanging="360"/>
      </w:pPr>
      <w:rPr>
        <w:rFonts w:ascii="Wingdings" w:hAnsi="Wingdings" w:hint="default"/>
      </w:rPr>
    </w:lvl>
    <w:lvl w:ilvl="6" w:tplc="11486A9A">
      <w:start w:val="1"/>
      <w:numFmt w:val="bullet"/>
      <w:lvlText w:val=""/>
      <w:lvlJc w:val="left"/>
      <w:pPr>
        <w:ind w:left="5040" w:hanging="360"/>
      </w:pPr>
      <w:rPr>
        <w:rFonts w:ascii="Symbol" w:hAnsi="Symbol" w:hint="default"/>
      </w:rPr>
    </w:lvl>
    <w:lvl w:ilvl="7" w:tplc="140ECB02">
      <w:start w:val="1"/>
      <w:numFmt w:val="bullet"/>
      <w:lvlText w:val="o"/>
      <w:lvlJc w:val="left"/>
      <w:pPr>
        <w:ind w:left="5760" w:hanging="360"/>
      </w:pPr>
      <w:rPr>
        <w:rFonts w:ascii="Courier New" w:hAnsi="Courier New" w:hint="default"/>
      </w:rPr>
    </w:lvl>
    <w:lvl w:ilvl="8" w:tplc="C6CAD3C0">
      <w:start w:val="1"/>
      <w:numFmt w:val="bullet"/>
      <w:lvlText w:val=""/>
      <w:lvlJc w:val="left"/>
      <w:pPr>
        <w:ind w:left="6480" w:hanging="360"/>
      </w:pPr>
      <w:rPr>
        <w:rFonts w:ascii="Wingdings" w:hAnsi="Wingdings" w:hint="default"/>
      </w:rPr>
    </w:lvl>
  </w:abstractNum>
  <w:abstractNum w:abstractNumId="78" w15:restartNumberingAfterBreak="0">
    <w:nsid w:val="755B2D1C"/>
    <w:multiLevelType w:val="hybridMultilevel"/>
    <w:tmpl w:val="FFFFFFFF"/>
    <w:lvl w:ilvl="0" w:tplc="701440E2">
      <w:start w:val="1"/>
      <w:numFmt w:val="bullet"/>
      <w:lvlText w:val=""/>
      <w:lvlJc w:val="left"/>
      <w:pPr>
        <w:ind w:left="720" w:hanging="360"/>
      </w:pPr>
      <w:rPr>
        <w:rFonts w:ascii="Symbol" w:hAnsi="Symbol" w:hint="default"/>
      </w:rPr>
    </w:lvl>
    <w:lvl w:ilvl="1" w:tplc="911A235C">
      <w:start w:val="1"/>
      <w:numFmt w:val="bullet"/>
      <w:lvlText w:val="o"/>
      <w:lvlJc w:val="left"/>
      <w:pPr>
        <w:ind w:left="1440" w:hanging="360"/>
      </w:pPr>
      <w:rPr>
        <w:rFonts w:ascii="Courier New" w:hAnsi="Courier New" w:hint="default"/>
      </w:rPr>
    </w:lvl>
    <w:lvl w:ilvl="2" w:tplc="CE6A4370">
      <w:start w:val="1"/>
      <w:numFmt w:val="bullet"/>
      <w:lvlText w:val=""/>
      <w:lvlJc w:val="left"/>
      <w:pPr>
        <w:ind w:left="2160" w:hanging="360"/>
      </w:pPr>
      <w:rPr>
        <w:rFonts w:ascii="Wingdings" w:hAnsi="Wingdings" w:hint="default"/>
      </w:rPr>
    </w:lvl>
    <w:lvl w:ilvl="3" w:tplc="B498CAA4">
      <w:start w:val="1"/>
      <w:numFmt w:val="bullet"/>
      <w:lvlText w:val=""/>
      <w:lvlJc w:val="left"/>
      <w:pPr>
        <w:ind w:left="2880" w:hanging="360"/>
      </w:pPr>
      <w:rPr>
        <w:rFonts w:ascii="Symbol" w:hAnsi="Symbol" w:hint="default"/>
      </w:rPr>
    </w:lvl>
    <w:lvl w:ilvl="4" w:tplc="AB7071DE">
      <w:start w:val="1"/>
      <w:numFmt w:val="bullet"/>
      <w:lvlText w:val="o"/>
      <w:lvlJc w:val="left"/>
      <w:pPr>
        <w:ind w:left="3600" w:hanging="360"/>
      </w:pPr>
      <w:rPr>
        <w:rFonts w:ascii="Courier New" w:hAnsi="Courier New" w:hint="default"/>
      </w:rPr>
    </w:lvl>
    <w:lvl w:ilvl="5" w:tplc="B93A9602">
      <w:start w:val="1"/>
      <w:numFmt w:val="bullet"/>
      <w:lvlText w:val=""/>
      <w:lvlJc w:val="left"/>
      <w:pPr>
        <w:ind w:left="4320" w:hanging="360"/>
      </w:pPr>
      <w:rPr>
        <w:rFonts w:ascii="Wingdings" w:hAnsi="Wingdings" w:hint="default"/>
      </w:rPr>
    </w:lvl>
    <w:lvl w:ilvl="6" w:tplc="4EFA4C68">
      <w:start w:val="1"/>
      <w:numFmt w:val="bullet"/>
      <w:lvlText w:val=""/>
      <w:lvlJc w:val="left"/>
      <w:pPr>
        <w:ind w:left="5040" w:hanging="360"/>
      </w:pPr>
      <w:rPr>
        <w:rFonts w:ascii="Symbol" w:hAnsi="Symbol" w:hint="default"/>
      </w:rPr>
    </w:lvl>
    <w:lvl w:ilvl="7" w:tplc="8AAEADE8">
      <w:start w:val="1"/>
      <w:numFmt w:val="bullet"/>
      <w:lvlText w:val="o"/>
      <w:lvlJc w:val="left"/>
      <w:pPr>
        <w:ind w:left="5760" w:hanging="360"/>
      </w:pPr>
      <w:rPr>
        <w:rFonts w:ascii="Courier New" w:hAnsi="Courier New" w:hint="default"/>
      </w:rPr>
    </w:lvl>
    <w:lvl w:ilvl="8" w:tplc="18F0F1DE">
      <w:start w:val="1"/>
      <w:numFmt w:val="bullet"/>
      <w:lvlText w:val=""/>
      <w:lvlJc w:val="left"/>
      <w:pPr>
        <w:ind w:left="6480" w:hanging="360"/>
      </w:pPr>
      <w:rPr>
        <w:rFonts w:ascii="Wingdings" w:hAnsi="Wingdings" w:hint="default"/>
      </w:rPr>
    </w:lvl>
  </w:abstractNum>
  <w:abstractNum w:abstractNumId="79" w15:restartNumberingAfterBreak="0">
    <w:nsid w:val="78619D92"/>
    <w:multiLevelType w:val="hybridMultilevel"/>
    <w:tmpl w:val="FFFFFFFF"/>
    <w:lvl w:ilvl="0" w:tplc="27A8D652">
      <w:start w:val="1"/>
      <w:numFmt w:val="bullet"/>
      <w:lvlText w:val="-"/>
      <w:lvlJc w:val="left"/>
      <w:pPr>
        <w:ind w:left="720" w:hanging="360"/>
      </w:pPr>
      <w:rPr>
        <w:rFonts w:ascii="Aptos" w:hAnsi="Aptos" w:hint="default"/>
      </w:rPr>
    </w:lvl>
    <w:lvl w:ilvl="1" w:tplc="BA70EFDC">
      <w:start w:val="1"/>
      <w:numFmt w:val="bullet"/>
      <w:lvlText w:val="o"/>
      <w:lvlJc w:val="left"/>
      <w:pPr>
        <w:ind w:left="1440" w:hanging="360"/>
      </w:pPr>
      <w:rPr>
        <w:rFonts w:ascii="Courier New" w:hAnsi="Courier New" w:hint="default"/>
      </w:rPr>
    </w:lvl>
    <w:lvl w:ilvl="2" w:tplc="6CF8D960">
      <w:start w:val="1"/>
      <w:numFmt w:val="bullet"/>
      <w:lvlText w:val=""/>
      <w:lvlJc w:val="left"/>
      <w:pPr>
        <w:ind w:left="2160" w:hanging="360"/>
      </w:pPr>
      <w:rPr>
        <w:rFonts w:ascii="Wingdings" w:hAnsi="Wingdings" w:hint="default"/>
      </w:rPr>
    </w:lvl>
    <w:lvl w:ilvl="3" w:tplc="BD5053BE">
      <w:start w:val="1"/>
      <w:numFmt w:val="bullet"/>
      <w:lvlText w:val=""/>
      <w:lvlJc w:val="left"/>
      <w:pPr>
        <w:ind w:left="2880" w:hanging="360"/>
      </w:pPr>
      <w:rPr>
        <w:rFonts w:ascii="Symbol" w:hAnsi="Symbol" w:hint="default"/>
      </w:rPr>
    </w:lvl>
    <w:lvl w:ilvl="4" w:tplc="27E833DE">
      <w:start w:val="1"/>
      <w:numFmt w:val="bullet"/>
      <w:lvlText w:val="o"/>
      <w:lvlJc w:val="left"/>
      <w:pPr>
        <w:ind w:left="3600" w:hanging="360"/>
      </w:pPr>
      <w:rPr>
        <w:rFonts w:ascii="Courier New" w:hAnsi="Courier New" w:hint="default"/>
      </w:rPr>
    </w:lvl>
    <w:lvl w:ilvl="5" w:tplc="36EA18A0">
      <w:start w:val="1"/>
      <w:numFmt w:val="bullet"/>
      <w:lvlText w:val=""/>
      <w:lvlJc w:val="left"/>
      <w:pPr>
        <w:ind w:left="4320" w:hanging="360"/>
      </w:pPr>
      <w:rPr>
        <w:rFonts w:ascii="Wingdings" w:hAnsi="Wingdings" w:hint="default"/>
      </w:rPr>
    </w:lvl>
    <w:lvl w:ilvl="6" w:tplc="2FA2CCD0">
      <w:start w:val="1"/>
      <w:numFmt w:val="bullet"/>
      <w:lvlText w:val=""/>
      <w:lvlJc w:val="left"/>
      <w:pPr>
        <w:ind w:left="5040" w:hanging="360"/>
      </w:pPr>
      <w:rPr>
        <w:rFonts w:ascii="Symbol" w:hAnsi="Symbol" w:hint="default"/>
      </w:rPr>
    </w:lvl>
    <w:lvl w:ilvl="7" w:tplc="DF3483BA">
      <w:start w:val="1"/>
      <w:numFmt w:val="bullet"/>
      <w:lvlText w:val="o"/>
      <w:lvlJc w:val="left"/>
      <w:pPr>
        <w:ind w:left="5760" w:hanging="360"/>
      </w:pPr>
      <w:rPr>
        <w:rFonts w:ascii="Courier New" w:hAnsi="Courier New" w:hint="default"/>
      </w:rPr>
    </w:lvl>
    <w:lvl w:ilvl="8" w:tplc="FE34A750">
      <w:start w:val="1"/>
      <w:numFmt w:val="bullet"/>
      <w:lvlText w:val=""/>
      <w:lvlJc w:val="left"/>
      <w:pPr>
        <w:ind w:left="6480" w:hanging="360"/>
      </w:pPr>
      <w:rPr>
        <w:rFonts w:ascii="Wingdings" w:hAnsi="Wingdings" w:hint="default"/>
      </w:rPr>
    </w:lvl>
  </w:abstractNum>
  <w:abstractNum w:abstractNumId="80" w15:restartNumberingAfterBreak="0">
    <w:nsid w:val="78CA1D55"/>
    <w:multiLevelType w:val="hybridMultilevel"/>
    <w:tmpl w:val="FFFFFFFF"/>
    <w:lvl w:ilvl="0" w:tplc="679A0396">
      <w:start w:val="1"/>
      <w:numFmt w:val="bullet"/>
      <w:lvlText w:val=""/>
      <w:lvlJc w:val="left"/>
      <w:pPr>
        <w:ind w:left="720" w:hanging="360"/>
      </w:pPr>
      <w:rPr>
        <w:rFonts w:ascii="Symbol" w:hAnsi="Symbol" w:hint="default"/>
      </w:rPr>
    </w:lvl>
    <w:lvl w:ilvl="1" w:tplc="01682960">
      <w:start w:val="1"/>
      <w:numFmt w:val="bullet"/>
      <w:lvlText w:val="o"/>
      <w:lvlJc w:val="left"/>
      <w:pPr>
        <w:ind w:left="1440" w:hanging="360"/>
      </w:pPr>
      <w:rPr>
        <w:rFonts w:ascii="Courier New" w:hAnsi="Courier New" w:hint="default"/>
      </w:rPr>
    </w:lvl>
    <w:lvl w:ilvl="2" w:tplc="A34AD0BE">
      <w:start w:val="1"/>
      <w:numFmt w:val="bullet"/>
      <w:lvlText w:val=""/>
      <w:lvlJc w:val="left"/>
      <w:pPr>
        <w:ind w:left="2160" w:hanging="360"/>
      </w:pPr>
      <w:rPr>
        <w:rFonts w:ascii="Wingdings" w:hAnsi="Wingdings" w:hint="default"/>
      </w:rPr>
    </w:lvl>
    <w:lvl w:ilvl="3" w:tplc="86B09128">
      <w:start w:val="1"/>
      <w:numFmt w:val="bullet"/>
      <w:lvlText w:val=""/>
      <w:lvlJc w:val="left"/>
      <w:pPr>
        <w:ind w:left="2880" w:hanging="360"/>
      </w:pPr>
      <w:rPr>
        <w:rFonts w:ascii="Symbol" w:hAnsi="Symbol" w:hint="default"/>
      </w:rPr>
    </w:lvl>
    <w:lvl w:ilvl="4" w:tplc="4BF4393E">
      <w:start w:val="1"/>
      <w:numFmt w:val="bullet"/>
      <w:lvlText w:val="o"/>
      <w:lvlJc w:val="left"/>
      <w:pPr>
        <w:ind w:left="3600" w:hanging="360"/>
      </w:pPr>
      <w:rPr>
        <w:rFonts w:ascii="Courier New" w:hAnsi="Courier New" w:hint="default"/>
      </w:rPr>
    </w:lvl>
    <w:lvl w:ilvl="5" w:tplc="6FDA8438">
      <w:start w:val="1"/>
      <w:numFmt w:val="bullet"/>
      <w:lvlText w:val=""/>
      <w:lvlJc w:val="left"/>
      <w:pPr>
        <w:ind w:left="4320" w:hanging="360"/>
      </w:pPr>
      <w:rPr>
        <w:rFonts w:ascii="Wingdings" w:hAnsi="Wingdings" w:hint="default"/>
      </w:rPr>
    </w:lvl>
    <w:lvl w:ilvl="6" w:tplc="E2961A38">
      <w:start w:val="1"/>
      <w:numFmt w:val="bullet"/>
      <w:lvlText w:val=""/>
      <w:lvlJc w:val="left"/>
      <w:pPr>
        <w:ind w:left="5040" w:hanging="360"/>
      </w:pPr>
      <w:rPr>
        <w:rFonts w:ascii="Symbol" w:hAnsi="Symbol" w:hint="default"/>
      </w:rPr>
    </w:lvl>
    <w:lvl w:ilvl="7" w:tplc="44389C3E">
      <w:start w:val="1"/>
      <w:numFmt w:val="bullet"/>
      <w:lvlText w:val="o"/>
      <w:lvlJc w:val="left"/>
      <w:pPr>
        <w:ind w:left="5760" w:hanging="360"/>
      </w:pPr>
      <w:rPr>
        <w:rFonts w:ascii="Courier New" w:hAnsi="Courier New" w:hint="default"/>
      </w:rPr>
    </w:lvl>
    <w:lvl w:ilvl="8" w:tplc="9E5469C0">
      <w:start w:val="1"/>
      <w:numFmt w:val="bullet"/>
      <w:lvlText w:val=""/>
      <w:lvlJc w:val="left"/>
      <w:pPr>
        <w:ind w:left="6480" w:hanging="360"/>
      </w:pPr>
      <w:rPr>
        <w:rFonts w:ascii="Wingdings" w:hAnsi="Wingdings" w:hint="default"/>
      </w:rPr>
    </w:lvl>
  </w:abstractNum>
  <w:abstractNum w:abstractNumId="81" w15:restartNumberingAfterBreak="0">
    <w:nsid w:val="795FA9DE"/>
    <w:multiLevelType w:val="hybridMultilevel"/>
    <w:tmpl w:val="FFFFFFFF"/>
    <w:lvl w:ilvl="0" w:tplc="D5CA2DDE">
      <w:start w:val="1"/>
      <w:numFmt w:val="bullet"/>
      <w:lvlText w:val=""/>
      <w:lvlJc w:val="left"/>
      <w:pPr>
        <w:ind w:left="720" w:hanging="360"/>
      </w:pPr>
      <w:rPr>
        <w:rFonts w:ascii="Symbol" w:hAnsi="Symbol" w:hint="default"/>
      </w:rPr>
    </w:lvl>
    <w:lvl w:ilvl="1" w:tplc="23F00060">
      <w:start w:val="1"/>
      <w:numFmt w:val="bullet"/>
      <w:lvlText w:val="o"/>
      <w:lvlJc w:val="left"/>
      <w:pPr>
        <w:ind w:left="1440" w:hanging="360"/>
      </w:pPr>
      <w:rPr>
        <w:rFonts w:ascii="Courier New" w:hAnsi="Courier New" w:hint="default"/>
      </w:rPr>
    </w:lvl>
    <w:lvl w:ilvl="2" w:tplc="A1CED212">
      <w:start w:val="1"/>
      <w:numFmt w:val="bullet"/>
      <w:lvlText w:val=""/>
      <w:lvlJc w:val="left"/>
      <w:pPr>
        <w:ind w:left="2160" w:hanging="360"/>
      </w:pPr>
      <w:rPr>
        <w:rFonts w:ascii="Wingdings" w:hAnsi="Wingdings" w:hint="default"/>
      </w:rPr>
    </w:lvl>
    <w:lvl w:ilvl="3" w:tplc="96048FC2">
      <w:start w:val="1"/>
      <w:numFmt w:val="bullet"/>
      <w:lvlText w:val=""/>
      <w:lvlJc w:val="left"/>
      <w:pPr>
        <w:ind w:left="2880" w:hanging="360"/>
      </w:pPr>
      <w:rPr>
        <w:rFonts w:ascii="Symbol" w:hAnsi="Symbol" w:hint="default"/>
      </w:rPr>
    </w:lvl>
    <w:lvl w:ilvl="4" w:tplc="7248C43C">
      <w:start w:val="1"/>
      <w:numFmt w:val="bullet"/>
      <w:lvlText w:val="o"/>
      <w:lvlJc w:val="left"/>
      <w:pPr>
        <w:ind w:left="3600" w:hanging="360"/>
      </w:pPr>
      <w:rPr>
        <w:rFonts w:ascii="Courier New" w:hAnsi="Courier New" w:hint="default"/>
      </w:rPr>
    </w:lvl>
    <w:lvl w:ilvl="5" w:tplc="C19E47F6">
      <w:start w:val="1"/>
      <w:numFmt w:val="bullet"/>
      <w:lvlText w:val=""/>
      <w:lvlJc w:val="left"/>
      <w:pPr>
        <w:ind w:left="4320" w:hanging="360"/>
      </w:pPr>
      <w:rPr>
        <w:rFonts w:ascii="Wingdings" w:hAnsi="Wingdings" w:hint="default"/>
      </w:rPr>
    </w:lvl>
    <w:lvl w:ilvl="6" w:tplc="FF12047C">
      <w:start w:val="1"/>
      <w:numFmt w:val="bullet"/>
      <w:lvlText w:val=""/>
      <w:lvlJc w:val="left"/>
      <w:pPr>
        <w:ind w:left="5040" w:hanging="360"/>
      </w:pPr>
      <w:rPr>
        <w:rFonts w:ascii="Symbol" w:hAnsi="Symbol" w:hint="default"/>
      </w:rPr>
    </w:lvl>
    <w:lvl w:ilvl="7" w:tplc="7DBE48D2">
      <w:start w:val="1"/>
      <w:numFmt w:val="bullet"/>
      <w:lvlText w:val="o"/>
      <w:lvlJc w:val="left"/>
      <w:pPr>
        <w:ind w:left="5760" w:hanging="360"/>
      </w:pPr>
      <w:rPr>
        <w:rFonts w:ascii="Courier New" w:hAnsi="Courier New" w:hint="default"/>
      </w:rPr>
    </w:lvl>
    <w:lvl w:ilvl="8" w:tplc="170EE346">
      <w:start w:val="1"/>
      <w:numFmt w:val="bullet"/>
      <w:lvlText w:val=""/>
      <w:lvlJc w:val="left"/>
      <w:pPr>
        <w:ind w:left="6480" w:hanging="360"/>
      </w:pPr>
      <w:rPr>
        <w:rFonts w:ascii="Wingdings" w:hAnsi="Wingdings" w:hint="default"/>
      </w:rPr>
    </w:lvl>
  </w:abstractNum>
  <w:abstractNum w:abstractNumId="82" w15:restartNumberingAfterBreak="0">
    <w:nsid w:val="7A1C0EBD"/>
    <w:multiLevelType w:val="hybridMultilevel"/>
    <w:tmpl w:val="FFFFFFFF"/>
    <w:lvl w:ilvl="0" w:tplc="C2B64DCA">
      <w:start w:val="1"/>
      <w:numFmt w:val="bullet"/>
      <w:lvlText w:val=""/>
      <w:lvlJc w:val="left"/>
      <w:pPr>
        <w:ind w:left="720" w:hanging="360"/>
      </w:pPr>
      <w:rPr>
        <w:rFonts w:ascii="Symbol" w:hAnsi="Symbol" w:hint="default"/>
      </w:rPr>
    </w:lvl>
    <w:lvl w:ilvl="1" w:tplc="C268BD0C">
      <w:start w:val="1"/>
      <w:numFmt w:val="bullet"/>
      <w:lvlText w:val="o"/>
      <w:lvlJc w:val="left"/>
      <w:pPr>
        <w:ind w:left="1440" w:hanging="360"/>
      </w:pPr>
      <w:rPr>
        <w:rFonts w:ascii="Courier New" w:hAnsi="Courier New" w:hint="default"/>
      </w:rPr>
    </w:lvl>
    <w:lvl w:ilvl="2" w:tplc="1366A300">
      <w:start w:val="1"/>
      <w:numFmt w:val="bullet"/>
      <w:lvlText w:val=""/>
      <w:lvlJc w:val="left"/>
      <w:pPr>
        <w:ind w:left="2160" w:hanging="360"/>
      </w:pPr>
      <w:rPr>
        <w:rFonts w:ascii="Wingdings" w:hAnsi="Wingdings" w:hint="default"/>
      </w:rPr>
    </w:lvl>
    <w:lvl w:ilvl="3" w:tplc="AE7E97EC">
      <w:start w:val="1"/>
      <w:numFmt w:val="bullet"/>
      <w:lvlText w:val=""/>
      <w:lvlJc w:val="left"/>
      <w:pPr>
        <w:ind w:left="2880" w:hanging="360"/>
      </w:pPr>
      <w:rPr>
        <w:rFonts w:ascii="Symbol" w:hAnsi="Symbol" w:hint="default"/>
      </w:rPr>
    </w:lvl>
    <w:lvl w:ilvl="4" w:tplc="D7A6762C">
      <w:start w:val="1"/>
      <w:numFmt w:val="bullet"/>
      <w:lvlText w:val="o"/>
      <w:lvlJc w:val="left"/>
      <w:pPr>
        <w:ind w:left="3600" w:hanging="360"/>
      </w:pPr>
      <w:rPr>
        <w:rFonts w:ascii="Courier New" w:hAnsi="Courier New" w:hint="default"/>
      </w:rPr>
    </w:lvl>
    <w:lvl w:ilvl="5" w:tplc="EE443FA2">
      <w:start w:val="1"/>
      <w:numFmt w:val="bullet"/>
      <w:lvlText w:val=""/>
      <w:lvlJc w:val="left"/>
      <w:pPr>
        <w:ind w:left="4320" w:hanging="360"/>
      </w:pPr>
      <w:rPr>
        <w:rFonts w:ascii="Wingdings" w:hAnsi="Wingdings" w:hint="default"/>
      </w:rPr>
    </w:lvl>
    <w:lvl w:ilvl="6" w:tplc="AB6260D2">
      <w:start w:val="1"/>
      <w:numFmt w:val="bullet"/>
      <w:lvlText w:val=""/>
      <w:lvlJc w:val="left"/>
      <w:pPr>
        <w:ind w:left="5040" w:hanging="360"/>
      </w:pPr>
      <w:rPr>
        <w:rFonts w:ascii="Symbol" w:hAnsi="Symbol" w:hint="default"/>
      </w:rPr>
    </w:lvl>
    <w:lvl w:ilvl="7" w:tplc="DF624526">
      <w:start w:val="1"/>
      <w:numFmt w:val="bullet"/>
      <w:lvlText w:val="o"/>
      <w:lvlJc w:val="left"/>
      <w:pPr>
        <w:ind w:left="5760" w:hanging="360"/>
      </w:pPr>
      <w:rPr>
        <w:rFonts w:ascii="Courier New" w:hAnsi="Courier New" w:hint="default"/>
      </w:rPr>
    </w:lvl>
    <w:lvl w:ilvl="8" w:tplc="3D2AE3DE">
      <w:start w:val="1"/>
      <w:numFmt w:val="bullet"/>
      <w:lvlText w:val=""/>
      <w:lvlJc w:val="left"/>
      <w:pPr>
        <w:ind w:left="6480" w:hanging="360"/>
      </w:pPr>
      <w:rPr>
        <w:rFonts w:ascii="Wingdings" w:hAnsi="Wingdings" w:hint="default"/>
      </w:rPr>
    </w:lvl>
  </w:abstractNum>
  <w:abstractNum w:abstractNumId="83" w15:restartNumberingAfterBreak="0">
    <w:nsid w:val="7A22386C"/>
    <w:multiLevelType w:val="hybridMultilevel"/>
    <w:tmpl w:val="8750B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D525F92"/>
    <w:multiLevelType w:val="hybridMultilevel"/>
    <w:tmpl w:val="FFFFFFFF"/>
    <w:lvl w:ilvl="0" w:tplc="531E1EF6">
      <w:start w:val="1"/>
      <w:numFmt w:val="bullet"/>
      <w:lvlText w:val="-"/>
      <w:lvlJc w:val="left"/>
      <w:pPr>
        <w:ind w:left="720" w:hanging="360"/>
      </w:pPr>
      <w:rPr>
        <w:rFonts w:ascii="Aptos" w:hAnsi="Aptos" w:hint="default"/>
      </w:rPr>
    </w:lvl>
    <w:lvl w:ilvl="1" w:tplc="3744A262">
      <w:start w:val="1"/>
      <w:numFmt w:val="bullet"/>
      <w:lvlText w:val="o"/>
      <w:lvlJc w:val="left"/>
      <w:pPr>
        <w:ind w:left="1440" w:hanging="360"/>
      </w:pPr>
      <w:rPr>
        <w:rFonts w:ascii="Courier New" w:hAnsi="Courier New" w:hint="default"/>
      </w:rPr>
    </w:lvl>
    <w:lvl w:ilvl="2" w:tplc="FC165ED0">
      <w:start w:val="1"/>
      <w:numFmt w:val="bullet"/>
      <w:lvlText w:val=""/>
      <w:lvlJc w:val="left"/>
      <w:pPr>
        <w:ind w:left="2160" w:hanging="360"/>
      </w:pPr>
      <w:rPr>
        <w:rFonts w:ascii="Wingdings" w:hAnsi="Wingdings" w:hint="default"/>
      </w:rPr>
    </w:lvl>
    <w:lvl w:ilvl="3" w:tplc="B418931E">
      <w:start w:val="1"/>
      <w:numFmt w:val="bullet"/>
      <w:lvlText w:val=""/>
      <w:lvlJc w:val="left"/>
      <w:pPr>
        <w:ind w:left="2880" w:hanging="360"/>
      </w:pPr>
      <w:rPr>
        <w:rFonts w:ascii="Symbol" w:hAnsi="Symbol" w:hint="default"/>
      </w:rPr>
    </w:lvl>
    <w:lvl w:ilvl="4" w:tplc="78EA2E14">
      <w:start w:val="1"/>
      <w:numFmt w:val="bullet"/>
      <w:lvlText w:val="o"/>
      <w:lvlJc w:val="left"/>
      <w:pPr>
        <w:ind w:left="3600" w:hanging="360"/>
      </w:pPr>
      <w:rPr>
        <w:rFonts w:ascii="Courier New" w:hAnsi="Courier New" w:hint="default"/>
      </w:rPr>
    </w:lvl>
    <w:lvl w:ilvl="5" w:tplc="2A9628AE">
      <w:start w:val="1"/>
      <w:numFmt w:val="bullet"/>
      <w:lvlText w:val=""/>
      <w:lvlJc w:val="left"/>
      <w:pPr>
        <w:ind w:left="4320" w:hanging="360"/>
      </w:pPr>
      <w:rPr>
        <w:rFonts w:ascii="Wingdings" w:hAnsi="Wingdings" w:hint="default"/>
      </w:rPr>
    </w:lvl>
    <w:lvl w:ilvl="6" w:tplc="0292D610">
      <w:start w:val="1"/>
      <w:numFmt w:val="bullet"/>
      <w:lvlText w:val=""/>
      <w:lvlJc w:val="left"/>
      <w:pPr>
        <w:ind w:left="5040" w:hanging="360"/>
      </w:pPr>
      <w:rPr>
        <w:rFonts w:ascii="Symbol" w:hAnsi="Symbol" w:hint="default"/>
      </w:rPr>
    </w:lvl>
    <w:lvl w:ilvl="7" w:tplc="9B3E272C">
      <w:start w:val="1"/>
      <w:numFmt w:val="bullet"/>
      <w:lvlText w:val="o"/>
      <w:lvlJc w:val="left"/>
      <w:pPr>
        <w:ind w:left="5760" w:hanging="360"/>
      </w:pPr>
      <w:rPr>
        <w:rFonts w:ascii="Courier New" w:hAnsi="Courier New" w:hint="default"/>
      </w:rPr>
    </w:lvl>
    <w:lvl w:ilvl="8" w:tplc="190055F2">
      <w:start w:val="1"/>
      <w:numFmt w:val="bullet"/>
      <w:lvlText w:val=""/>
      <w:lvlJc w:val="left"/>
      <w:pPr>
        <w:ind w:left="6480" w:hanging="360"/>
      </w:pPr>
      <w:rPr>
        <w:rFonts w:ascii="Wingdings" w:hAnsi="Wingdings" w:hint="default"/>
      </w:rPr>
    </w:lvl>
  </w:abstractNum>
  <w:abstractNum w:abstractNumId="85" w15:restartNumberingAfterBreak="0">
    <w:nsid w:val="7D702AEF"/>
    <w:multiLevelType w:val="hybridMultilevel"/>
    <w:tmpl w:val="FFFFFFFF"/>
    <w:lvl w:ilvl="0" w:tplc="79402568">
      <w:start w:val="1"/>
      <w:numFmt w:val="bullet"/>
      <w:lvlText w:val=""/>
      <w:lvlJc w:val="left"/>
      <w:pPr>
        <w:ind w:left="720" w:hanging="360"/>
      </w:pPr>
      <w:rPr>
        <w:rFonts w:ascii="Symbol" w:hAnsi="Symbol" w:hint="default"/>
      </w:rPr>
    </w:lvl>
    <w:lvl w:ilvl="1" w:tplc="5BC635F2">
      <w:start w:val="1"/>
      <w:numFmt w:val="bullet"/>
      <w:lvlText w:val="o"/>
      <w:lvlJc w:val="left"/>
      <w:pPr>
        <w:ind w:left="1440" w:hanging="360"/>
      </w:pPr>
      <w:rPr>
        <w:rFonts w:ascii="Courier New" w:hAnsi="Courier New" w:hint="default"/>
      </w:rPr>
    </w:lvl>
    <w:lvl w:ilvl="2" w:tplc="DF9C05F0">
      <w:start w:val="1"/>
      <w:numFmt w:val="bullet"/>
      <w:lvlText w:val=""/>
      <w:lvlJc w:val="left"/>
      <w:pPr>
        <w:ind w:left="2160" w:hanging="360"/>
      </w:pPr>
      <w:rPr>
        <w:rFonts w:ascii="Wingdings" w:hAnsi="Wingdings" w:hint="default"/>
      </w:rPr>
    </w:lvl>
    <w:lvl w:ilvl="3" w:tplc="1A7C85E6">
      <w:start w:val="1"/>
      <w:numFmt w:val="bullet"/>
      <w:lvlText w:val=""/>
      <w:lvlJc w:val="left"/>
      <w:pPr>
        <w:ind w:left="2880" w:hanging="360"/>
      </w:pPr>
      <w:rPr>
        <w:rFonts w:ascii="Symbol" w:hAnsi="Symbol" w:hint="default"/>
      </w:rPr>
    </w:lvl>
    <w:lvl w:ilvl="4" w:tplc="66ECEF9A">
      <w:start w:val="1"/>
      <w:numFmt w:val="bullet"/>
      <w:lvlText w:val="o"/>
      <w:lvlJc w:val="left"/>
      <w:pPr>
        <w:ind w:left="3600" w:hanging="360"/>
      </w:pPr>
      <w:rPr>
        <w:rFonts w:ascii="Courier New" w:hAnsi="Courier New" w:hint="default"/>
      </w:rPr>
    </w:lvl>
    <w:lvl w:ilvl="5" w:tplc="7C962878">
      <w:start w:val="1"/>
      <w:numFmt w:val="bullet"/>
      <w:lvlText w:val=""/>
      <w:lvlJc w:val="left"/>
      <w:pPr>
        <w:ind w:left="4320" w:hanging="360"/>
      </w:pPr>
      <w:rPr>
        <w:rFonts w:ascii="Wingdings" w:hAnsi="Wingdings" w:hint="default"/>
      </w:rPr>
    </w:lvl>
    <w:lvl w:ilvl="6" w:tplc="0F3CB20A">
      <w:start w:val="1"/>
      <w:numFmt w:val="bullet"/>
      <w:lvlText w:val=""/>
      <w:lvlJc w:val="left"/>
      <w:pPr>
        <w:ind w:left="5040" w:hanging="360"/>
      </w:pPr>
      <w:rPr>
        <w:rFonts w:ascii="Symbol" w:hAnsi="Symbol" w:hint="default"/>
      </w:rPr>
    </w:lvl>
    <w:lvl w:ilvl="7" w:tplc="B164DFD2">
      <w:start w:val="1"/>
      <w:numFmt w:val="bullet"/>
      <w:lvlText w:val="o"/>
      <w:lvlJc w:val="left"/>
      <w:pPr>
        <w:ind w:left="5760" w:hanging="360"/>
      </w:pPr>
      <w:rPr>
        <w:rFonts w:ascii="Courier New" w:hAnsi="Courier New" w:hint="default"/>
      </w:rPr>
    </w:lvl>
    <w:lvl w:ilvl="8" w:tplc="35101BDE">
      <w:start w:val="1"/>
      <w:numFmt w:val="bullet"/>
      <w:lvlText w:val=""/>
      <w:lvlJc w:val="left"/>
      <w:pPr>
        <w:ind w:left="6480" w:hanging="360"/>
      </w:pPr>
      <w:rPr>
        <w:rFonts w:ascii="Wingdings" w:hAnsi="Wingdings" w:hint="default"/>
      </w:rPr>
    </w:lvl>
  </w:abstractNum>
  <w:abstractNum w:abstractNumId="86" w15:restartNumberingAfterBreak="0">
    <w:nsid w:val="7F067998"/>
    <w:multiLevelType w:val="hybridMultilevel"/>
    <w:tmpl w:val="FFFFFFFF"/>
    <w:lvl w:ilvl="0" w:tplc="311AFBCE">
      <w:start w:val="1"/>
      <w:numFmt w:val="bullet"/>
      <w:lvlText w:val=""/>
      <w:lvlJc w:val="left"/>
      <w:pPr>
        <w:ind w:left="720" w:hanging="360"/>
      </w:pPr>
      <w:rPr>
        <w:rFonts w:ascii="Symbol" w:hAnsi="Symbol" w:hint="default"/>
      </w:rPr>
    </w:lvl>
    <w:lvl w:ilvl="1" w:tplc="A88ED400">
      <w:start w:val="1"/>
      <w:numFmt w:val="bullet"/>
      <w:lvlText w:val="o"/>
      <w:lvlJc w:val="left"/>
      <w:pPr>
        <w:ind w:left="1440" w:hanging="360"/>
      </w:pPr>
      <w:rPr>
        <w:rFonts w:ascii="Courier New" w:hAnsi="Courier New" w:hint="default"/>
      </w:rPr>
    </w:lvl>
    <w:lvl w:ilvl="2" w:tplc="B754B474">
      <w:start w:val="1"/>
      <w:numFmt w:val="bullet"/>
      <w:lvlText w:val=""/>
      <w:lvlJc w:val="left"/>
      <w:pPr>
        <w:ind w:left="2160" w:hanging="360"/>
      </w:pPr>
      <w:rPr>
        <w:rFonts w:ascii="Wingdings" w:hAnsi="Wingdings" w:hint="default"/>
      </w:rPr>
    </w:lvl>
    <w:lvl w:ilvl="3" w:tplc="3A6CCD82">
      <w:start w:val="1"/>
      <w:numFmt w:val="bullet"/>
      <w:lvlText w:val=""/>
      <w:lvlJc w:val="left"/>
      <w:pPr>
        <w:ind w:left="2880" w:hanging="360"/>
      </w:pPr>
      <w:rPr>
        <w:rFonts w:ascii="Symbol" w:hAnsi="Symbol" w:hint="default"/>
      </w:rPr>
    </w:lvl>
    <w:lvl w:ilvl="4" w:tplc="6BBC8772">
      <w:start w:val="1"/>
      <w:numFmt w:val="bullet"/>
      <w:lvlText w:val="o"/>
      <w:lvlJc w:val="left"/>
      <w:pPr>
        <w:ind w:left="3600" w:hanging="360"/>
      </w:pPr>
      <w:rPr>
        <w:rFonts w:ascii="Courier New" w:hAnsi="Courier New" w:hint="default"/>
      </w:rPr>
    </w:lvl>
    <w:lvl w:ilvl="5" w:tplc="AD24F1FE">
      <w:start w:val="1"/>
      <w:numFmt w:val="bullet"/>
      <w:lvlText w:val=""/>
      <w:lvlJc w:val="left"/>
      <w:pPr>
        <w:ind w:left="4320" w:hanging="360"/>
      </w:pPr>
      <w:rPr>
        <w:rFonts w:ascii="Wingdings" w:hAnsi="Wingdings" w:hint="default"/>
      </w:rPr>
    </w:lvl>
    <w:lvl w:ilvl="6" w:tplc="5F1C3B20">
      <w:start w:val="1"/>
      <w:numFmt w:val="bullet"/>
      <w:lvlText w:val=""/>
      <w:lvlJc w:val="left"/>
      <w:pPr>
        <w:ind w:left="5040" w:hanging="360"/>
      </w:pPr>
      <w:rPr>
        <w:rFonts w:ascii="Symbol" w:hAnsi="Symbol" w:hint="default"/>
      </w:rPr>
    </w:lvl>
    <w:lvl w:ilvl="7" w:tplc="86F61EA4">
      <w:start w:val="1"/>
      <w:numFmt w:val="bullet"/>
      <w:lvlText w:val="o"/>
      <w:lvlJc w:val="left"/>
      <w:pPr>
        <w:ind w:left="5760" w:hanging="360"/>
      </w:pPr>
      <w:rPr>
        <w:rFonts w:ascii="Courier New" w:hAnsi="Courier New" w:hint="default"/>
      </w:rPr>
    </w:lvl>
    <w:lvl w:ilvl="8" w:tplc="D2E8859A">
      <w:start w:val="1"/>
      <w:numFmt w:val="bullet"/>
      <w:lvlText w:val=""/>
      <w:lvlJc w:val="left"/>
      <w:pPr>
        <w:ind w:left="6480" w:hanging="360"/>
      </w:pPr>
      <w:rPr>
        <w:rFonts w:ascii="Wingdings" w:hAnsi="Wingdings" w:hint="default"/>
      </w:rPr>
    </w:lvl>
  </w:abstractNum>
  <w:abstractNum w:abstractNumId="87" w15:restartNumberingAfterBreak="0">
    <w:nsid w:val="7F8E2F51"/>
    <w:multiLevelType w:val="hybridMultilevel"/>
    <w:tmpl w:val="FFFFFFFF"/>
    <w:lvl w:ilvl="0" w:tplc="271E0F2A">
      <w:start w:val="1"/>
      <w:numFmt w:val="decimal"/>
      <w:lvlText w:val="%1."/>
      <w:lvlJc w:val="left"/>
      <w:pPr>
        <w:ind w:left="720" w:hanging="360"/>
      </w:pPr>
      <w:rPr>
        <w:rFonts w:ascii="Times New Roman" w:hAnsi="Times New Roman" w:hint="default"/>
      </w:rPr>
    </w:lvl>
    <w:lvl w:ilvl="1" w:tplc="410253FC">
      <w:start w:val="1"/>
      <w:numFmt w:val="lowerLetter"/>
      <w:lvlText w:val="%2."/>
      <w:lvlJc w:val="left"/>
      <w:pPr>
        <w:ind w:left="1440" w:hanging="360"/>
      </w:pPr>
    </w:lvl>
    <w:lvl w:ilvl="2" w:tplc="4322C94C">
      <w:start w:val="1"/>
      <w:numFmt w:val="lowerRoman"/>
      <w:lvlText w:val="%3."/>
      <w:lvlJc w:val="right"/>
      <w:pPr>
        <w:ind w:left="2160" w:hanging="180"/>
      </w:pPr>
    </w:lvl>
    <w:lvl w:ilvl="3" w:tplc="25F810C4">
      <w:start w:val="1"/>
      <w:numFmt w:val="decimal"/>
      <w:lvlText w:val="%4."/>
      <w:lvlJc w:val="left"/>
      <w:pPr>
        <w:ind w:left="2880" w:hanging="360"/>
      </w:pPr>
    </w:lvl>
    <w:lvl w:ilvl="4" w:tplc="7A78B0CA">
      <w:start w:val="1"/>
      <w:numFmt w:val="lowerLetter"/>
      <w:lvlText w:val="%5."/>
      <w:lvlJc w:val="left"/>
      <w:pPr>
        <w:ind w:left="3600" w:hanging="360"/>
      </w:pPr>
    </w:lvl>
    <w:lvl w:ilvl="5" w:tplc="AEC42D72">
      <w:start w:val="1"/>
      <w:numFmt w:val="lowerRoman"/>
      <w:lvlText w:val="%6."/>
      <w:lvlJc w:val="right"/>
      <w:pPr>
        <w:ind w:left="4320" w:hanging="180"/>
      </w:pPr>
    </w:lvl>
    <w:lvl w:ilvl="6" w:tplc="E848BC1C">
      <w:start w:val="1"/>
      <w:numFmt w:val="decimal"/>
      <w:lvlText w:val="%7."/>
      <w:lvlJc w:val="left"/>
      <w:pPr>
        <w:ind w:left="5040" w:hanging="360"/>
      </w:pPr>
    </w:lvl>
    <w:lvl w:ilvl="7" w:tplc="121E7FA8">
      <w:start w:val="1"/>
      <w:numFmt w:val="lowerLetter"/>
      <w:lvlText w:val="%8."/>
      <w:lvlJc w:val="left"/>
      <w:pPr>
        <w:ind w:left="5760" w:hanging="360"/>
      </w:pPr>
    </w:lvl>
    <w:lvl w:ilvl="8" w:tplc="ACB0614E">
      <w:start w:val="1"/>
      <w:numFmt w:val="lowerRoman"/>
      <w:lvlText w:val="%9."/>
      <w:lvlJc w:val="right"/>
      <w:pPr>
        <w:ind w:left="6480" w:hanging="180"/>
      </w:pPr>
    </w:lvl>
  </w:abstractNum>
  <w:num w:numId="1" w16cid:durableId="785124349">
    <w:abstractNumId w:val="4"/>
  </w:num>
  <w:num w:numId="2" w16cid:durableId="892738590">
    <w:abstractNumId w:val="0"/>
  </w:num>
  <w:num w:numId="3" w16cid:durableId="1992439857">
    <w:abstractNumId w:val="83"/>
  </w:num>
  <w:num w:numId="4" w16cid:durableId="2125997969">
    <w:abstractNumId w:val="23"/>
  </w:num>
  <w:num w:numId="5" w16cid:durableId="931205107">
    <w:abstractNumId w:val="39"/>
  </w:num>
  <w:num w:numId="6" w16cid:durableId="585965568">
    <w:abstractNumId w:val="12"/>
  </w:num>
  <w:num w:numId="7" w16cid:durableId="1242371014">
    <w:abstractNumId w:val="45"/>
  </w:num>
  <w:num w:numId="8" w16cid:durableId="1053040412">
    <w:abstractNumId w:val="9"/>
  </w:num>
  <w:num w:numId="9" w16cid:durableId="168764304">
    <w:abstractNumId w:val="30"/>
  </w:num>
  <w:num w:numId="10" w16cid:durableId="1863744493">
    <w:abstractNumId w:val="8"/>
  </w:num>
  <w:num w:numId="11" w16cid:durableId="1900357612">
    <w:abstractNumId w:val="1"/>
  </w:num>
  <w:num w:numId="12" w16cid:durableId="1993637002">
    <w:abstractNumId w:val="6"/>
  </w:num>
  <w:num w:numId="13" w16cid:durableId="1013068064">
    <w:abstractNumId w:val="66"/>
  </w:num>
  <w:num w:numId="14" w16cid:durableId="736710249">
    <w:abstractNumId w:val="60"/>
  </w:num>
  <w:num w:numId="15" w16cid:durableId="1422483694">
    <w:abstractNumId w:val="16"/>
  </w:num>
  <w:num w:numId="16" w16cid:durableId="1623807117">
    <w:abstractNumId w:val="43"/>
  </w:num>
  <w:num w:numId="17" w16cid:durableId="2112242215">
    <w:abstractNumId w:val="74"/>
  </w:num>
  <w:num w:numId="18" w16cid:durableId="1858618306">
    <w:abstractNumId w:val="11"/>
  </w:num>
  <w:num w:numId="19" w16cid:durableId="1933513442">
    <w:abstractNumId w:val="75"/>
  </w:num>
  <w:num w:numId="20" w16cid:durableId="770903916">
    <w:abstractNumId w:val="15"/>
  </w:num>
  <w:num w:numId="21" w16cid:durableId="1348749401">
    <w:abstractNumId w:val="78"/>
  </w:num>
  <w:num w:numId="22" w16cid:durableId="621232900">
    <w:abstractNumId w:val="61"/>
  </w:num>
  <w:num w:numId="23" w16cid:durableId="826553237">
    <w:abstractNumId w:val="14"/>
  </w:num>
  <w:num w:numId="24" w16cid:durableId="38283130">
    <w:abstractNumId w:val="29"/>
  </w:num>
  <w:num w:numId="25" w16cid:durableId="1066340440">
    <w:abstractNumId w:val="85"/>
  </w:num>
  <w:num w:numId="26" w16cid:durableId="1356345942">
    <w:abstractNumId w:val="31"/>
  </w:num>
  <w:num w:numId="27" w16cid:durableId="1247423084">
    <w:abstractNumId w:val="86"/>
  </w:num>
  <w:num w:numId="28" w16cid:durableId="1661493935">
    <w:abstractNumId w:val="7"/>
  </w:num>
  <w:num w:numId="29" w16cid:durableId="1589385945">
    <w:abstractNumId w:val="82"/>
  </w:num>
  <w:num w:numId="30" w16cid:durableId="1076588807">
    <w:abstractNumId w:val="48"/>
  </w:num>
  <w:num w:numId="31" w16cid:durableId="1545095468">
    <w:abstractNumId w:val="17"/>
  </w:num>
  <w:num w:numId="32" w16cid:durableId="956446315">
    <w:abstractNumId w:val="2"/>
  </w:num>
  <w:num w:numId="33" w16cid:durableId="1464344050">
    <w:abstractNumId w:val="21"/>
  </w:num>
  <w:num w:numId="34" w16cid:durableId="432091088">
    <w:abstractNumId w:val="80"/>
  </w:num>
  <w:num w:numId="35" w16cid:durableId="1944264471">
    <w:abstractNumId w:val="72"/>
  </w:num>
  <w:num w:numId="36" w16cid:durableId="67389802">
    <w:abstractNumId w:val="24"/>
  </w:num>
  <w:num w:numId="37" w16cid:durableId="633411688">
    <w:abstractNumId w:val="70"/>
  </w:num>
  <w:num w:numId="38" w16cid:durableId="1390764525">
    <w:abstractNumId w:val="22"/>
  </w:num>
  <w:num w:numId="39" w16cid:durableId="864756540">
    <w:abstractNumId w:val="46"/>
  </w:num>
  <w:num w:numId="40" w16cid:durableId="1301227488">
    <w:abstractNumId w:val="13"/>
  </w:num>
  <w:num w:numId="41" w16cid:durableId="286939248">
    <w:abstractNumId w:val="52"/>
  </w:num>
  <w:num w:numId="42" w16cid:durableId="1828979124">
    <w:abstractNumId w:val="58"/>
  </w:num>
  <w:num w:numId="43" w16cid:durableId="1079907712">
    <w:abstractNumId w:val="64"/>
  </w:num>
  <w:num w:numId="44" w16cid:durableId="1586038226">
    <w:abstractNumId w:val="69"/>
  </w:num>
  <w:num w:numId="45" w16cid:durableId="1082070529">
    <w:abstractNumId w:val="27"/>
  </w:num>
  <w:num w:numId="46" w16cid:durableId="1097402773">
    <w:abstractNumId w:val="87"/>
  </w:num>
  <w:num w:numId="47" w16cid:durableId="1256790603">
    <w:abstractNumId w:val="10"/>
  </w:num>
  <w:num w:numId="48" w16cid:durableId="938565087">
    <w:abstractNumId w:val="76"/>
  </w:num>
  <w:num w:numId="49" w16cid:durableId="297272104">
    <w:abstractNumId w:val="5"/>
  </w:num>
  <w:num w:numId="50" w16cid:durableId="1129199671">
    <w:abstractNumId w:val="71"/>
  </w:num>
  <w:num w:numId="51" w16cid:durableId="103816996">
    <w:abstractNumId w:val="62"/>
  </w:num>
  <w:num w:numId="52" w16cid:durableId="631591929">
    <w:abstractNumId w:val="26"/>
  </w:num>
  <w:num w:numId="53" w16cid:durableId="1923761760">
    <w:abstractNumId w:val="57"/>
  </w:num>
  <w:num w:numId="54" w16cid:durableId="1123499181">
    <w:abstractNumId w:val="40"/>
  </w:num>
  <w:num w:numId="55" w16cid:durableId="2074425789">
    <w:abstractNumId w:val="53"/>
  </w:num>
  <w:num w:numId="56" w16cid:durableId="740830794">
    <w:abstractNumId w:val="47"/>
  </w:num>
  <w:num w:numId="57" w16cid:durableId="1626815315">
    <w:abstractNumId w:val="54"/>
  </w:num>
  <w:num w:numId="58" w16cid:durableId="723141869">
    <w:abstractNumId w:val="34"/>
  </w:num>
  <w:num w:numId="59" w16cid:durableId="816844988">
    <w:abstractNumId w:val="18"/>
  </w:num>
  <w:num w:numId="60" w16cid:durableId="1179196677">
    <w:abstractNumId w:val="42"/>
  </w:num>
  <w:num w:numId="61" w16cid:durableId="802042623">
    <w:abstractNumId w:val="49"/>
  </w:num>
  <w:num w:numId="62" w16cid:durableId="1514034332">
    <w:abstractNumId w:val="84"/>
  </w:num>
  <w:num w:numId="63" w16cid:durableId="2022470971">
    <w:abstractNumId w:val="77"/>
  </w:num>
  <w:num w:numId="64" w16cid:durableId="1921016389">
    <w:abstractNumId w:val="63"/>
  </w:num>
  <w:num w:numId="65" w16cid:durableId="1408841674">
    <w:abstractNumId w:val="37"/>
  </w:num>
  <w:num w:numId="66" w16cid:durableId="2118869085">
    <w:abstractNumId w:val="25"/>
  </w:num>
  <w:num w:numId="67" w16cid:durableId="1717200709">
    <w:abstractNumId w:val="19"/>
  </w:num>
  <w:num w:numId="68" w16cid:durableId="1370641252">
    <w:abstractNumId w:val="73"/>
  </w:num>
  <w:num w:numId="69" w16cid:durableId="1166089837">
    <w:abstractNumId w:val="28"/>
  </w:num>
  <w:num w:numId="70" w16cid:durableId="1994408097">
    <w:abstractNumId w:val="3"/>
  </w:num>
  <w:num w:numId="71" w16cid:durableId="203059578">
    <w:abstractNumId w:val="79"/>
  </w:num>
  <w:num w:numId="72" w16cid:durableId="1384476560">
    <w:abstractNumId w:val="56"/>
  </w:num>
  <w:num w:numId="73" w16cid:durableId="1117063097">
    <w:abstractNumId w:val="35"/>
  </w:num>
  <w:num w:numId="74" w16cid:durableId="1167330242">
    <w:abstractNumId w:val="44"/>
  </w:num>
  <w:num w:numId="75" w16cid:durableId="1182744861">
    <w:abstractNumId w:val="65"/>
  </w:num>
  <w:num w:numId="76" w16cid:durableId="1442727358">
    <w:abstractNumId w:val="20"/>
  </w:num>
  <w:num w:numId="77" w16cid:durableId="531723132">
    <w:abstractNumId w:val="33"/>
  </w:num>
  <w:num w:numId="78" w16cid:durableId="1878615387">
    <w:abstractNumId w:val="59"/>
  </w:num>
  <w:num w:numId="79" w16cid:durableId="1981417639">
    <w:abstractNumId w:val="32"/>
  </w:num>
  <w:num w:numId="80" w16cid:durableId="8485849">
    <w:abstractNumId w:val="55"/>
  </w:num>
  <w:num w:numId="81" w16cid:durableId="455830204">
    <w:abstractNumId w:val="41"/>
  </w:num>
  <w:num w:numId="82" w16cid:durableId="1641685795">
    <w:abstractNumId w:val="81"/>
  </w:num>
  <w:num w:numId="83" w16cid:durableId="754590480">
    <w:abstractNumId w:val="50"/>
  </w:num>
  <w:num w:numId="84" w16cid:durableId="380709873">
    <w:abstractNumId w:val="67"/>
  </w:num>
  <w:num w:numId="85" w16cid:durableId="1692338964">
    <w:abstractNumId w:val="68"/>
  </w:num>
  <w:num w:numId="86" w16cid:durableId="1575818472">
    <w:abstractNumId w:val="51"/>
  </w:num>
  <w:num w:numId="87" w16cid:durableId="1191644961">
    <w:abstractNumId w:val="36"/>
  </w:num>
  <w:num w:numId="88" w16cid:durableId="1882982634">
    <w:abstractNumId w:val="3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0C"/>
    <w:rsid w:val="00000839"/>
    <w:rsid w:val="0000121C"/>
    <w:rsid w:val="000013D0"/>
    <w:rsid w:val="000024EC"/>
    <w:rsid w:val="00002693"/>
    <w:rsid w:val="000047C8"/>
    <w:rsid w:val="00004FB5"/>
    <w:rsid w:val="00006AFF"/>
    <w:rsid w:val="00007F51"/>
    <w:rsid w:val="00011AF2"/>
    <w:rsid w:val="00014932"/>
    <w:rsid w:val="0001672F"/>
    <w:rsid w:val="000168FB"/>
    <w:rsid w:val="00016E9F"/>
    <w:rsid w:val="00016FAB"/>
    <w:rsid w:val="00017B77"/>
    <w:rsid w:val="00020038"/>
    <w:rsid w:val="000200AE"/>
    <w:rsid w:val="000215C4"/>
    <w:rsid w:val="00023C81"/>
    <w:rsid w:val="00026B5D"/>
    <w:rsid w:val="00026D56"/>
    <w:rsid w:val="00027D54"/>
    <w:rsid w:val="00027DEB"/>
    <w:rsid w:val="00031334"/>
    <w:rsid w:val="0003192F"/>
    <w:rsid w:val="00032863"/>
    <w:rsid w:val="00036179"/>
    <w:rsid w:val="00036C2B"/>
    <w:rsid w:val="000403AA"/>
    <w:rsid w:val="000411B3"/>
    <w:rsid w:val="00042306"/>
    <w:rsid w:val="00042EAB"/>
    <w:rsid w:val="000431CF"/>
    <w:rsid w:val="0004402D"/>
    <w:rsid w:val="0004407C"/>
    <w:rsid w:val="00044B79"/>
    <w:rsid w:val="00047DC2"/>
    <w:rsid w:val="00050340"/>
    <w:rsid w:val="000521CF"/>
    <w:rsid w:val="00053054"/>
    <w:rsid w:val="000532D2"/>
    <w:rsid w:val="00053361"/>
    <w:rsid w:val="00054022"/>
    <w:rsid w:val="00054293"/>
    <w:rsid w:val="000545DE"/>
    <w:rsid w:val="000555AE"/>
    <w:rsid w:val="00055A2F"/>
    <w:rsid w:val="00056B07"/>
    <w:rsid w:val="00057C2D"/>
    <w:rsid w:val="0006103C"/>
    <w:rsid w:val="00061BFE"/>
    <w:rsid w:val="00061FA3"/>
    <w:rsid w:val="00062721"/>
    <w:rsid w:val="000645FB"/>
    <w:rsid w:val="000646BD"/>
    <w:rsid w:val="0006488A"/>
    <w:rsid w:val="0006495A"/>
    <w:rsid w:val="00065517"/>
    <w:rsid w:val="00065DEC"/>
    <w:rsid w:val="0006690D"/>
    <w:rsid w:val="00066C68"/>
    <w:rsid w:val="000674AB"/>
    <w:rsid w:val="00070D83"/>
    <w:rsid w:val="000714E8"/>
    <w:rsid w:val="00072C15"/>
    <w:rsid w:val="00073958"/>
    <w:rsid w:val="00073B01"/>
    <w:rsid w:val="000756BE"/>
    <w:rsid w:val="000804A5"/>
    <w:rsid w:val="0008351E"/>
    <w:rsid w:val="000841C1"/>
    <w:rsid w:val="000849D8"/>
    <w:rsid w:val="00086CC9"/>
    <w:rsid w:val="00087A17"/>
    <w:rsid w:val="000911E1"/>
    <w:rsid w:val="000911F3"/>
    <w:rsid w:val="00091BCB"/>
    <w:rsid w:val="00092340"/>
    <w:rsid w:val="00092D7E"/>
    <w:rsid w:val="000932E0"/>
    <w:rsid w:val="0009503D"/>
    <w:rsid w:val="00096013"/>
    <w:rsid w:val="00096455"/>
    <w:rsid w:val="00096D69"/>
    <w:rsid w:val="00097A01"/>
    <w:rsid w:val="000A04F4"/>
    <w:rsid w:val="000A61EB"/>
    <w:rsid w:val="000A6430"/>
    <w:rsid w:val="000B0C13"/>
    <w:rsid w:val="000B0C50"/>
    <w:rsid w:val="000B1ADE"/>
    <w:rsid w:val="000B2286"/>
    <w:rsid w:val="000B3842"/>
    <w:rsid w:val="000B4B90"/>
    <w:rsid w:val="000C038D"/>
    <w:rsid w:val="000C0D60"/>
    <w:rsid w:val="000C3297"/>
    <w:rsid w:val="000C3328"/>
    <w:rsid w:val="000C43B8"/>
    <w:rsid w:val="000C451A"/>
    <w:rsid w:val="000D09B1"/>
    <w:rsid w:val="000D1636"/>
    <w:rsid w:val="000D2351"/>
    <w:rsid w:val="000D2875"/>
    <w:rsid w:val="000D2886"/>
    <w:rsid w:val="000D32EB"/>
    <w:rsid w:val="000D3AC8"/>
    <w:rsid w:val="000D55D0"/>
    <w:rsid w:val="000D64BF"/>
    <w:rsid w:val="000D7A4F"/>
    <w:rsid w:val="000D7FC2"/>
    <w:rsid w:val="000E0704"/>
    <w:rsid w:val="000E08FB"/>
    <w:rsid w:val="000E3BA2"/>
    <w:rsid w:val="000E542B"/>
    <w:rsid w:val="000E59EC"/>
    <w:rsid w:val="000E5EFB"/>
    <w:rsid w:val="000F09B2"/>
    <w:rsid w:val="000F0A2C"/>
    <w:rsid w:val="000F0F4F"/>
    <w:rsid w:val="000F1129"/>
    <w:rsid w:val="000F1923"/>
    <w:rsid w:val="000F25BF"/>
    <w:rsid w:val="000F334D"/>
    <w:rsid w:val="000F3A66"/>
    <w:rsid w:val="000F4FB5"/>
    <w:rsid w:val="000F5CF7"/>
    <w:rsid w:val="000F77BB"/>
    <w:rsid w:val="000F7EA1"/>
    <w:rsid w:val="000FCC51"/>
    <w:rsid w:val="001004F5"/>
    <w:rsid w:val="001007E1"/>
    <w:rsid w:val="00102080"/>
    <w:rsid w:val="00103A04"/>
    <w:rsid w:val="00103EEE"/>
    <w:rsid w:val="00104E62"/>
    <w:rsid w:val="001052A3"/>
    <w:rsid w:val="001059CF"/>
    <w:rsid w:val="00106AA9"/>
    <w:rsid w:val="001079E5"/>
    <w:rsid w:val="00107A97"/>
    <w:rsid w:val="001107DD"/>
    <w:rsid w:val="00110B40"/>
    <w:rsid w:val="00111BEF"/>
    <w:rsid w:val="00112577"/>
    <w:rsid w:val="001132D7"/>
    <w:rsid w:val="00113689"/>
    <w:rsid w:val="0011738F"/>
    <w:rsid w:val="00122A01"/>
    <w:rsid w:val="0012375F"/>
    <w:rsid w:val="0012426A"/>
    <w:rsid w:val="00125888"/>
    <w:rsid w:val="0012604B"/>
    <w:rsid w:val="00126562"/>
    <w:rsid w:val="001270C1"/>
    <w:rsid w:val="00127E65"/>
    <w:rsid w:val="001312A4"/>
    <w:rsid w:val="00131E40"/>
    <w:rsid w:val="00134DED"/>
    <w:rsid w:val="001353E4"/>
    <w:rsid w:val="00135A97"/>
    <w:rsid w:val="00135B03"/>
    <w:rsid w:val="00136999"/>
    <w:rsid w:val="00137286"/>
    <w:rsid w:val="00137DF1"/>
    <w:rsid w:val="00143869"/>
    <w:rsid w:val="001451D1"/>
    <w:rsid w:val="001463FC"/>
    <w:rsid w:val="0014762B"/>
    <w:rsid w:val="001503D0"/>
    <w:rsid w:val="001506BD"/>
    <w:rsid w:val="001528D8"/>
    <w:rsid w:val="00152BAF"/>
    <w:rsid w:val="00152DA7"/>
    <w:rsid w:val="001545ED"/>
    <w:rsid w:val="00154AAE"/>
    <w:rsid w:val="00155CA6"/>
    <w:rsid w:val="0016036C"/>
    <w:rsid w:val="00160647"/>
    <w:rsid w:val="0016239B"/>
    <w:rsid w:val="0016590C"/>
    <w:rsid w:val="00167BA0"/>
    <w:rsid w:val="00170483"/>
    <w:rsid w:val="00170F88"/>
    <w:rsid w:val="00171B49"/>
    <w:rsid w:val="00172DAF"/>
    <w:rsid w:val="00173288"/>
    <w:rsid w:val="001737B5"/>
    <w:rsid w:val="0017456D"/>
    <w:rsid w:val="00174CBF"/>
    <w:rsid w:val="00176ABE"/>
    <w:rsid w:val="001777B6"/>
    <w:rsid w:val="001807CE"/>
    <w:rsid w:val="00180F30"/>
    <w:rsid w:val="00187131"/>
    <w:rsid w:val="00187A87"/>
    <w:rsid w:val="001908E1"/>
    <w:rsid w:val="0019159E"/>
    <w:rsid w:val="00191727"/>
    <w:rsid w:val="00192626"/>
    <w:rsid w:val="00192D43"/>
    <w:rsid w:val="00193D88"/>
    <w:rsid w:val="001943B7"/>
    <w:rsid w:val="0019685C"/>
    <w:rsid w:val="00196E3E"/>
    <w:rsid w:val="001A0623"/>
    <w:rsid w:val="001A345C"/>
    <w:rsid w:val="001A34B6"/>
    <w:rsid w:val="001A51A2"/>
    <w:rsid w:val="001A7001"/>
    <w:rsid w:val="001A7D1D"/>
    <w:rsid w:val="001B018F"/>
    <w:rsid w:val="001B05BD"/>
    <w:rsid w:val="001B07F7"/>
    <w:rsid w:val="001B118B"/>
    <w:rsid w:val="001B2693"/>
    <w:rsid w:val="001B4D20"/>
    <w:rsid w:val="001B5CF0"/>
    <w:rsid w:val="001C0064"/>
    <w:rsid w:val="001C0C8D"/>
    <w:rsid w:val="001C1BFB"/>
    <w:rsid w:val="001C331E"/>
    <w:rsid w:val="001C54C9"/>
    <w:rsid w:val="001C5D16"/>
    <w:rsid w:val="001C68DC"/>
    <w:rsid w:val="001C73A5"/>
    <w:rsid w:val="001D0FFF"/>
    <w:rsid w:val="001D27FA"/>
    <w:rsid w:val="001D28D2"/>
    <w:rsid w:val="001D3808"/>
    <w:rsid w:val="001D5DFB"/>
    <w:rsid w:val="001D6077"/>
    <w:rsid w:val="001D69F9"/>
    <w:rsid w:val="001E1AC9"/>
    <w:rsid w:val="001E24C5"/>
    <w:rsid w:val="001E47C0"/>
    <w:rsid w:val="001E5044"/>
    <w:rsid w:val="001E6A91"/>
    <w:rsid w:val="001E6DD2"/>
    <w:rsid w:val="001E6DF9"/>
    <w:rsid w:val="001F0937"/>
    <w:rsid w:val="001F37D9"/>
    <w:rsid w:val="001F439E"/>
    <w:rsid w:val="001F5A3B"/>
    <w:rsid w:val="001F5B5D"/>
    <w:rsid w:val="001F6494"/>
    <w:rsid w:val="001F6CF8"/>
    <w:rsid w:val="001F6EB1"/>
    <w:rsid w:val="00200246"/>
    <w:rsid w:val="00200AEA"/>
    <w:rsid w:val="002028BB"/>
    <w:rsid w:val="00202DF6"/>
    <w:rsid w:val="00203B10"/>
    <w:rsid w:val="00204ADE"/>
    <w:rsid w:val="00204F24"/>
    <w:rsid w:val="00205919"/>
    <w:rsid w:val="00205ACF"/>
    <w:rsid w:val="00206F7E"/>
    <w:rsid w:val="002071DE"/>
    <w:rsid w:val="00210E93"/>
    <w:rsid w:val="00211610"/>
    <w:rsid w:val="00211892"/>
    <w:rsid w:val="0021438D"/>
    <w:rsid w:val="002143E8"/>
    <w:rsid w:val="00214652"/>
    <w:rsid w:val="0021537B"/>
    <w:rsid w:val="002156CF"/>
    <w:rsid w:val="00216FE4"/>
    <w:rsid w:val="00220192"/>
    <w:rsid w:val="0022095F"/>
    <w:rsid w:val="00221BAB"/>
    <w:rsid w:val="00222F00"/>
    <w:rsid w:val="00223E1B"/>
    <w:rsid w:val="0022420D"/>
    <w:rsid w:val="00226905"/>
    <w:rsid w:val="002279AD"/>
    <w:rsid w:val="00232C7A"/>
    <w:rsid w:val="00233462"/>
    <w:rsid w:val="00234978"/>
    <w:rsid w:val="00235FAE"/>
    <w:rsid w:val="00237618"/>
    <w:rsid w:val="00237F2B"/>
    <w:rsid w:val="00241A4D"/>
    <w:rsid w:val="00242250"/>
    <w:rsid w:val="00242422"/>
    <w:rsid w:val="00242D44"/>
    <w:rsid w:val="00242D94"/>
    <w:rsid w:val="00242E5B"/>
    <w:rsid w:val="00243500"/>
    <w:rsid w:val="002440FF"/>
    <w:rsid w:val="002447C9"/>
    <w:rsid w:val="00244A5C"/>
    <w:rsid w:val="00246F88"/>
    <w:rsid w:val="002501D5"/>
    <w:rsid w:val="00251BB1"/>
    <w:rsid w:val="00254A33"/>
    <w:rsid w:val="00255C2A"/>
    <w:rsid w:val="00257538"/>
    <w:rsid w:val="00260203"/>
    <w:rsid w:val="00262F03"/>
    <w:rsid w:val="0026341E"/>
    <w:rsid w:val="00264D3E"/>
    <w:rsid w:val="00267EEE"/>
    <w:rsid w:val="0027002C"/>
    <w:rsid w:val="00271728"/>
    <w:rsid w:val="00272BC9"/>
    <w:rsid w:val="00272DED"/>
    <w:rsid w:val="002739CE"/>
    <w:rsid w:val="00274B62"/>
    <w:rsid w:val="002755FD"/>
    <w:rsid w:val="00275CFF"/>
    <w:rsid w:val="00276BC4"/>
    <w:rsid w:val="00276FFE"/>
    <w:rsid w:val="0028009F"/>
    <w:rsid w:val="002816D0"/>
    <w:rsid w:val="00282600"/>
    <w:rsid w:val="00283E13"/>
    <w:rsid w:val="0028545A"/>
    <w:rsid w:val="00286BC9"/>
    <w:rsid w:val="00286BD7"/>
    <w:rsid w:val="00286E9A"/>
    <w:rsid w:val="002913E6"/>
    <w:rsid w:val="0029205F"/>
    <w:rsid w:val="00293464"/>
    <w:rsid w:val="00294B3E"/>
    <w:rsid w:val="0029623B"/>
    <w:rsid w:val="0029676D"/>
    <w:rsid w:val="00296DE2"/>
    <w:rsid w:val="002A3291"/>
    <w:rsid w:val="002A3F7A"/>
    <w:rsid w:val="002A4C23"/>
    <w:rsid w:val="002A5693"/>
    <w:rsid w:val="002A573F"/>
    <w:rsid w:val="002A5E63"/>
    <w:rsid w:val="002A7681"/>
    <w:rsid w:val="002B090E"/>
    <w:rsid w:val="002B2A2F"/>
    <w:rsid w:val="002B301D"/>
    <w:rsid w:val="002B331E"/>
    <w:rsid w:val="002C0B76"/>
    <w:rsid w:val="002C182A"/>
    <w:rsid w:val="002C1E54"/>
    <w:rsid w:val="002C2B46"/>
    <w:rsid w:val="002C4853"/>
    <w:rsid w:val="002C5F4A"/>
    <w:rsid w:val="002C7CD9"/>
    <w:rsid w:val="002D0DEB"/>
    <w:rsid w:val="002D4492"/>
    <w:rsid w:val="002D7C24"/>
    <w:rsid w:val="002E032D"/>
    <w:rsid w:val="002E1599"/>
    <w:rsid w:val="002E164F"/>
    <w:rsid w:val="002E1990"/>
    <w:rsid w:val="002E2CEA"/>
    <w:rsid w:val="002E4001"/>
    <w:rsid w:val="002E4006"/>
    <w:rsid w:val="002E50E4"/>
    <w:rsid w:val="002E7271"/>
    <w:rsid w:val="002E7557"/>
    <w:rsid w:val="002E7D16"/>
    <w:rsid w:val="002F00C3"/>
    <w:rsid w:val="002F14F5"/>
    <w:rsid w:val="002F1A63"/>
    <w:rsid w:val="002F1B82"/>
    <w:rsid w:val="002F2C2A"/>
    <w:rsid w:val="002F33C6"/>
    <w:rsid w:val="002F3748"/>
    <w:rsid w:val="002F3EC1"/>
    <w:rsid w:val="002F617E"/>
    <w:rsid w:val="002F6E1F"/>
    <w:rsid w:val="002F7208"/>
    <w:rsid w:val="002F7AD7"/>
    <w:rsid w:val="003011FB"/>
    <w:rsid w:val="0030201F"/>
    <w:rsid w:val="00302310"/>
    <w:rsid w:val="00302939"/>
    <w:rsid w:val="00302EAE"/>
    <w:rsid w:val="003057FC"/>
    <w:rsid w:val="00305C7E"/>
    <w:rsid w:val="00306B55"/>
    <w:rsid w:val="00310C09"/>
    <w:rsid w:val="003139EF"/>
    <w:rsid w:val="00314EBF"/>
    <w:rsid w:val="003170E2"/>
    <w:rsid w:val="003227ED"/>
    <w:rsid w:val="00322B7D"/>
    <w:rsid w:val="00322CC5"/>
    <w:rsid w:val="00322CE7"/>
    <w:rsid w:val="00323475"/>
    <w:rsid w:val="00323AFB"/>
    <w:rsid w:val="0032547E"/>
    <w:rsid w:val="00325908"/>
    <w:rsid w:val="00326381"/>
    <w:rsid w:val="00327E50"/>
    <w:rsid w:val="0033095C"/>
    <w:rsid w:val="00331F2C"/>
    <w:rsid w:val="0033273C"/>
    <w:rsid w:val="0033294B"/>
    <w:rsid w:val="00333C38"/>
    <w:rsid w:val="00333CF2"/>
    <w:rsid w:val="003341F9"/>
    <w:rsid w:val="0033684D"/>
    <w:rsid w:val="00340695"/>
    <w:rsid w:val="003406F4"/>
    <w:rsid w:val="0034078B"/>
    <w:rsid w:val="00344C35"/>
    <w:rsid w:val="003450E4"/>
    <w:rsid w:val="00346DFF"/>
    <w:rsid w:val="003473D4"/>
    <w:rsid w:val="00350FCB"/>
    <w:rsid w:val="003510A3"/>
    <w:rsid w:val="003523BC"/>
    <w:rsid w:val="00352AFC"/>
    <w:rsid w:val="00353750"/>
    <w:rsid w:val="00353931"/>
    <w:rsid w:val="0035402B"/>
    <w:rsid w:val="00354C59"/>
    <w:rsid w:val="00355D61"/>
    <w:rsid w:val="00361505"/>
    <w:rsid w:val="00361AF4"/>
    <w:rsid w:val="00361EF7"/>
    <w:rsid w:val="00362445"/>
    <w:rsid w:val="00364443"/>
    <w:rsid w:val="003649C7"/>
    <w:rsid w:val="00366231"/>
    <w:rsid w:val="0037092D"/>
    <w:rsid w:val="00371A75"/>
    <w:rsid w:val="00372B31"/>
    <w:rsid w:val="003748C8"/>
    <w:rsid w:val="00374EEE"/>
    <w:rsid w:val="00375102"/>
    <w:rsid w:val="00376436"/>
    <w:rsid w:val="00377DC6"/>
    <w:rsid w:val="00377EF2"/>
    <w:rsid w:val="003808E2"/>
    <w:rsid w:val="00380D89"/>
    <w:rsid w:val="00380DD6"/>
    <w:rsid w:val="00382023"/>
    <w:rsid w:val="00382049"/>
    <w:rsid w:val="00385454"/>
    <w:rsid w:val="003860FC"/>
    <w:rsid w:val="003865DB"/>
    <w:rsid w:val="00386F2A"/>
    <w:rsid w:val="003874ED"/>
    <w:rsid w:val="00387812"/>
    <w:rsid w:val="00390076"/>
    <w:rsid w:val="003906B3"/>
    <w:rsid w:val="003907A5"/>
    <w:rsid w:val="00391688"/>
    <w:rsid w:val="00391BE2"/>
    <w:rsid w:val="00392310"/>
    <w:rsid w:val="00392490"/>
    <w:rsid w:val="00392574"/>
    <w:rsid w:val="00397A61"/>
    <w:rsid w:val="003A03A5"/>
    <w:rsid w:val="003A1BC1"/>
    <w:rsid w:val="003A2073"/>
    <w:rsid w:val="003A28C9"/>
    <w:rsid w:val="003A41BB"/>
    <w:rsid w:val="003A4850"/>
    <w:rsid w:val="003A4EEB"/>
    <w:rsid w:val="003A5B55"/>
    <w:rsid w:val="003A5C85"/>
    <w:rsid w:val="003A63BE"/>
    <w:rsid w:val="003B1642"/>
    <w:rsid w:val="003B16DD"/>
    <w:rsid w:val="003B1D22"/>
    <w:rsid w:val="003B24D0"/>
    <w:rsid w:val="003B4F76"/>
    <w:rsid w:val="003B6794"/>
    <w:rsid w:val="003B69F4"/>
    <w:rsid w:val="003B7841"/>
    <w:rsid w:val="003B7C80"/>
    <w:rsid w:val="003C1CF7"/>
    <w:rsid w:val="003C2648"/>
    <w:rsid w:val="003C410A"/>
    <w:rsid w:val="003C42AC"/>
    <w:rsid w:val="003C469A"/>
    <w:rsid w:val="003C46DE"/>
    <w:rsid w:val="003C591A"/>
    <w:rsid w:val="003C5DE7"/>
    <w:rsid w:val="003C5ECA"/>
    <w:rsid w:val="003C6C99"/>
    <w:rsid w:val="003C6DAC"/>
    <w:rsid w:val="003D2A71"/>
    <w:rsid w:val="003D362D"/>
    <w:rsid w:val="003D3E5A"/>
    <w:rsid w:val="003D4EB3"/>
    <w:rsid w:val="003D5934"/>
    <w:rsid w:val="003D68A8"/>
    <w:rsid w:val="003D72A5"/>
    <w:rsid w:val="003D746C"/>
    <w:rsid w:val="003E18F9"/>
    <w:rsid w:val="003E2384"/>
    <w:rsid w:val="003E530C"/>
    <w:rsid w:val="003E659B"/>
    <w:rsid w:val="003E7666"/>
    <w:rsid w:val="003F05A1"/>
    <w:rsid w:val="003F070A"/>
    <w:rsid w:val="003F1166"/>
    <w:rsid w:val="003F2829"/>
    <w:rsid w:val="003F3307"/>
    <w:rsid w:val="003F63E9"/>
    <w:rsid w:val="003F696C"/>
    <w:rsid w:val="003F70C7"/>
    <w:rsid w:val="003F7484"/>
    <w:rsid w:val="00400F44"/>
    <w:rsid w:val="00404875"/>
    <w:rsid w:val="004048D1"/>
    <w:rsid w:val="00404BEB"/>
    <w:rsid w:val="00406DAD"/>
    <w:rsid w:val="0040732B"/>
    <w:rsid w:val="00410300"/>
    <w:rsid w:val="00411519"/>
    <w:rsid w:val="00414164"/>
    <w:rsid w:val="0041423E"/>
    <w:rsid w:val="00414F87"/>
    <w:rsid w:val="00415D54"/>
    <w:rsid w:val="004161C8"/>
    <w:rsid w:val="00416D91"/>
    <w:rsid w:val="004172BE"/>
    <w:rsid w:val="004178BF"/>
    <w:rsid w:val="004206ED"/>
    <w:rsid w:val="004217F2"/>
    <w:rsid w:val="0042285C"/>
    <w:rsid w:val="00422B3B"/>
    <w:rsid w:val="004231F4"/>
    <w:rsid w:val="00423C82"/>
    <w:rsid w:val="004246FC"/>
    <w:rsid w:val="0042500D"/>
    <w:rsid w:val="00425536"/>
    <w:rsid w:val="00425E4A"/>
    <w:rsid w:val="00426595"/>
    <w:rsid w:val="00426B7E"/>
    <w:rsid w:val="00427DBF"/>
    <w:rsid w:val="004316D4"/>
    <w:rsid w:val="00431C67"/>
    <w:rsid w:val="004326C1"/>
    <w:rsid w:val="004340A3"/>
    <w:rsid w:val="004344BE"/>
    <w:rsid w:val="00435F75"/>
    <w:rsid w:val="004366CE"/>
    <w:rsid w:val="00440013"/>
    <w:rsid w:val="0044070E"/>
    <w:rsid w:val="0044167A"/>
    <w:rsid w:val="00442270"/>
    <w:rsid w:val="004423ED"/>
    <w:rsid w:val="0044313F"/>
    <w:rsid w:val="00443931"/>
    <w:rsid w:val="00444067"/>
    <w:rsid w:val="0044443A"/>
    <w:rsid w:val="0044592F"/>
    <w:rsid w:val="00447805"/>
    <w:rsid w:val="00447D83"/>
    <w:rsid w:val="00451529"/>
    <w:rsid w:val="00452D50"/>
    <w:rsid w:val="004532A4"/>
    <w:rsid w:val="0045373E"/>
    <w:rsid w:val="004543DB"/>
    <w:rsid w:val="00456446"/>
    <w:rsid w:val="00460147"/>
    <w:rsid w:val="00461CC5"/>
    <w:rsid w:val="00461DD2"/>
    <w:rsid w:val="00462E28"/>
    <w:rsid w:val="004640A4"/>
    <w:rsid w:val="004641DE"/>
    <w:rsid w:val="0046456F"/>
    <w:rsid w:val="00465806"/>
    <w:rsid w:val="0046582A"/>
    <w:rsid w:val="0047037C"/>
    <w:rsid w:val="004704D7"/>
    <w:rsid w:val="004737B5"/>
    <w:rsid w:val="00473849"/>
    <w:rsid w:val="00473F3E"/>
    <w:rsid w:val="004742F5"/>
    <w:rsid w:val="0047442F"/>
    <w:rsid w:val="004752C3"/>
    <w:rsid w:val="00475548"/>
    <w:rsid w:val="00481634"/>
    <w:rsid w:val="00481DAE"/>
    <w:rsid w:val="00481DF4"/>
    <w:rsid w:val="004832B0"/>
    <w:rsid w:val="004836EB"/>
    <w:rsid w:val="0048444A"/>
    <w:rsid w:val="00484C97"/>
    <w:rsid w:val="00485D1B"/>
    <w:rsid w:val="00487B9B"/>
    <w:rsid w:val="004924AC"/>
    <w:rsid w:val="004957E2"/>
    <w:rsid w:val="0049621C"/>
    <w:rsid w:val="004965E0"/>
    <w:rsid w:val="0049674F"/>
    <w:rsid w:val="0049789E"/>
    <w:rsid w:val="00497A72"/>
    <w:rsid w:val="00497BCD"/>
    <w:rsid w:val="004A09CE"/>
    <w:rsid w:val="004A1887"/>
    <w:rsid w:val="004A1DA1"/>
    <w:rsid w:val="004A2528"/>
    <w:rsid w:val="004A50CD"/>
    <w:rsid w:val="004A5143"/>
    <w:rsid w:val="004A56CA"/>
    <w:rsid w:val="004A5E55"/>
    <w:rsid w:val="004A7F71"/>
    <w:rsid w:val="004B22BD"/>
    <w:rsid w:val="004B2848"/>
    <w:rsid w:val="004B4065"/>
    <w:rsid w:val="004B4B0C"/>
    <w:rsid w:val="004B51FA"/>
    <w:rsid w:val="004B67BB"/>
    <w:rsid w:val="004B7FB3"/>
    <w:rsid w:val="004C1023"/>
    <w:rsid w:val="004C25B8"/>
    <w:rsid w:val="004C285B"/>
    <w:rsid w:val="004C3B9F"/>
    <w:rsid w:val="004C52F1"/>
    <w:rsid w:val="004C6793"/>
    <w:rsid w:val="004C7C72"/>
    <w:rsid w:val="004D1C06"/>
    <w:rsid w:val="004D22BD"/>
    <w:rsid w:val="004D33C0"/>
    <w:rsid w:val="004D53ED"/>
    <w:rsid w:val="004D6F23"/>
    <w:rsid w:val="004E0370"/>
    <w:rsid w:val="004E2C38"/>
    <w:rsid w:val="004E41BD"/>
    <w:rsid w:val="004E4BA3"/>
    <w:rsid w:val="004E66AE"/>
    <w:rsid w:val="004E6AF5"/>
    <w:rsid w:val="004E77B9"/>
    <w:rsid w:val="004E7AE3"/>
    <w:rsid w:val="004F01B0"/>
    <w:rsid w:val="004F04CC"/>
    <w:rsid w:val="004F10D3"/>
    <w:rsid w:val="004F1274"/>
    <w:rsid w:val="004F164F"/>
    <w:rsid w:val="004F24A1"/>
    <w:rsid w:val="004F4963"/>
    <w:rsid w:val="004F6461"/>
    <w:rsid w:val="004F7757"/>
    <w:rsid w:val="0050136C"/>
    <w:rsid w:val="0050166B"/>
    <w:rsid w:val="00501D95"/>
    <w:rsid w:val="00502F25"/>
    <w:rsid w:val="00502F76"/>
    <w:rsid w:val="00503858"/>
    <w:rsid w:val="0050424D"/>
    <w:rsid w:val="0050450B"/>
    <w:rsid w:val="005053DB"/>
    <w:rsid w:val="005055FD"/>
    <w:rsid w:val="00505E87"/>
    <w:rsid w:val="0050759C"/>
    <w:rsid w:val="00507BD5"/>
    <w:rsid w:val="00507CAC"/>
    <w:rsid w:val="00507CF0"/>
    <w:rsid w:val="005116BA"/>
    <w:rsid w:val="0051285E"/>
    <w:rsid w:val="005128C1"/>
    <w:rsid w:val="00512E0D"/>
    <w:rsid w:val="00513215"/>
    <w:rsid w:val="005142F4"/>
    <w:rsid w:val="0051492F"/>
    <w:rsid w:val="00515148"/>
    <w:rsid w:val="0051681A"/>
    <w:rsid w:val="00517896"/>
    <w:rsid w:val="00517D95"/>
    <w:rsid w:val="00521FFF"/>
    <w:rsid w:val="005231EC"/>
    <w:rsid w:val="00527A15"/>
    <w:rsid w:val="00531089"/>
    <w:rsid w:val="00531549"/>
    <w:rsid w:val="00531C48"/>
    <w:rsid w:val="00532070"/>
    <w:rsid w:val="00532223"/>
    <w:rsid w:val="00533575"/>
    <w:rsid w:val="005335C9"/>
    <w:rsid w:val="00535077"/>
    <w:rsid w:val="0053534E"/>
    <w:rsid w:val="00535CCF"/>
    <w:rsid w:val="005362DB"/>
    <w:rsid w:val="0053635C"/>
    <w:rsid w:val="005411EA"/>
    <w:rsid w:val="005432BA"/>
    <w:rsid w:val="00543725"/>
    <w:rsid w:val="005445DD"/>
    <w:rsid w:val="0054624C"/>
    <w:rsid w:val="005471DD"/>
    <w:rsid w:val="00547F46"/>
    <w:rsid w:val="0055030C"/>
    <w:rsid w:val="0055078A"/>
    <w:rsid w:val="00551F51"/>
    <w:rsid w:val="00552A95"/>
    <w:rsid w:val="00552FD9"/>
    <w:rsid w:val="00555D2B"/>
    <w:rsid w:val="00555DBE"/>
    <w:rsid w:val="00556128"/>
    <w:rsid w:val="00556216"/>
    <w:rsid w:val="005571B5"/>
    <w:rsid w:val="00557600"/>
    <w:rsid w:val="0055781B"/>
    <w:rsid w:val="00560407"/>
    <w:rsid w:val="00561C6E"/>
    <w:rsid w:val="00562045"/>
    <w:rsid w:val="005638D7"/>
    <w:rsid w:val="0056416A"/>
    <w:rsid w:val="005645F6"/>
    <w:rsid w:val="00565F2B"/>
    <w:rsid w:val="005705C4"/>
    <w:rsid w:val="00571115"/>
    <w:rsid w:val="0057174F"/>
    <w:rsid w:val="00574CEF"/>
    <w:rsid w:val="00575DAF"/>
    <w:rsid w:val="00575FE2"/>
    <w:rsid w:val="0057645C"/>
    <w:rsid w:val="005773DF"/>
    <w:rsid w:val="00577E7E"/>
    <w:rsid w:val="00580E29"/>
    <w:rsid w:val="0058181B"/>
    <w:rsid w:val="00581835"/>
    <w:rsid w:val="00581D70"/>
    <w:rsid w:val="005858E2"/>
    <w:rsid w:val="00585A87"/>
    <w:rsid w:val="005909BC"/>
    <w:rsid w:val="005921BA"/>
    <w:rsid w:val="00592D40"/>
    <w:rsid w:val="00596289"/>
    <w:rsid w:val="00596F85"/>
    <w:rsid w:val="005A02C9"/>
    <w:rsid w:val="005A4322"/>
    <w:rsid w:val="005A44DB"/>
    <w:rsid w:val="005A6F6D"/>
    <w:rsid w:val="005B013D"/>
    <w:rsid w:val="005B022C"/>
    <w:rsid w:val="005B0B29"/>
    <w:rsid w:val="005B253C"/>
    <w:rsid w:val="005B404C"/>
    <w:rsid w:val="005B428F"/>
    <w:rsid w:val="005B554B"/>
    <w:rsid w:val="005B589E"/>
    <w:rsid w:val="005B7DB1"/>
    <w:rsid w:val="005C14A1"/>
    <w:rsid w:val="005C37E8"/>
    <w:rsid w:val="005C4194"/>
    <w:rsid w:val="005C5383"/>
    <w:rsid w:val="005C5C0F"/>
    <w:rsid w:val="005C608B"/>
    <w:rsid w:val="005C6767"/>
    <w:rsid w:val="005C7064"/>
    <w:rsid w:val="005D098B"/>
    <w:rsid w:val="005D0CAE"/>
    <w:rsid w:val="005D277C"/>
    <w:rsid w:val="005D622E"/>
    <w:rsid w:val="005D62E0"/>
    <w:rsid w:val="005D65E0"/>
    <w:rsid w:val="005D7FBA"/>
    <w:rsid w:val="005E03FC"/>
    <w:rsid w:val="005E0E56"/>
    <w:rsid w:val="005E119B"/>
    <w:rsid w:val="005E1E14"/>
    <w:rsid w:val="005E1EB7"/>
    <w:rsid w:val="005E2E25"/>
    <w:rsid w:val="005E330C"/>
    <w:rsid w:val="005E3F56"/>
    <w:rsid w:val="005E418C"/>
    <w:rsid w:val="005E4EBF"/>
    <w:rsid w:val="005E5C25"/>
    <w:rsid w:val="005E71CD"/>
    <w:rsid w:val="005E7536"/>
    <w:rsid w:val="005F06C6"/>
    <w:rsid w:val="005F1575"/>
    <w:rsid w:val="005F31A9"/>
    <w:rsid w:val="005F3C19"/>
    <w:rsid w:val="005F47D0"/>
    <w:rsid w:val="005F4F66"/>
    <w:rsid w:val="005F670F"/>
    <w:rsid w:val="005F6FBD"/>
    <w:rsid w:val="0060071D"/>
    <w:rsid w:val="00600EC2"/>
    <w:rsid w:val="00602868"/>
    <w:rsid w:val="00602AED"/>
    <w:rsid w:val="006051C6"/>
    <w:rsid w:val="0060568B"/>
    <w:rsid w:val="00615372"/>
    <w:rsid w:val="00616AA1"/>
    <w:rsid w:val="006206BB"/>
    <w:rsid w:val="00621693"/>
    <w:rsid w:val="006228AF"/>
    <w:rsid w:val="006235B2"/>
    <w:rsid w:val="00624BD5"/>
    <w:rsid w:val="0062603E"/>
    <w:rsid w:val="00627202"/>
    <w:rsid w:val="006279C8"/>
    <w:rsid w:val="006309F8"/>
    <w:rsid w:val="0063193A"/>
    <w:rsid w:val="0063240B"/>
    <w:rsid w:val="00633A55"/>
    <w:rsid w:val="00634203"/>
    <w:rsid w:val="00634E1A"/>
    <w:rsid w:val="0063597F"/>
    <w:rsid w:val="00635980"/>
    <w:rsid w:val="00635A67"/>
    <w:rsid w:val="00637C2C"/>
    <w:rsid w:val="00637C30"/>
    <w:rsid w:val="0064013D"/>
    <w:rsid w:val="0064035D"/>
    <w:rsid w:val="00640577"/>
    <w:rsid w:val="006446C5"/>
    <w:rsid w:val="00645824"/>
    <w:rsid w:val="006458F7"/>
    <w:rsid w:val="00645AB6"/>
    <w:rsid w:val="00650135"/>
    <w:rsid w:val="0065383A"/>
    <w:rsid w:val="00656B2E"/>
    <w:rsid w:val="00660310"/>
    <w:rsid w:val="00660619"/>
    <w:rsid w:val="0066083D"/>
    <w:rsid w:val="0066159A"/>
    <w:rsid w:val="00661E68"/>
    <w:rsid w:val="00663DC7"/>
    <w:rsid w:val="00664328"/>
    <w:rsid w:val="006675C7"/>
    <w:rsid w:val="0067068B"/>
    <w:rsid w:val="006706B0"/>
    <w:rsid w:val="0067267A"/>
    <w:rsid w:val="00673248"/>
    <w:rsid w:val="00673575"/>
    <w:rsid w:val="00675D95"/>
    <w:rsid w:val="00676186"/>
    <w:rsid w:val="00677AFD"/>
    <w:rsid w:val="00677D51"/>
    <w:rsid w:val="00680236"/>
    <w:rsid w:val="0068034D"/>
    <w:rsid w:val="00680932"/>
    <w:rsid w:val="00682E1C"/>
    <w:rsid w:val="00685947"/>
    <w:rsid w:val="00685B53"/>
    <w:rsid w:val="00686EC2"/>
    <w:rsid w:val="00690923"/>
    <w:rsid w:val="0069124C"/>
    <w:rsid w:val="00691EC7"/>
    <w:rsid w:val="006920C8"/>
    <w:rsid w:val="00693490"/>
    <w:rsid w:val="00693898"/>
    <w:rsid w:val="00696345"/>
    <w:rsid w:val="0069779C"/>
    <w:rsid w:val="006A213D"/>
    <w:rsid w:val="006A2586"/>
    <w:rsid w:val="006A2978"/>
    <w:rsid w:val="006A32D6"/>
    <w:rsid w:val="006A370D"/>
    <w:rsid w:val="006A5081"/>
    <w:rsid w:val="006A6449"/>
    <w:rsid w:val="006A66B9"/>
    <w:rsid w:val="006A680D"/>
    <w:rsid w:val="006A68D6"/>
    <w:rsid w:val="006B0B84"/>
    <w:rsid w:val="006B3A40"/>
    <w:rsid w:val="006B49F4"/>
    <w:rsid w:val="006B52F8"/>
    <w:rsid w:val="006B5C6D"/>
    <w:rsid w:val="006B5EE0"/>
    <w:rsid w:val="006B65F1"/>
    <w:rsid w:val="006B6BA7"/>
    <w:rsid w:val="006B73E7"/>
    <w:rsid w:val="006C13FB"/>
    <w:rsid w:val="006C2224"/>
    <w:rsid w:val="006C3275"/>
    <w:rsid w:val="006C32A3"/>
    <w:rsid w:val="006C449C"/>
    <w:rsid w:val="006C714D"/>
    <w:rsid w:val="006C7AD5"/>
    <w:rsid w:val="006D09B6"/>
    <w:rsid w:val="006D0FE9"/>
    <w:rsid w:val="006D13CD"/>
    <w:rsid w:val="006D1AA2"/>
    <w:rsid w:val="006D2821"/>
    <w:rsid w:val="006D3271"/>
    <w:rsid w:val="006D41E0"/>
    <w:rsid w:val="006D4440"/>
    <w:rsid w:val="006D5B18"/>
    <w:rsid w:val="006D5D13"/>
    <w:rsid w:val="006D7543"/>
    <w:rsid w:val="006E0059"/>
    <w:rsid w:val="006E09B8"/>
    <w:rsid w:val="006E0EA4"/>
    <w:rsid w:val="006E0ED0"/>
    <w:rsid w:val="006E2D89"/>
    <w:rsid w:val="006E4A3C"/>
    <w:rsid w:val="006E4F21"/>
    <w:rsid w:val="006E597C"/>
    <w:rsid w:val="006E5A28"/>
    <w:rsid w:val="006E5E31"/>
    <w:rsid w:val="006E7E4A"/>
    <w:rsid w:val="006F0BF5"/>
    <w:rsid w:val="006F1AB6"/>
    <w:rsid w:val="006F2C8F"/>
    <w:rsid w:val="006F340C"/>
    <w:rsid w:val="006F457F"/>
    <w:rsid w:val="006F45F9"/>
    <w:rsid w:val="006F5C6F"/>
    <w:rsid w:val="006F5E53"/>
    <w:rsid w:val="006F605A"/>
    <w:rsid w:val="006F75E3"/>
    <w:rsid w:val="006F7DB7"/>
    <w:rsid w:val="007000FA"/>
    <w:rsid w:val="007005BE"/>
    <w:rsid w:val="007016CA"/>
    <w:rsid w:val="00705D29"/>
    <w:rsid w:val="0070746C"/>
    <w:rsid w:val="0070755E"/>
    <w:rsid w:val="00710A12"/>
    <w:rsid w:val="00710A24"/>
    <w:rsid w:val="0071432D"/>
    <w:rsid w:val="00714567"/>
    <w:rsid w:val="007153B4"/>
    <w:rsid w:val="007159DF"/>
    <w:rsid w:val="007207B5"/>
    <w:rsid w:val="00723447"/>
    <w:rsid w:val="00725CE3"/>
    <w:rsid w:val="007262B2"/>
    <w:rsid w:val="00726BF7"/>
    <w:rsid w:val="00730091"/>
    <w:rsid w:val="007318A9"/>
    <w:rsid w:val="00732423"/>
    <w:rsid w:val="007326D6"/>
    <w:rsid w:val="00733F8A"/>
    <w:rsid w:val="00734CE9"/>
    <w:rsid w:val="00736ABD"/>
    <w:rsid w:val="00737771"/>
    <w:rsid w:val="00740F39"/>
    <w:rsid w:val="00742CC6"/>
    <w:rsid w:val="00743117"/>
    <w:rsid w:val="00744B7E"/>
    <w:rsid w:val="007453DF"/>
    <w:rsid w:val="00745D0E"/>
    <w:rsid w:val="00745ED6"/>
    <w:rsid w:val="007476BB"/>
    <w:rsid w:val="00747F06"/>
    <w:rsid w:val="0075034A"/>
    <w:rsid w:val="00751BD0"/>
    <w:rsid w:val="00751D4A"/>
    <w:rsid w:val="0075478F"/>
    <w:rsid w:val="00754E93"/>
    <w:rsid w:val="00756018"/>
    <w:rsid w:val="00756F8C"/>
    <w:rsid w:val="00757089"/>
    <w:rsid w:val="0075744F"/>
    <w:rsid w:val="00761A14"/>
    <w:rsid w:val="00761B94"/>
    <w:rsid w:val="00762D19"/>
    <w:rsid w:val="007638B2"/>
    <w:rsid w:val="007655EF"/>
    <w:rsid w:val="00765770"/>
    <w:rsid w:val="00765A32"/>
    <w:rsid w:val="007663B8"/>
    <w:rsid w:val="007669CA"/>
    <w:rsid w:val="00767026"/>
    <w:rsid w:val="00767AD5"/>
    <w:rsid w:val="00767FEC"/>
    <w:rsid w:val="007703A0"/>
    <w:rsid w:val="00771DCC"/>
    <w:rsid w:val="00771E9F"/>
    <w:rsid w:val="00772FA7"/>
    <w:rsid w:val="007732AE"/>
    <w:rsid w:val="00773EE4"/>
    <w:rsid w:val="00774D62"/>
    <w:rsid w:val="00774EF6"/>
    <w:rsid w:val="00775CAC"/>
    <w:rsid w:val="00780769"/>
    <w:rsid w:val="0078077D"/>
    <w:rsid w:val="0078413D"/>
    <w:rsid w:val="0078431D"/>
    <w:rsid w:val="00784C5F"/>
    <w:rsid w:val="00784CC4"/>
    <w:rsid w:val="0078514A"/>
    <w:rsid w:val="00785B55"/>
    <w:rsid w:val="00786037"/>
    <w:rsid w:val="007863B8"/>
    <w:rsid w:val="007864E8"/>
    <w:rsid w:val="007878E2"/>
    <w:rsid w:val="007907AA"/>
    <w:rsid w:val="00791413"/>
    <w:rsid w:val="0079250C"/>
    <w:rsid w:val="007928DB"/>
    <w:rsid w:val="0079353E"/>
    <w:rsid w:val="00794AE9"/>
    <w:rsid w:val="00795E44"/>
    <w:rsid w:val="007966D0"/>
    <w:rsid w:val="00796819"/>
    <w:rsid w:val="007A15EF"/>
    <w:rsid w:val="007A1CA2"/>
    <w:rsid w:val="007A382E"/>
    <w:rsid w:val="007A5177"/>
    <w:rsid w:val="007A6002"/>
    <w:rsid w:val="007A726A"/>
    <w:rsid w:val="007B178C"/>
    <w:rsid w:val="007B3217"/>
    <w:rsid w:val="007B35D2"/>
    <w:rsid w:val="007B369C"/>
    <w:rsid w:val="007B46EB"/>
    <w:rsid w:val="007B4803"/>
    <w:rsid w:val="007B5C90"/>
    <w:rsid w:val="007B6C36"/>
    <w:rsid w:val="007C0D1E"/>
    <w:rsid w:val="007C14EE"/>
    <w:rsid w:val="007C3BB1"/>
    <w:rsid w:val="007C4AEE"/>
    <w:rsid w:val="007C77BD"/>
    <w:rsid w:val="007C7FA5"/>
    <w:rsid w:val="007CF51F"/>
    <w:rsid w:val="007D1381"/>
    <w:rsid w:val="007D15AF"/>
    <w:rsid w:val="007D2AEE"/>
    <w:rsid w:val="007D3CB0"/>
    <w:rsid w:val="007D5219"/>
    <w:rsid w:val="007D56CF"/>
    <w:rsid w:val="007D6EA7"/>
    <w:rsid w:val="007D7697"/>
    <w:rsid w:val="007E09F0"/>
    <w:rsid w:val="007E1E61"/>
    <w:rsid w:val="007E3220"/>
    <w:rsid w:val="007E44C9"/>
    <w:rsid w:val="007E637A"/>
    <w:rsid w:val="007E644B"/>
    <w:rsid w:val="007E6FEB"/>
    <w:rsid w:val="007F067E"/>
    <w:rsid w:val="007F0815"/>
    <w:rsid w:val="007F1030"/>
    <w:rsid w:val="007F134C"/>
    <w:rsid w:val="007F1EED"/>
    <w:rsid w:val="007F213B"/>
    <w:rsid w:val="007F248D"/>
    <w:rsid w:val="007F29CF"/>
    <w:rsid w:val="007F2F21"/>
    <w:rsid w:val="007F3854"/>
    <w:rsid w:val="007F3F36"/>
    <w:rsid w:val="007F501E"/>
    <w:rsid w:val="007F51BA"/>
    <w:rsid w:val="008004BF"/>
    <w:rsid w:val="00801609"/>
    <w:rsid w:val="00801644"/>
    <w:rsid w:val="00801B8D"/>
    <w:rsid w:val="00801BA4"/>
    <w:rsid w:val="008041C1"/>
    <w:rsid w:val="0080434F"/>
    <w:rsid w:val="00807C1C"/>
    <w:rsid w:val="0081186F"/>
    <w:rsid w:val="00811B9C"/>
    <w:rsid w:val="00811C21"/>
    <w:rsid w:val="008122E7"/>
    <w:rsid w:val="00813246"/>
    <w:rsid w:val="00816679"/>
    <w:rsid w:val="00820455"/>
    <w:rsid w:val="008205F3"/>
    <w:rsid w:val="0082174F"/>
    <w:rsid w:val="00821D1D"/>
    <w:rsid w:val="00822325"/>
    <w:rsid w:val="00822E12"/>
    <w:rsid w:val="00823146"/>
    <w:rsid w:val="008232A3"/>
    <w:rsid w:val="00824DE6"/>
    <w:rsid w:val="00826194"/>
    <w:rsid w:val="00826773"/>
    <w:rsid w:val="00826867"/>
    <w:rsid w:val="008306F6"/>
    <w:rsid w:val="008306F9"/>
    <w:rsid w:val="00831586"/>
    <w:rsid w:val="00831753"/>
    <w:rsid w:val="00834A02"/>
    <w:rsid w:val="00835ACF"/>
    <w:rsid w:val="008365A1"/>
    <w:rsid w:val="00837814"/>
    <w:rsid w:val="0083E0FF"/>
    <w:rsid w:val="0084018D"/>
    <w:rsid w:val="008451F6"/>
    <w:rsid w:val="008453C1"/>
    <w:rsid w:val="00845AEE"/>
    <w:rsid w:val="00846494"/>
    <w:rsid w:val="00846845"/>
    <w:rsid w:val="008469AD"/>
    <w:rsid w:val="008475DC"/>
    <w:rsid w:val="0085125F"/>
    <w:rsid w:val="00852454"/>
    <w:rsid w:val="008527EB"/>
    <w:rsid w:val="00854404"/>
    <w:rsid w:val="0085475F"/>
    <w:rsid w:val="00854EA5"/>
    <w:rsid w:val="008554E7"/>
    <w:rsid w:val="00856CB5"/>
    <w:rsid w:val="0085E984"/>
    <w:rsid w:val="00860308"/>
    <w:rsid w:val="00860F27"/>
    <w:rsid w:val="00861762"/>
    <w:rsid w:val="00861EE0"/>
    <w:rsid w:val="008635CE"/>
    <w:rsid w:val="00863D1E"/>
    <w:rsid w:val="00863F29"/>
    <w:rsid w:val="0086513B"/>
    <w:rsid w:val="00865AF2"/>
    <w:rsid w:val="008671E8"/>
    <w:rsid w:val="0086B5A7"/>
    <w:rsid w:val="008715EF"/>
    <w:rsid w:val="00871A31"/>
    <w:rsid w:val="00871B65"/>
    <w:rsid w:val="008721F6"/>
    <w:rsid w:val="008739CC"/>
    <w:rsid w:val="00873E87"/>
    <w:rsid w:val="00874C2A"/>
    <w:rsid w:val="00874EA4"/>
    <w:rsid w:val="00875C7A"/>
    <w:rsid w:val="00875D8C"/>
    <w:rsid w:val="00875EBD"/>
    <w:rsid w:val="00876A9C"/>
    <w:rsid w:val="008803D0"/>
    <w:rsid w:val="00880490"/>
    <w:rsid w:val="00882205"/>
    <w:rsid w:val="008822A1"/>
    <w:rsid w:val="00883AC9"/>
    <w:rsid w:val="0088604C"/>
    <w:rsid w:val="008874E8"/>
    <w:rsid w:val="00890017"/>
    <w:rsid w:val="00892021"/>
    <w:rsid w:val="0089313A"/>
    <w:rsid w:val="0089358C"/>
    <w:rsid w:val="00896472"/>
    <w:rsid w:val="00897B36"/>
    <w:rsid w:val="008A04BF"/>
    <w:rsid w:val="008A0AF0"/>
    <w:rsid w:val="008A19A6"/>
    <w:rsid w:val="008A2666"/>
    <w:rsid w:val="008A3150"/>
    <w:rsid w:val="008A4CEA"/>
    <w:rsid w:val="008A564A"/>
    <w:rsid w:val="008A58F7"/>
    <w:rsid w:val="008A5AF6"/>
    <w:rsid w:val="008A6887"/>
    <w:rsid w:val="008A7349"/>
    <w:rsid w:val="008A78FF"/>
    <w:rsid w:val="008A7AE1"/>
    <w:rsid w:val="008B1392"/>
    <w:rsid w:val="008B1796"/>
    <w:rsid w:val="008B1F80"/>
    <w:rsid w:val="008B2428"/>
    <w:rsid w:val="008B348B"/>
    <w:rsid w:val="008B3794"/>
    <w:rsid w:val="008B3878"/>
    <w:rsid w:val="008B3DB5"/>
    <w:rsid w:val="008B4169"/>
    <w:rsid w:val="008B69CC"/>
    <w:rsid w:val="008B7C9F"/>
    <w:rsid w:val="008C0286"/>
    <w:rsid w:val="008C0BDB"/>
    <w:rsid w:val="008C1077"/>
    <w:rsid w:val="008C16BB"/>
    <w:rsid w:val="008C192A"/>
    <w:rsid w:val="008C24EA"/>
    <w:rsid w:val="008C258D"/>
    <w:rsid w:val="008C3436"/>
    <w:rsid w:val="008C3683"/>
    <w:rsid w:val="008C6FF3"/>
    <w:rsid w:val="008D06CE"/>
    <w:rsid w:val="008D22B4"/>
    <w:rsid w:val="008D28F3"/>
    <w:rsid w:val="008D337C"/>
    <w:rsid w:val="008D4A2C"/>
    <w:rsid w:val="008D74E9"/>
    <w:rsid w:val="008E0933"/>
    <w:rsid w:val="008E0AE6"/>
    <w:rsid w:val="008E18A8"/>
    <w:rsid w:val="008E519E"/>
    <w:rsid w:val="008E51B1"/>
    <w:rsid w:val="008E716F"/>
    <w:rsid w:val="008E7639"/>
    <w:rsid w:val="008E785F"/>
    <w:rsid w:val="008E7FC3"/>
    <w:rsid w:val="008F28AE"/>
    <w:rsid w:val="008F3448"/>
    <w:rsid w:val="008F402E"/>
    <w:rsid w:val="008F6434"/>
    <w:rsid w:val="008F756A"/>
    <w:rsid w:val="009007F6"/>
    <w:rsid w:val="0090106A"/>
    <w:rsid w:val="00901286"/>
    <w:rsid w:val="00902045"/>
    <w:rsid w:val="00902345"/>
    <w:rsid w:val="00903A3D"/>
    <w:rsid w:val="009040EC"/>
    <w:rsid w:val="0090469E"/>
    <w:rsid w:val="00905E8C"/>
    <w:rsid w:val="0090720B"/>
    <w:rsid w:val="00910875"/>
    <w:rsid w:val="00911880"/>
    <w:rsid w:val="00912D13"/>
    <w:rsid w:val="009137BB"/>
    <w:rsid w:val="009137C9"/>
    <w:rsid w:val="00913BE9"/>
    <w:rsid w:val="00913F90"/>
    <w:rsid w:val="009142AA"/>
    <w:rsid w:val="009145DF"/>
    <w:rsid w:val="00915811"/>
    <w:rsid w:val="00916264"/>
    <w:rsid w:val="009167E9"/>
    <w:rsid w:val="009205F2"/>
    <w:rsid w:val="0092273C"/>
    <w:rsid w:val="00924DAB"/>
    <w:rsid w:val="0092710A"/>
    <w:rsid w:val="00927F06"/>
    <w:rsid w:val="00930082"/>
    <w:rsid w:val="009335C9"/>
    <w:rsid w:val="009342BE"/>
    <w:rsid w:val="009358BD"/>
    <w:rsid w:val="009368B4"/>
    <w:rsid w:val="00936DAA"/>
    <w:rsid w:val="00937E78"/>
    <w:rsid w:val="0094012A"/>
    <w:rsid w:val="00941504"/>
    <w:rsid w:val="009416F7"/>
    <w:rsid w:val="0094366B"/>
    <w:rsid w:val="009436FD"/>
    <w:rsid w:val="0094429F"/>
    <w:rsid w:val="00944ADD"/>
    <w:rsid w:val="00944C5B"/>
    <w:rsid w:val="0094551D"/>
    <w:rsid w:val="00947071"/>
    <w:rsid w:val="0094715E"/>
    <w:rsid w:val="00950B02"/>
    <w:rsid w:val="0095149C"/>
    <w:rsid w:val="00951B8E"/>
    <w:rsid w:val="00951F1A"/>
    <w:rsid w:val="00953A9A"/>
    <w:rsid w:val="00955525"/>
    <w:rsid w:val="00955CBE"/>
    <w:rsid w:val="00955FD1"/>
    <w:rsid w:val="009577B3"/>
    <w:rsid w:val="00960C80"/>
    <w:rsid w:val="00963668"/>
    <w:rsid w:val="00963974"/>
    <w:rsid w:val="00963BDA"/>
    <w:rsid w:val="00963C8B"/>
    <w:rsid w:val="0096685B"/>
    <w:rsid w:val="009701B8"/>
    <w:rsid w:val="00970D71"/>
    <w:rsid w:val="00973940"/>
    <w:rsid w:val="0097440C"/>
    <w:rsid w:val="00976185"/>
    <w:rsid w:val="009819B3"/>
    <w:rsid w:val="0098371C"/>
    <w:rsid w:val="0098683D"/>
    <w:rsid w:val="00986950"/>
    <w:rsid w:val="009870EE"/>
    <w:rsid w:val="009874CE"/>
    <w:rsid w:val="009875E6"/>
    <w:rsid w:val="00990B57"/>
    <w:rsid w:val="009913E8"/>
    <w:rsid w:val="009914CB"/>
    <w:rsid w:val="009933B4"/>
    <w:rsid w:val="0099397C"/>
    <w:rsid w:val="00993E06"/>
    <w:rsid w:val="00995FDA"/>
    <w:rsid w:val="00996B7D"/>
    <w:rsid w:val="0099796F"/>
    <w:rsid w:val="009A049D"/>
    <w:rsid w:val="009A1E9B"/>
    <w:rsid w:val="009A27F1"/>
    <w:rsid w:val="009A42EA"/>
    <w:rsid w:val="009A45B0"/>
    <w:rsid w:val="009A4F37"/>
    <w:rsid w:val="009A5038"/>
    <w:rsid w:val="009A67E9"/>
    <w:rsid w:val="009A7818"/>
    <w:rsid w:val="009B0000"/>
    <w:rsid w:val="009B0AB5"/>
    <w:rsid w:val="009B1442"/>
    <w:rsid w:val="009B3339"/>
    <w:rsid w:val="009B342A"/>
    <w:rsid w:val="009B48AE"/>
    <w:rsid w:val="009B5FD8"/>
    <w:rsid w:val="009B76DC"/>
    <w:rsid w:val="009C1A26"/>
    <w:rsid w:val="009C31BA"/>
    <w:rsid w:val="009C4434"/>
    <w:rsid w:val="009C4EA6"/>
    <w:rsid w:val="009C6C1A"/>
    <w:rsid w:val="009D05D3"/>
    <w:rsid w:val="009D214B"/>
    <w:rsid w:val="009D551F"/>
    <w:rsid w:val="009D6566"/>
    <w:rsid w:val="009E22B5"/>
    <w:rsid w:val="009E25F1"/>
    <w:rsid w:val="009E25FF"/>
    <w:rsid w:val="009E43D9"/>
    <w:rsid w:val="009E566D"/>
    <w:rsid w:val="009E5732"/>
    <w:rsid w:val="009E62B6"/>
    <w:rsid w:val="009E6FF6"/>
    <w:rsid w:val="009E76C6"/>
    <w:rsid w:val="009E7A4F"/>
    <w:rsid w:val="009F2F4A"/>
    <w:rsid w:val="009F457F"/>
    <w:rsid w:val="00A00E0D"/>
    <w:rsid w:val="00A00FAF"/>
    <w:rsid w:val="00A0175F"/>
    <w:rsid w:val="00A03046"/>
    <w:rsid w:val="00A03B57"/>
    <w:rsid w:val="00A05D10"/>
    <w:rsid w:val="00A062FC"/>
    <w:rsid w:val="00A069E5"/>
    <w:rsid w:val="00A07243"/>
    <w:rsid w:val="00A07CA2"/>
    <w:rsid w:val="00A10006"/>
    <w:rsid w:val="00A10DAE"/>
    <w:rsid w:val="00A11B01"/>
    <w:rsid w:val="00A139A9"/>
    <w:rsid w:val="00A1407A"/>
    <w:rsid w:val="00A1427A"/>
    <w:rsid w:val="00A1479D"/>
    <w:rsid w:val="00A14EA9"/>
    <w:rsid w:val="00A15FB3"/>
    <w:rsid w:val="00A17294"/>
    <w:rsid w:val="00A20756"/>
    <w:rsid w:val="00A20BA9"/>
    <w:rsid w:val="00A22425"/>
    <w:rsid w:val="00A22F93"/>
    <w:rsid w:val="00A23AAE"/>
    <w:rsid w:val="00A24427"/>
    <w:rsid w:val="00A2768C"/>
    <w:rsid w:val="00A27C4D"/>
    <w:rsid w:val="00A3094F"/>
    <w:rsid w:val="00A3138F"/>
    <w:rsid w:val="00A31C9B"/>
    <w:rsid w:val="00A33890"/>
    <w:rsid w:val="00A33E74"/>
    <w:rsid w:val="00A33F72"/>
    <w:rsid w:val="00A34B9C"/>
    <w:rsid w:val="00A35789"/>
    <w:rsid w:val="00A359D1"/>
    <w:rsid w:val="00A3748C"/>
    <w:rsid w:val="00A404BE"/>
    <w:rsid w:val="00A405DB"/>
    <w:rsid w:val="00A40FF8"/>
    <w:rsid w:val="00A4151E"/>
    <w:rsid w:val="00A41B0B"/>
    <w:rsid w:val="00A439AA"/>
    <w:rsid w:val="00A44A25"/>
    <w:rsid w:val="00A44AFE"/>
    <w:rsid w:val="00A452FF"/>
    <w:rsid w:val="00A47297"/>
    <w:rsid w:val="00A47A0C"/>
    <w:rsid w:val="00A5014C"/>
    <w:rsid w:val="00A53A56"/>
    <w:rsid w:val="00A545BC"/>
    <w:rsid w:val="00A55660"/>
    <w:rsid w:val="00A560A9"/>
    <w:rsid w:val="00A57F06"/>
    <w:rsid w:val="00A60764"/>
    <w:rsid w:val="00A61244"/>
    <w:rsid w:val="00A614A2"/>
    <w:rsid w:val="00A6153D"/>
    <w:rsid w:val="00A62C6B"/>
    <w:rsid w:val="00A633C6"/>
    <w:rsid w:val="00A64782"/>
    <w:rsid w:val="00A64CF9"/>
    <w:rsid w:val="00A64DAD"/>
    <w:rsid w:val="00A65D3E"/>
    <w:rsid w:val="00A66B2A"/>
    <w:rsid w:val="00A6760B"/>
    <w:rsid w:val="00A676C6"/>
    <w:rsid w:val="00A70723"/>
    <w:rsid w:val="00A70944"/>
    <w:rsid w:val="00A72BB3"/>
    <w:rsid w:val="00A73312"/>
    <w:rsid w:val="00A73435"/>
    <w:rsid w:val="00A740BB"/>
    <w:rsid w:val="00A74902"/>
    <w:rsid w:val="00A7676E"/>
    <w:rsid w:val="00A77240"/>
    <w:rsid w:val="00A77979"/>
    <w:rsid w:val="00A81392"/>
    <w:rsid w:val="00A82133"/>
    <w:rsid w:val="00A8219A"/>
    <w:rsid w:val="00A82348"/>
    <w:rsid w:val="00A82357"/>
    <w:rsid w:val="00A826F5"/>
    <w:rsid w:val="00A82D04"/>
    <w:rsid w:val="00A82F41"/>
    <w:rsid w:val="00A84893"/>
    <w:rsid w:val="00A8533A"/>
    <w:rsid w:val="00A856FC"/>
    <w:rsid w:val="00A86D0B"/>
    <w:rsid w:val="00A906A0"/>
    <w:rsid w:val="00A908F1"/>
    <w:rsid w:val="00A91E5D"/>
    <w:rsid w:val="00A93A0D"/>
    <w:rsid w:val="00A93A61"/>
    <w:rsid w:val="00A93F50"/>
    <w:rsid w:val="00A94EBC"/>
    <w:rsid w:val="00A96796"/>
    <w:rsid w:val="00A96890"/>
    <w:rsid w:val="00AA053E"/>
    <w:rsid w:val="00AA2E07"/>
    <w:rsid w:val="00AA43F1"/>
    <w:rsid w:val="00AA5212"/>
    <w:rsid w:val="00AA56E1"/>
    <w:rsid w:val="00AA5C45"/>
    <w:rsid w:val="00AA66DF"/>
    <w:rsid w:val="00AA7852"/>
    <w:rsid w:val="00AA7D33"/>
    <w:rsid w:val="00AA7E72"/>
    <w:rsid w:val="00AB0340"/>
    <w:rsid w:val="00AB1FAE"/>
    <w:rsid w:val="00AB2659"/>
    <w:rsid w:val="00AB3B45"/>
    <w:rsid w:val="00AB4220"/>
    <w:rsid w:val="00AB4E1A"/>
    <w:rsid w:val="00AB6ECB"/>
    <w:rsid w:val="00AB71A5"/>
    <w:rsid w:val="00AB7804"/>
    <w:rsid w:val="00AC0118"/>
    <w:rsid w:val="00AC1485"/>
    <w:rsid w:val="00AC1E50"/>
    <w:rsid w:val="00AC1FF2"/>
    <w:rsid w:val="00AC26DA"/>
    <w:rsid w:val="00AC2843"/>
    <w:rsid w:val="00AC3321"/>
    <w:rsid w:val="00AC556F"/>
    <w:rsid w:val="00AC615C"/>
    <w:rsid w:val="00AC67AF"/>
    <w:rsid w:val="00AC6E11"/>
    <w:rsid w:val="00AC7DED"/>
    <w:rsid w:val="00AD02C5"/>
    <w:rsid w:val="00AD07AF"/>
    <w:rsid w:val="00AD19F1"/>
    <w:rsid w:val="00AD21A0"/>
    <w:rsid w:val="00AD232D"/>
    <w:rsid w:val="00AD3A7B"/>
    <w:rsid w:val="00AD4E4A"/>
    <w:rsid w:val="00AD655B"/>
    <w:rsid w:val="00AD66D5"/>
    <w:rsid w:val="00AD6B84"/>
    <w:rsid w:val="00AD78E0"/>
    <w:rsid w:val="00AE0CFB"/>
    <w:rsid w:val="00AE0FEB"/>
    <w:rsid w:val="00AE1487"/>
    <w:rsid w:val="00AE5BF4"/>
    <w:rsid w:val="00AF4741"/>
    <w:rsid w:val="00AF4B9B"/>
    <w:rsid w:val="00AF4D53"/>
    <w:rsid w:val="00AF60E8"/>
    <w:rsid w:val="00AF7A22"/>
    <w:rsid w:val="00AF7B5A"/>
    <w:rsid w:val="00B037DB"/>
    <w:rsid w:val="00B03DC4"/>
    <w:rsid w:val="00B04317"/>
    <w:rsid w:val="00B0559A"/>
    <w:rsid w:val="00B05630"/>
    <w:rsid w:val="00B05F63"/>
    <w:rsid w:val="00B060E4"/>
    <w:rsid w:val="00B1251F"/>
    <w:rsid w:val="00B13292"/>
    <w:rsid w:val="00B138F0"/>
    <w:rsid w:val="00B13A1C"/>
    <w:rsid w:val="00B13F63"/>
    <w:rsid w:val="00B14A32"/>
    <w:rsid w:val="00B1578E"/>
    <w:rsid w:val="00B17F49"/>
    <w:rsid w:val="00B20A3B"/>
    <w:rsid w:val="00B2474F"/>
    <w:rsid w:val="00B24F87"/>
    <w:rsid w:val="00B25482"/>
    <w:rsid w:val="00B25D57"/>
    <w:rsid w:val="00B25DA0"/>
    <w:rsid w:val="00B30240"/>
    <w:rsid w:val="00B303B9"/>
    <w:rsid w:val="00B306E3"/>
    <w:rsid w:val="00B307C0"/>
    <w:rsid w:val="00B30A45"/>
    <w:rsid w:val="00B31595"/>
    <w:rsid w:val="00B329CA"/>
    <w:rsid w:val="00B337CE"/>
    <w:rsid w:val="00B34386"/>
    <w:rsid w:val="00B356B2"/>
    <w:rsid w:val="00B35A0B"/>
    <w:rsid w:val="00B36966"/>
    <w:rsid w:val="00B36CDA"/>
    <w:rsid w:val="00B379F5"/>
    <w:rsid w:val="00B37E81"/>
    <w:rsid w:val="00B4064B"/>
    <w:rsid w:val="00B40EAA"/>
    <w:rsid w:val="00B41E70"/>
    <w:rsid w:val="00B42047"/>
    <w:rsid w:val="00B44E3E"/>
    <w:rsid w:val="00B45649"/>
    <w:rsid w:val="00B47DF4"/>
    <w:rsid w:val="00B50EB3"/>
    <w:rsid w:val="00B512C1"/>
    <w:rsid w:val="00B51D59"/>
    <w:rsid w:val="00B5345A"/>
    <w:rsid w:val="00B53E16"/>
    <w:rsid w:val="00B5540E"/>
    <w:rsid w:val="00B559D3"/>
    <w:rsid w:val="00B55E20"/>
    <w:rsid w:val="00B57036"/>
    <w:rsid w:val="00B579B7"/>
    <w:rsid w:val="00B60B2F"/>
    <w:rsid w:val="00B61A89"/>
    <w:rsid w:val="00B6208F"/>
    <w:rsid w:val="00B62508"/>
    <w:rsid w:val="00B64C2A"/>
    <w:rsid w:val="00B65943"/>
    <w:rsid w:val="00B659E5"/>
    <w:rsid w:val="00B6793C"/>
    <w:rsid w:val="00B679F5"/>
    <w:rsid w:val="00B67DA7"/>
    <w:rsid w:val="00B705AA"/>
    <w:rsid w:val="00B71388"/>
    <w:rsid w:val="00B715E6"/>
    <w:rsid w:val="00B7220E"/>
    <w:rsid w:val="00B7291A"/>
    <w:rsid w:val="00B72E66"/>
    <w:rsid w:val="00B7445C"/>
    <w:rsid w:val="00B759F1"/>
    <w:rsid w:val="00B760C7"/>
    <w:rsid w:val="00B7662F"/>
    <w:rsid w:val="00B76671"/>
    <w:rsid w:val="00B768D9"/>
    <w:rsid w:val="00B76B2E"/>
    <w:rsid w:val="00B76E49"/>
    <w:rsid w:val="00B77403"/>
    <w:rsid w:val="00B80FB4"/>
    <w:rsid w:val="00B810CD"/>
    <w:rsid w:val="00B81D99"/>
    <w:rsid w:val="00B8217C"/>
    <w:rsid w:val="00B83B77"/>
    <w:rsid w:val="00B841A3"/>
    <w:rsid w:val="00B85458"/>
    <w:rsid w:val="00B86144"/>
    <w:rsid w:val="00B86312"/>
    <w:rsid w:val="00B90277"/>
    <w:rsid w:val="00B912B2"/>
    <w:rsid w:val="00B91569"/>
    <w:rsid w:val="00B926CF"/>
    <w:rsid w:val="00B932D7"/>
    <w:rsid w:val="00B946C9"/>
    <w:rsid w:val="00B951CF"/>
    <w:rsid w:val="00B955DB"/>
    <w:rsid w:val="00B95D52"/>
    <w:rsid w:val="00BA02BD"/>
    <w:rsid w:val="00BA0F22"/>
    <w:rsid w:val="00BA14BA"/>
    <w:rsid w:val="00BA1F9A"/>
    <w:rsid w:val="00BA3CC9"/>
    <w:rsid w:val="00BA461C"/>
    <w:rsid w:val="00BA4D18"/>
    <w:rsid w:val="00BA567A"/>
    <w:rsid w:val="00BA6640"/>
    <w:rsid w:val="00BA68C8"/>
    <w:rsid w:val="00BB00F9"/>
    <w:rsid w:val="00BB0B18"/>
    <w:rsid w:val="00BB0C52"/>
    <w:rsid w:val="00BB2C37"/>
    <w:rsid w:val="00BB3ED5"/>
    <w:rsid w:val="00BB491B"/>
    <w:rsid w:val="00BB5458"/>
    <w:rsid w:val="00BB5FAD"/>
    <w:rsid w:val="00BB6B08"/>
    <w:rsid w:val="00BB7E03"/>
    <w:rsid w:val="00BC0FA3"/>
    <w:rsid w:val="00BC1B4D"/>
    <w:rsid w:val="00BC26FF"/>
    <w:rsid w:val="00BC2E2F"/>
    <w:rsid w:val="00BC311E"/>
    <w:rsid w:val="00BC5D29"/>
    <w:rsid w:val="00BC6FDE"/>
    <w:rsid w:val="00BC73B8"/>
    <w:rsid w:val="00BC7FD2"/>
    <w:rsid w:val="00BD0F94"/>
    <w:rsid w:val="00BD2411"/>
    <w:rsid w:val="00BD2588"/>
    <w:rsid w:val="00BD2803"/>
    <w:rsid w:val="00BD52F4"/>
    <w:rsid w:val="00BD558E"/>
    <w:rsid w:val="00BD580E"/>
    <w:rsid w:val="00BD608B"/>
    <w:rsid w:val="00BD742E"/>
    <w:rsid w:val="00BE0592"/>
    <w:rsid w:val="00BE096B"/>
    <w:rsid w:val="00BE231F"/>
    <w:rsid w:val="00BE3992"/>
    <w:rsid w:val="00BE4D40"/>
    <w:rsid w:val="00BE515A"/>
    <w:rsid w:val="00BE5BA4"/>
    <w:rsid w:val="00BE653B"/>
    <w:rsid w:val="00BE73AE"/>
    <w:rsid w:val="00BE7417"/>
    <w:rsid w:val="00BF0E62"/>
    <w:rsid w:val="00BF20EB"/>
    <w:rsid w:val="00BF2850"/>
    <w:rsid w:val="00BF2D72"/>
    <w:rsid w:val="00BF3203"/>
    <w:rsid w:val="00BF42CE"/>
    <w:rsid w:val="00BF434B"/>
    <w:rsid w:val="00BF46EA"/>
    <w:rsid w:val="00BF74D9"/>
    <w:rsid w:val="00BF7FBC"/>
    <w:rsid w:val="00C00B6F"/>
    <w:rsid w:val="00C03752"/>
    <w:rsid w:val="00C0396B"/>
    <w:rsid w:val="00C04053"/>
    <w:rsid w:val="00C04565"/>
    <w:rsid w:val="00C04AE9"/>
    <w:rsid w:val="00C06484"/>
    <w:rsid w:val="00C065D2"/>
    <w:rsid w:val="00C07033"/>
    <w:rsid w:val="00C1065F"/>
    <w:rsid w:val="00C1099F"/>
    <w:rsid w:val="00C10BFA"/>
    <w:rsid w:val="00C11902"/>
    <w:rsid w:val="00C12DD7"/>
    <w:rsid w:val="00C1361A"/>
    <w:rsid w:val="00C13A4A"/>
    <w:rsid w:val="00C14257"/>
    <w:rsid w:val="00C1545C"/>
    <w:rsid w:val="00C15CEB"/>
    <w:rsid w:val="00C15F9A"/>
    <w:rsid w:val="00C17814"/>
    <w:rsid w:val="00C179BA"/>
    <w:rsid w:val="00C20094"/>
    <w:rsid w:val="00C203B7"/>
    <w:rsid w:val="00C215F1"/>
    <w:rsid w:val="00C23374"/>
    <w:rsid w:val="00C258C9"/>
    <w:rsid w:val="00C2598F"/>
    <w:rsid w:val="00C26844"/>
    <w:rsid w:val="00C26D10"/>
    <w:rsid w:val="00C278E3"/>
    <w:rsid w:val="00C3078A"/>
    <w:rsid w:val="00C3466B"/>
    <w:rsid w:val="00C36455"/>
    <w:rsid w:val="00C37A69"/>
    <w:rsid w:val="00C407F3"/>
    <w:rsid w:val="00C416A8"/>
    <w:rsid w:val="00C416F5"/>
    <w:rsid w:val="00C41CD5"/>
    <w:rsid w:val="00C44386"/>
    <w:rsid w:val="00C4728C"/>
    <w:rsid w:val="00C476CC"/>
    <w:rsid w:val="00C51181"/>
    <w:rsid w:val="00C51322"/>
    <w:rsid w:val="00C52CCB"/>
    <w:rsid w:val="00C548EC"/>
    <w:rsid w:val="00C54F7F"/>
    <w:rsid w:val="00C5568B"/>
    <w:rsid w:val="00C569FB"/>
    <w:rsid w:val="00C61061"/>
    <w:rsid w:val="00C61718"/>
    <w:rsid w:val="00C61EAE"/>
    <w:rsid w:val="00C624D1"/>
    <w:rsid w:val="00C62554"/>
    <w:rsid w:val="00C6479F"/>
    <w:rsid w:val="00C65F8E"/>
    <w:rsid w:val="00C665E5"/>
    <w:rsid w:val="00C66730"/>
    <w:rsid w:val="00C6773B"/>
    <w:rsid w:val="00C67E85"/>
    <w:rsid w:val="00C702B4"/>
    <w:rsid w:val="00C7044E"/>
    <w:rsid w:val="00C707C8"/>
    <w:rsid w:val="00C70BA1"/>
    <w:rsid w:val="00C71273"/>
    <w:rsid w:val="00C71B78"/>
    <w:rsid w:val="00C725B3"/>
    <w:rsid w:val="00C738FF"/>
    <w:rsid w:val="00C7422D"/>
    <w:rsid w:val="00C74FAA"/>
    <w:rsid w:val="00C75C1E"/>
    <w:rsid w:val="00C77018"/>
    <w:rsid w:val="00C80065"/>
    <w:rsid w:val="00C823C0"/>
    <w:rsid w:val="00C83C72"/>
    <w:rsid w:val="00C83FED"/>
    <w:rsid w:val="00C84B04"/>
    <w:rsid w:val="00C8678C"/>
    <w:rsid w:val="00C86861"/>
    <w:rsid w:val="00C8747C"/>
    <w:rsid w:val="00C90F28"/>
    <w:rsid w:val="00C9166E"/>
    <w:rsid w:val="00C94A7E"/>
    <w:rsid w:val="00C966DC"/>
    <w:rsid w:val="00C9721E"/>
    <w:rsid w:val="00C97899"/>
    <w:rsid w:val="00CA0701"/>
    <w:rsid w:val="00CA10F8"/>
    <w:rsid w:val="00CA2297"/>
    <w:rsid w:val="00CA4B0F"/>
    <w:rsid w:val="00CA55C9"/>
    <w:rsid w:val="00CA68CF"/>
    <w:rsid w:val="00CAB07E"/>
    <w:rsid w:val="00CB3F6C"/>
    <w:rsid w:val="00CB452B"/>
    <w:rsid w:val="00CB590F"/>
    <w:rsid w:val="00CB65BE"/>
    <w:rsid w:val="00CB6A4F"/>
    <w:rsid w:val="00CC0111"/>
    <w:rsid w:val="00CC1EEF"/>
    <w:rsid w:val="00CC2058"/>
    <w:rsid w:val="00CC441E"/>
    <w:rsid w:val="00CC470F"/>
    <w:rsid w:val="00CC47A0"/>
    <w:rsid w:val="00CC4AF4"/>
    <w:rsid w:val="00CC596B"/>
    <w:rsid w:val="00CC6607"/>
    <w:rsid w:val="00CC6675"/>
    <w:rsid w:val="00CC6F26"/>
    <w:rsid w:val="00CC73BA"/>
    <w:rsid w:val="00CC788E"/>
    <w:rsid w:val="00CC7E14"/>
    <w:rsid w:val="00CC7E75"/>
    <w:rsid w:val="00CD408C"/>
    <w:rsid w:val="00CD44A5"/>
    <w:rsid w:val="00CD50FC"/>
    <w:rsid w:val="00CD7418"/>
    <w:rsid w:val="00CE0013"/>
    <w:rsid w:val="00CE0559"/>
    <w:rsid w:val="00CE0BA5"/>
    <w:rsid w:val="00CE1308"/>
    <w:rsid w:val="00CE13CA"/>
    <w:rsid w:val="00CE13E5"/>
    <w:rsid w:val="00CE2AD7"/>
    <w:rsid w:val="00CE2E19"/>
    <w:rsid w:val="00CE52A9"/>
    <w:rsid w:val="00CE5A3B"/>
    <w:rsid w:val="00CE7E76"/>
    <w:rsid w:val="00CF01AD"/>
    <w:rsid w:val="00CF3BA2"/>
    <w:rsid w:val="00CF43B6"/>
    <w:rsid w:val="00CF540D"/>
    <w:rsid w:val="00CF6DC1"/>
    <w:rsid w:val="00CF6E44"/>
    <w:rsid w:val="00CF7489"/>
    <w:rsid w:val="00CF78E0"/>
    <w:rsid w:val="00D032C2"/>
    <w:rsid w:val="00D03E09"/>
    <w:rsid w:val="00D04C60"/>
    <w:rsid w:val="00D059A8"/>
    <w:rsid w:val="00D05B4C"/>
    <w:rsid w:val="00D13664"/>
    <w:rsid w:val="00D146B6"/>
    <w:rsid w:val="00D17E08"/>
    <w:rsid w:val="00D215EC"/>
    <w:rsid w:val="00D216C1"/>
    <w:rsid w:val="00D23770"/>
    <w:rsid w:val="00D23DF3"/>
    <w:rsid w:val="00D24365"/>
    <w:rsid w:val="00D24970"/>
    <w:rsid w:val="00D24C3B"/>
    <w:rsid w:val="00D24CA3"/>
    <w:rsid w:val="00D25B25"/>
    <w:rsid w:val="00D271F0"/>
    <w:rsid w:val="00D27FDB"/>
    <w:rsid w:val="00D30771"/>
    <w:rsid w:val="00D30E9F"/>
    <w:rsid w:val="00D31E3D"/>
    <w:rsid w:val="00D3397B"/>
    <w:rsid w:val="00D3453E"/>
    <w:rsid w:val="00D34FD3"/>
    <w:rsid w:val="00D35B5E"/>
    <w:rsid w:val="00D35D51"/>
    <w:rsid w:val="00D409EE"/>
    <w:rsid w:val="00D40E3D"/>
    <w:rsid w:val="00D41833"/>
    <w:rsid w:val="00D4356A"/>
    <w:rsid w:val="00D4446D"/>
    <w:rsid w:val="00D4718E"/>
    <w:rsid w:val="00D50C75"/>
    <w:rsid w:val="00D52691"/>
    <w:rsid w:val="00D53334"/>
    <w:rsid w:val="00D53C94"/>
    <w:rsid w:val="00D556C0"/>
    <w:rsid w:val="00D557FA"/>
    <w:rsid w:val="00D559C8"/>
    <w:rsid w:val="00D55EA2"/>
    <w:rsid w:val="00D573B0"/>
    <w:rsid w:val="00D62571"/>
    <w:rsid w:val="00D62F56"/>
    <w:rsid w:val="00D633C6"/>
    <w:rsid w:val="00D63D3E"/>
    <w:rsid w:val="00D64AE0"/>
    <w:rsid w:val="00D67FD8"/>
    <w:rsid w:val="00D7044B"/>
    <w:rsid w:val="00D723DC"/>
    <w:rsid w:val="00D72EC3"/>
    <w:rsid w:val="00D737FC"/>
    <w:rsid w:val="00D73F68"/>
    <w:rsid w:val="00D7454B"/>
    <w:rsid w:val="00D74D80"/>
    <w:rsid w:val="00D751DA"/>
    <w:rsid w:val="00D7596B"/>
    <w:rsid w:val="00D75DCD"/>
    <w:rsid w:val="00D7617E"/>
    <w:rsid w:val="00D764B1"/>
    <w:rsid w:val="00D76E35"/>
    <w:rsid w:val="00D77807"/>
    <w:rsid w:val="00D82DBC"/>
    <w:rsid w:val="00D8330C"/>
    <w:rsid w:val="00D8446F"/>
    <w:rsid w:val="00D84ED4"/>
    <w:rsid w:val="00D84F2E"/>
    <w:rsid w:val="00D85859"/>
    <w:rsid w:val="00D86121"/>
    <w:rsid w:val="00D90BE8"/>
    <w:rsid w:val="00D9134A"/>
    <w:rsid w:val="00D91E3A"/>
    <w:rsid w:val="00D92089"/>
    <w:rsid w:val="00D92329"/>
    <w:rsid w:val="00D92F07"/>
    <w:rsid w:val="00D945F8"/>
    <w:rsid w:val="00D9701A"/>
    <w:rsid w:val="00D97F28"/>
    <w:rsid w:val="00DA1997"/>
    <w:rsid w:val="00DA25ED"/>
    <w:rsid w:val="00DA3C58"/>
    <w:rsid w:val="00DA4064"/>
    <w:rsid w:val="00DA62A4"/>
    <w:rsid w:val="00DA6DC7"/>
    <w:rsid w:val="00DA7ED6"/>
    <w:rsid w:val="00DB00AC"/>
    <w:rsid w:val="00DB0BB2"/>
    <w:rsid w:val="00DB0E28"/>
    <w:rsid w:val="00DB0F93"/>
    <w:rsid w:val="00DB2338"/>
    <w:rsid w:val="00DB3621"/>
    <w:rsid w:val="00DB4875"/>
    <w:rsid w:val="00DB52A1"/>
    <w:rsid w:val="00DB541D"/>
    <w:rsid w:val="00DB7557"/>
    <w:rsid w:val="00DC010F"/>
    <w:rsid w:val="00DC13F0"/>
    <w:rsid w:val="00DC1F7D"/>
    <w:rsid w:val="00DC2CBA"/>
    <w:rsid w:val="00DC2E9B"/>
    <w:rsid w:val="00DC2ECE"/>
    <w:rsid w:val="00DC331C"/>
    <w:rsid w:val="00DC45A9"/>
    <w:rsid w:val="00DC4937"/>
    <w:rsid w:val="00DC5CB7"/>
    <w:rsid w:val="00DC625E"/>
    <w:rsid w:val="00DC6816"/>
    <w:rsid w:val="00DC69EB"/>
    <w:rsid w:val="00DD034B"/>
    <w:rsid w:val="00DD07D8"/>
    <w:rsid w:val="00DD233A"/>
    <w:rsid w:val="00DD24BB"/>
    <w:rsid w:val="00DD469F"/>
    <w:rsid w:val="00DD7E7D"/>
    <w:rsid w:val="00DE045F"/>
    <w:rsid w:val="00DE06D4"/>
    <w:rsid w:val="00DE151B"/>
    <w:rsid w:val="00DE2A04"/>
    <w:rsid w:val="00DE4DE3"/>
    <w:rsid w:val="00DE5095"/>
    <w:rsid w:val="00DE606B"/>
    <w:rsid w:val="00DE7168"/>
    <w:rsid w:val="00DE7B82"/>
    <w:rsid w:val="00DF0AC6"/>
    <w:rsid w:val="00DF1467"/>
    <w:rsid w:val="00DF1F9D"/>
    <w:rsid w:val="00DF28ED"/>
    <w:rsid w:val="00DF3E76"/>
    <w:rsid w:val="00DF3F76"/>
    <w:rsid w:val="00DF5587"/>
    <w:rsid w:val="00DF6BAC"/>
    <w:rsid w:val="00E00612"/>
    <w:rsid w:val="00E00AD1"/>
    <w:rsid w:val="00E015A5"/>
    <w:rsid w:val="00E03C34"/>
    <w:rsid w:val="00E0428C"/>
    <w:rsid w:val="00E043E7"/>
    <w:rsid w:val="00E0539E"/>
    <w:rsid w:val="00E059DC"/>
    <w:rsid w:val="00E1058A"/>
    <w:rsid w:val="00E105DA"/>
    <w:rsid w:val="00E10C0A"/>
    <w:rsid w:val="00E12A96"/>
    <w:rsid w:val="00E12A9F"/>
    <w:rsid w:val="00E13B85"/>
    <w:rsid w:val="00E148DB"/>
    <w:rsid w:val="00E1530C"/>
    <w:rsid w:val="00E1784C"/>
    <w:rsid w:val="00E17E1A"/>
    <w:rsid w:val="00E2032F"/>
    <w:rsid w:val="00E24763"/>
    <w:rsid w:val="00E248FE"/>
    <w:rsid w:val="00E24FEB"/>
    <w:rsid w:val="00E255CB"/>
    <w:rsid w:val="00E30EA2"/>
    <w:rsid w:val="00E312C6"/>
    <w:rsid w:val="00E31BF4"/>
    <w:rsid w:val="00E33841"/>
    <w:rsid w:val="00E33D9F"/>
    <w:rsid w:val="00E35F8D"/>
    <w:rsid w:val="00E365FA"/>
    <w:rsid w:val="00E4030E"/>
    <w:rsid w:val="00E406BE"/>
    <w:rsid w:val="00E42558"/>
    <w:rsid w:val="00E44106"/>
    <w:rsid w:val="00E44267"/>
    <w:rsid w:val="00E4444B"/>
    <w:rsid w:val="00E44804"/>
    <w:rsid w:val="00E4492B"/>
    <w:rsid w:val="00E4515F"/>
    <w:rsid w:val="00E455AC"/>
    <w:rsid w:val="00E46907"/>
    <w:rsid w:val="00E47496"/>
    <w:rsid w:val="00E47BAB"/>
    <w:rsid w:val="00E51137"/>
    <w:rsid w:val="00E526DE"/>
    <w:rsid w:val="00E52FE3"/>
    <w:rsid w:val="00E53128"/>
    <w:rsid w:val="00E538DB"/>
    <w:rsid w:val="00E53B8E"/>
    <w:rsid w:val="00E54FBD"/>
    <w:rsid w:val="00E562CA"/>
    <w:rsid w:val="00E56399"/>
    <w:rsid w:val="00E565AE"/>
    <w:rsid w:val="00E56A1F"/>
    <w:rsid w:val="00E56FE7"/>
    <w:rsid w:val="00E57985"/>
    <w:rsid w:val="00E579DD"/>
    <w:rsid w:val="00E57D19"/>
    <w:rsid w:val="00E57D40"/>
    <w:rsid w:val="00E60E99"/>
    <w:rsid w:val="00E621A6"/>
    <w:rsid w:val="00E634D8"/>
    <w:rsid w:val="00E63FAB"/>
    <w:rsid w:val="00E640B9"/>
    <w:rsid w:val="00E64C5B"/>
    <w:rsid w:val="00E73BA1"/>
    <w:rsid w:val="00E7458F"/>
    <w:rsid w:val="00E800FE"/>
    <w:rsid w:val="00E811C3"/>
    <w:rsid w:val="00E81D66"/>
    <w:rsid w:val="00E81DB5"/>
    <w:rsid w:val="00E82902"/>
    <w:rsid w:val="00E8392E"/>
    <w:rsid w:val="00E83949"/>
    <w:rsid w:val="00E83B65"/>
    <w:rsid w:val="00E8424B"/>
    <w:rsid w:val="00E84E1F"/>
    <w:rsid w:val="00E85DC4"/>
    <w:rsid w:val="00E90645"/>
    <w:rsid w:val="00E929FB"/>
    <w:rsid w:val="00E9496C"/>
    <w:rsid w:val="00E94B10"/>
    <w:rsid w:val="00E96FED"/>
    <w:rsid w:val="00EA010B"/>
    <w:rsid w:val="00EA0313"/>
    <w:rsid w:val="00EA0AD4"/>
    <w:rsid w:val="00EA1146"/>
    <w:rsid w:val="00EA2265"/>
    <w:rsid w:val="00EA3282"/>
    <w:rsid w:val="00EA4A71"/>
    <w:rsid w:val="00EA62E7"/>
    <w:rsid w:val="00EA7152"/>
    <w:rsid w:val="00EA791F"/>
    <w:rsid w:val="00EB22A1"/>
    <w:rsid w:val="00EB5DAC"/>
    <w:rsid w:val="00EB6B01"/>
    <w:rsid w:val="00EC0C5A"/>
    <w:rsid w:val="00EC1265"/>
    <w:rsid w:val="00EC265F"/>
    <w:rsid w:val="00EC49B1"/>
    <w:rsid w:val="00EC4A64"/>
    <w:rsid w:val="00EC4CF0"/>
    <w:rsid w:val="00EC720C"/>
    <w:rsid w:val="00ED08DF"/>
    <w:rsid w:val="00ED0BCD"/>
    <w:rsid w:val="00ED11ED"/>
    <w:rsid w:val="00ED1693"/>
    <w:rsid w:val="00ED1C9C"/>
    <w:rsid w:val="00ED2842"/>
    <w:rsid w:val="00ED328F"/>
    <w:rsid w:val="00ED37AB"/>
    <w:rsid w:val="00ED3C92"/>
    <w:rsid w:val="00ED43F4"/>
    <w:rsid w:val="00ED553A"/>
    <w:rsid w:val="00ED6533"/>
    <w:rsid w:val="00ED6933"/>
    <w:rsid w:val="00ED6C85"/>
    <w:rsid w:val="00ED772F"/>
    <w:rsid w:val="00ED7897"/>
    <w:rsid w:val="00EE0EF7"/>
    <w:rsid w:val="00EE1C16"/>
    <w:rsid w:val="00EE3DD5"/>
    <w:rsid w:val="00EE5DE7"/>
    <w:rsid w:val="00EE677B"/>
    <w:rsid w:val="00EE724F"/>
    <w:rsid w:val="00EF0974"/>
    <w:rsid w:val="00EF12E3"/>
    <w:rsid w:val="00EF1D51"/>
    <w:rsid w:val="00EF2EA1"/>
    <w:rsid w:val="00EF396B"/>
    <w:rsid w:val="00EF3E0D"/>
    <w:rsid w:val="00EF5644"/>
    <w:rsid w:val="00EF6042"/>
    <w:rsid w:val="00EF647A"/>
    <w:rsid w:val="00EF735E"/>
    <w:rsid w:val="00EF73CB"/>
    <w:rsid w:val="00EF77C4"/>
    <w:rsid w:val="00EF7D4E"/>
    <w:rsid w:val="00EF7E8A"/>
    <w:rsid w:val="00F00A87"/>
    <w:rsid w:val="00F00FC7"/>
    <w:rsid w:val="00F018A7"/>
    <w:rsid w:val="00F01F09"/>
    <w:rsid w:val="00F029E8"/>
    <w:rsid w:val="00F029F0"/>
    <w:rsid w:val="00F0433E"/>
    <w:rsid w:val="00F0468B"/>
    <w:rsid w:val="00F04BD8"/>
    <w:rsid w:val="00F05A7C"/>
    <w:rsid w:val="00F05FB1"/>
    <w:rsid w:val="00F06E4A"/>
    <w:rsid w:val="00F06F13"/>
    <w:rsid w:val="00F10F80"/>
    <w:rsid w:val="00F12275"/>
    <w:rsid w:val="00F12562"/>
    <w:rsid w:val="00F14B5B"/>
    <w:rsid w:val="00F205FF"/>
    <w:rsid w:val="00F20709"/>
    <w:rsid w:val="00F21B55"/>
    <w:rsid w:val="00F25DA5"/>
    <w:rsid w:val="00F26878"/>
    <w:rsid w:val="00F268E1"/>
    <w:rsid w:val="00F26AA6"/>
    <w:rsid w:val="00F2749A"/>
    <w:rsid w:val="00F2790E"/>
    <w:rsid w:val="00F27A07"/>
    <w:rsid w:val="00F27D97"/>
    <w:rsid w:val="00F31888"/>
    <w:rsid w:val="00F32675"/>
    <w:rsid w:val="00F32679"/>
    <w:rsid w:val="00F33897"/>
    <w:rsid w:val="00F34EC5"/>
    <w:rsid w:val="00F35F85"/>
    <w:rsid w:val="00F36402"/>
    <w:rsid w:val="00F3721A"/>
    <w:rsid w:val="00F37B2E"/>
    <w:rsid w:val="00F40460"/>
    <w:rsid w:val="00F40D36"/>
    <w:rsid w:val="00F417E0"/>
    <w:rsid w:val="00F42154"/>
    <w:rsid w:val="00F42A56"/>
    <w:rsid w:val="00F443F9"/>
    <w:rsid w:val="00F4508C"/>
    <w:rsid w:val="00F45D58"/>
    <w:rsid w:val="00F46B7F"/>
    <w:rsid w:val="00F52E58"/>
    <w:rsid w:val="00F530D5"/>
    <w:rsid w:val="00F5497A"/>
    <w:rsid w:val="00F55721"/>
    <w:rsid w:val="00F617C9"/>
    <w:rsid w:val="00F64771"/>
    <w:rsid w:val="00F65D0E"/>
    <w:rsid w:val="00F6662D"/>
    <w:rsid w:val="00F719AA"/>
    <w:rsid w:val="00F72569"/>
    <w:rsid w:val="00F764D4"/>
    <w:rsid w:val="00F76721"/>
    <w:rsid w:val="00F76EC9"/>
    <w:rsid w:val="00F778FB"/>
    <w:rsid w:val="00F8024B"/>
    <w:rsid w:val="00F81A37"/>
    <w:rsid w:val="00F81A44"/>
    <w:rsid w:val="00F81A6C"/>
    <w:rsid w:val="00F81F0E"/>
    <w:rsid w:val="00F822C0"/>
    <w:rsid w:val="00F84121"/>
    <w:rsid w:val="00F84D0F"/>
    <w:rsid w:val="00F8519F"/>
    <w:rsid w:val="00F86A31"/>
    <w:rsid w:val="00F86E15"/>
    <w:rsid w:val="00F9198F"/>
    <w:rsid w:val="00F91CE5"/>
    <w:rsid w:val="00F91E73"/>
    <w:rsid w:val="00F91F13"/>
    <w:rsid w:val="00F929CC"/>
    <w:rsid w:val="00F92C0B"/>
    <w:rsid w:val="00F93AE6"/>
    <w:rsid w:val="00F93E3F"/>
    <w:rsid w:val="00F94A6B"/>
    <w:rsid w:val="00F96C72"/>
    <w:rsid w:val="00FA2678"/>
    <w:rsid w:val="00FA3A5F"/>
    <w:rsid w:val="00FA3B8D"/>
    <w:rsid w:val="00FA4873"/>
    <w:rsid w:val="00FA4CEA"/>
    <w:rsid w:val="00FA4D95"/>
    <w:rsid w:val="00FB0E9F"/>
    <w:rsid w:val="00FB1643"/>
    <w:rsid w:val="00FB4EBB"/>
    <w:rsid w:val="00FB59CB"/>
    <w:rsid w:val="00FB6D31"/>
    <w:rsid w:val="00FC3180"/>
    <w:rsid w:val="00FC395F"/>
    <w:rsid w:val="00FC4133"/>
    <w:rsid w:val="00FC4336"/>
    <w:rsid w:val="00FC54EE"/>
    <w:rsid w:val="00FC585E"/>
    <w:rsid w:val="00FC6540"/>
    <w:rsid w:val="00FD01E4"/>
    <w:rsid w:val="00FD0755"/>
    <w:rsid w:val="00FD10AA"/>
    <w:rsid w:val="00FD22E9"/>
    <w:rsid w:val="00FD29D8"/>
    <w:rsid w:val="00FD3DE5"/>
    <w:rsid w:val="00FD54A4"/>
    <w:rsid w:val="00FD5650"/>
    <w:rsid w:val="00FE07AC"/>
    <w:rsid w:val="00FE1B62"/>
    <w:rsid w:val="00FE378C"/>
    <w:rsid w:val="00FE4164"/>
    <w:rsid w:val="00FE51BF"/>
    <w:rsid w:val="00FE51E7"/>
    <w:rsid w:val="00FE580C"/>
    <w:rsid w:val="00FE595B"/>
    <w:rsid w:val="00FE5B3E"/>
    <w:rsid w:val="00FE6219"/>
    <w:rsid w:val="00FE7760"/>
    <w:rsid w:val="00FF09E1"/>
    <w:rsid w:val="00FF14E1"/>
    <w:rsid w:val="00FF1813"/>
    <w:rsid w:val="00FF34FD"/>
    <w:rsid w:val="00FF357F"/>
    <w:rsid w:val="00FF506E"/>
    <w:rsid w:val="00FF5F98"/>
    <w:rsid w:val="00FF6E72"/>
    <w:rsid w:val="011EED14"/>
    <w:rsid w:val="01789145"/>
    <w:rsid w:val="018F6DD2"/>
    <w:rsid w:val="01939A67"/>
    <w:rsid w:val="01B39F35"/>
    <w:rsid w:val="01EF8A80"/>
    <w:rsid w:val="01F48D96"/>
    <w:rsid w:val="01FBDD3D"/>
    <w:rsid w:val="021383AB"/>
    <w:rsid w:val="021B010A"/>
    <w:rsid w:val="024FF8FC"/>
    <w:rsid w:val="0260178B"/>
    <w:rsid w:val="0287F2EC"/>
    <w:rsid w:val="02913C2C"/>
    <w:rsid w:val="02A89397"/>
    <w:rsid w:val="02B6FDE5"/>
    <w:rsid w:val="03300CDA"/>
    <w:rsid w:val="03A560CB"/>
    <w:rsid w:val="03DEC74A"/>
    <w:rsid w:val="041AC608"/>
    <w:rsid w:val="041F281D"/>
    <w:rsid w:val="0421D8C4"/>
    <w:rsid w:val="0427B7F9"/>
    <w:rsid w:val="043CE54D"/>
    <w:rsid w:val="047D469D"/>
    <w:rsid w:val="0486557E"/>
    <w:rsid w:val="04C89209"/>
    <w:rsid w:val="04F53604"/>
    <w:rsid w:val="05016495"/>
    <w:rsid w:val="053FD53B"/>
    <w:rsid w:val="0558B08C"/>
    <w:rsid w:val="05E0D32C"/>
    <w:rsid w:val="05FD4AAF"/>
    <w:rsid w:val="06195178"/>
    <w:rsid w:val="06433209"/>
    <w:rsid w:val="065355A9"/>
    <w:rsid w:val="0655241F"/>
    <w:rsid w:val="066FDCB2"/>
    <w:rsid w:val="067C57F9"/>
    <w:rsid w:val="067DCFF9"/>
    <w:rsid w:val="06BB18E9"/>
    <w:rsid w:val="06EA58D1"/>
    <w:rsid w:val="06EB1FA6"/>
    <w:rsid w:val="06FDAE0A"/>
    <w:rsid w:val="0750DF23"/>
    <w:rsid w:val="076DB68F"/>
    <w:rsid w:val="0793D8E5"/>
    <w:rsid w:val="079B60AF"/>
    <w:rsid w:val="07C80911"/>
    <w:rsid w:val="07F82C1B"/>
    <w:rsid w:val="07FD44DA"/>
    <w:rsid w:val="081D7092"/>
    <w:rsid w:val="08416449"/>
    <w:rsid w:val="0879A4BB"/>
    <w:rsid w:val="088F672B"/>
    <w:rsid w:val="08D06AC5"/>
    <w:rsid w:val="08D4A7B1"/>
    <w:rsid w:val="08DE2C18"/>
    <w:rsid w:val="08E7E2C7"/>
    <w:rsid w:val="08EC6942"/>
    <w:rsid w:val="091B55CC"/>
    <w:rsid w:val="0930F1DE"/>
    <w:rsid w:val="093FF49C"/>
    <w:rsid w:val="09430F46"/>
    <w:rsid w:val="09604890"/>
    <w:rsid w:val="099E0AB1"/>
    <w:rsid w:val="09C3493D"/>
    <w:rsid w:val="09C3B80E"/>
    <w:rsid w:val="09FA3CEB"/>
    <w:rsid w:val="0A0F4975"/>
    <w:rsid w:val="0A1C86CA"/>
    <w:rsid w:val="0A3F39D6"/>
    <w:rsid w:val="0A41B5F0"/>
    <w:rsid w:val="0A67E1BC"/>
    <w:rsid w:val="0A6EBCEF"/>
    <w:rsid w:val="0A87857F"/>
    <w:rsid w:val="0A89A757"/>
    <w:rsid w:val="0ABB35B2"/>
    <w:rsid w:val="0AD07F94"/>
    <w:rsid w:val="0B300AAC"/>
    <w:rsid w:val="0B594A09"/>
    <w:rsid w:val="0B7B34EC"/>
    <w:rsid w:val="0BB94B42"/>
    <w:rsid w:val="0BBD9816"/>
    <w:rsid w:val="0C37C829"/>
    <w:rsid w:val="0C515128"/>
    <w:rsid w:val="0C583167"/>
    <w:rsid w:val="0C7A8E75"/>
    <w:rsid w:val="0C837786"/>
    <w:rsid w:val="0C98F052"/>
    <w:rsid w:val="0CC24E52"/>
    <w:rsid w:val="0CD0B9C6"/>
    <w:rsid w:val="0CD75F2C"/>
    <w:rsid w:val="0D2F3BFA"/>
    <w:rsid w:val="0D3AFD30"/>
    <w:rsid w:val="0D4CC9E7"/>
    <w:rsid w:val="0D60892F"/>
    <w:rsid w:val="0DDC7648"/>
    <w:rsid w:val="0DE848BA"/>
    <w:rsid w:val="0DF9E35C"/>
    <w:rsid w:val="0DFE6706"/>
    <w:rsid w:val="0E061F6B"/>
    <w:rsid w:val="0E4DF919"/>
    <w:rsid w:val="0EA94A64"/>
    <w:rsid w:val="0EC6A50E"/>
    <w:rsid w:val="0ED17E08"/>
    <w:rsid w:val="0EF55F6E"/>
    <w:rsid w:val="0F0CC3CF"/>
    <w:rsid w:val="0F2CEECE"/>
    <w:rsid w:val="0F55B0E7"/>
    <w:rsid w:val="0F5A4D78"/>
    <w:rsid w:val="0F7D1188"/>
    <w:rsid w:val="0F9023F3"/>
    <w:rsid w:val="0FA7B8D3"/>
    <w:rsid w:val="0FAD2F01"/>
    <w:rsid w:val="0FB5554D"/>
    <w:rsid w:val="0FBB068B"/>
    <w:rsid w:val="0FF60194"/>
    <w:rsid w:val="1001B43F"/>
    <w:rsid w:val="10196F40"/>
    <w:rsid w:val="1039FCEE"/>
    <w:rsid w:val="103D1B43"/>
    <w:rsid w:val="1061AB93"/>
    <w:rsid w:val="109378CE"/>
    <w:rsid w:val="10BA2C05"/>
    <w:rsid w:val="10C284CB"/>
    <w:rsid w:val="10E93EB6"/>
    <w:rsid w:val="10F69EC2"/>
    <w:rsid w:val="1132C92C"/>
    <w:rsid w:val="1156B564"/>
    <w:rsid w:val="117BBBAB"/>
    <w:rsid w:val="11EB41BF"/>
    <w:rsid w:val="11F1A17C"/>
    <w:rsid w:val="11F29D5E"/>
    <w:rsid w:val="11F5A869"/>
    <w:rsid w:val="12093DD7"/>
    <w:rsid w:val="12165367"/>
    <w:rsid w:val="12280166"/>
    <w:rsid w:val="123D804D"/>
    <w:rsid w:val="124B134F"/>
    <w:rsid w:val="124F4E79"/>
    <w:rsid w:val="127B48AF"/>
    <w:rsid w:val="127F123A"/>
    <w:rsid w:val="1288ABD9"/>
    <w:rsid w:val="12BBF533"/>
    <w:rsid w:val="12D253F1"/>
    <w:rsid w:val="12E9A989"/>
    <w:rsid w:val="131A0497"/>
    <w:rsid w:val="1333897A"/>
    <w:rsid w:val="13572F6F"/>
    <w:rsid w:val="1360E7B8"/>
    <w:rsid w:val="13695288"/>
    <w:rsid w:val="1390B63E"/>
    <w:rsid w:val="13AFB4A6"/>
    <w:rsid w:val="13BE3FA6"/>
    <w:rsid w:val="13BFBB4E"/>
    <w:rsid w:val="13C7CC0E"/>
    <w:rsid w:val="140DA7E3"/>
    <w:rsid w:val="1425CA09"/>
    <w:rsid w:val="1435823C"/>
    <w:rsid w:val="143D860B"/>
    <w:rsid w:val="1440B728"/>
    <w:rsid w:val="144D62AA"/>
    <w:rsid w:val="1475985C"/>
    <w:rsid w:val="1482B0BA"/>
    <w:rsid w:val="1492B29B"/>
    <w:rsid w:val="14972844"/>
    <w:rsid w:val="14D5C31E"/>
    <w:rsid w:val="14DA52DA"/>
    <w:rsid w:val="1531F9F8"/>
    <w:rsid w:val="1545AC51"/>
    <w:rsid w:val="157C1CD7"/>
    <w:rsid w:val="157F31CD"/>
    <w:rsid w:val="158237C1"/>
    <w:rsid w:val="15851863"/>
    <w:rsid w:val="15912BD8"/>
    <w:rsid w:val="15BE4761"/>
    <w:rsid w:val="16426345"/>
    <w:rsid w:val="1643F557"/>
    <w:rsid w:val="164A6762"/>
    <w:rsid w:val="16588CB8"/>
    <w:rsid w:val="1683C277"/>
    <w:rsid w:val="168529C5"/>
    <w:rsid w:val="169F1778"/>
    <w:rsid w:val="16D3228E"/>
    <w:rsid w:val="16F9ED8B"/>
    <w:rsid w:val="170A85D3"/>
    <w:rsid w:val="1720C297"/>
    <w:rsid w:val="1733CBD1"/>
    <w:rsid w:val="1744F210"/>
    <w:rsid w:val="175A5A7C"/>
    <w:rsid w:val="175D8104"/>
    <w:rsid w:val="177C9A3C"/>
    <w:rsid w:val="177EC089"/>
    <w:rsid w:val="17820640"/>
    <w:rsid w:val="17BC9858"/>
    <w:rsid w:val="17E9E223"/>
    <w:rsid w:val="17EE07BE"/>
    <w:rsid w:val="17F1CA43"/>
    <w:rsid w:val="18118576"/>
    <w:rsid w:val="182007A5"/>
    <w:rsid w:val="18386A93"/>
    <w:rsid w:val="18D74DDE"/>
    <w:rsid w:val="18E4597D"/>
    <w:rsid w:val="190F1F7A"/>
    <w:rsid w:val="1910C8E7"/>
    <w:rsid w:val="192CFE11"/>
    <w:rsid w:val="1937F409"/>
    <w:rsid w:val="194AB004"/>
    <w:rsid w:val="1972C9FE"/>
    <w:rsid w:val="1977B398"/>
    <w:rsid w:val="1977D5B2"/>
    <w:rsid w:val="1993C3FB"/>
    <w:rsid w:val="19949C7C"/>
    <w:rsid w:val="19AAEEA8"/>
    <w:rsid w:val="19C53B63"/>
    <w:rsid w:val="19D01C88"/>
    <w:rsid w:val="19F70CBA"/>
    <w:rsid w:val="1A15B98C"/>
    <w:rsid w:val="1A28D5C4"/>
    <w:rsid w:val="1A38FC27"/>
    <w:rsid w:val="1A58946F"/>
    <w:rsid w:val="1A6328D1"/>
    <w:rsid w:val="1A67E141"/>
    <w:rsid w:val="1A70322D"/>
    <w:rsid w:val="1AF99557"/>
    <w:rsid w:val="1AFF2DA7"/>
    <w:rsid w:val="1B3200AA"/>
    <w:rsid w:val="1B5C9E73"/>
    <w:rsid w:val="1B6DBCFC"/>
    <w:rsid w:val="1B9FA9B9"/>
    <w:rsid w:val="1BCC17DB"/>
    <w:rsid w:val="1C578F0B"/>
    <w:rsid w:val="1C6EF355"/>
    <w:rsid w:val="1CA9D32A"/>
    <w:rsid w:val="1CAC6927"/>
    <w:rsid w:val="1CAE3B85"/>
    <w:rsid w:val="1CC667F5"/>
    <w:rsid w:val="1CEFDCDA"/>
    <w:rsid w:val="1CF2ABF5"/>
    <w:rsid w:val="1D3D55A3"/>
    <w:rsid w:val="1D647852"/>
    <w:rsid w:val="1DBF11B4"/>
    <w:rsid w:val="1DEDA11E"/>
    <w:rsid w:val="1DF29879"/>
    <w:rsid w:val="1DF34001"/>
    <w:rsid w:val="1E06354F"/>
    <w:rsid w:val="1E0A641F"/>
    <w:rsid w:val="1E2339CB"/>
    <w:rsid w:val="1E53CE3E"/>
    <w:rsid w:val="1E6AC8EC"/>
    <w:rsid w:val="1E6B4887"/>
    <w:rsid w:val="1E6CEE94"/>
    <w:rsid w:val="1EA00E93"/>
    <w:rsid w:val="1EA428E1"/>
    <w:rsid w:val="1EBF50DD"/>
    <w:rsid w:val="1EC63886"/>
    <w:rsid w:val="1F2633AC"/>
    <w:rsid w:val="1F27CAF4"/>
    <w:rsid w:val="1F3866E7"/>
    <w:rsid w:val="1F980D9A"/>
    <w:rsid w:val="1F9B91AE"/>
    <w:rsid w:val="1FAC1E5D"/>
    <w:rsid w:val="1FB0986B"/>
    <w:rsid w:val="1FC927F0"/>
    <w:rsid w:val="1FDC4AC8"/>
    <w:rsid w:val="2013F684"/>
    <w:rsid w:val="20431063"/>
    <w:rsid w:val="205D0651"/>
    <w:rsid w:val="206F61E1"/>
    <w:rsid w:val="208BA2C0"/>
    <w:rsid w:val="20925B2C"/>
    <w:rsid w:val="20A9C391"/>
    <w:rsid w:val="20B0B254"/>
    <w:rsid w:val="20D6A02D"/>
    <w:rsid w:val="20EB40BC"/>
    <w:rsid w:val="20F18AD0"/>
    <w:rsid w:val="210E7B43"/>
    <w:rsid w:val="2116E00F"/>
    <w:rsid w:val="212AC350"/>
    <w:rsid w:val="21756899"/>
    <w:rsid w:val="21A1E339"/>
    <w:rsid w:val="21BD3779"/>
    <w:rsid w:val="22000577"/>
    <w:rsid w:val="223010EC"/>
    <w:rsid w:val="22534EE9"/>
    <w:rsid w:val="225957AF"/>
    <w:rsid w:val="22705BAA"/>
    <w:rsid w:val="228C2FF2"/>
    <w:rsid w:val="22ADD0C9"/>
    <w:rsid w:val="22DECC94"/>
    <w:rsid w:val="2321EFE5"/>
    <w:rsid w:val="233F3F74"/>
    <w:rsid w:val="234CA42D"/>
    <w:rsid w:val="2369F7B0"/>
    <w:rsid w:val="23794D48"/>
    <w:rsid w:val="237A2A2E"/>
    <w:rsid w:val="237FFB15"/>
    <w:rsid w:val="23D87310"/>
    <w:rsid w:val="23E006BC"/>
    <w:rsid w:val="23FBF7F2"/>
    <w:rsid w:val="240236DB"/>
    <w:rsid w:val="24041568"/>
    <w:rsid w:val="241A153A"/>
    <w:rsid w:val="245283D2"/>
    <w:rsid w:val="245F0912"/>
    <w:rsid w:val="24A59AE1"/>
    <w:rsid w:val="24B04C7F"/>
    <w:rsid w:val="24BC2038"/>
    <w:rsid w:val="24FBEDAF"/>
    <w:rsid w:val="2527DC68"/>
    <w:rsid w:val="2538DD2B"/>
    <w:rsid w:val="263FD08D"/>
    <w:rsid w:val="2693613E"/>
    <w:rsid w:val="26963B01"/>
    <w:rsid w:val="26B28BFD"/>
    <w:rsid w:val="26B668E8"/>
    <w:rsid w:val="26C3C7F8"/>
    <w:rsid w:val="26CCEF99"/>
    <w:rsid w:val="26FEAE50"/>
    <w:rsid w:val="27460AC4"/>
    <w:rsid w:val="27578497"/>
    <w:rsid w:val="2757F141"/>
    <w:rsid w:val="275F858A"/>
    <w:rsid w:val="276B0656"/>
    <w:rsid w:val="27AC3A2B"/>
    <w:rsid w:val="282F105B"/>
    <w:rsid w:val="28A00FC6"/>
    <w:rsid w:val="28B9BE00"/>
    <w:rsid w:val="28BAB8AA"/>
    <w:rsid w:val="28DBDD20"/>
    <w:rsid w:val="28ED8CE1"/>
    <w:rsid w:val="2915E4ED"/>
    <w:rsid w:val="293A087D"/>
    <w:rsid w:val="297D2EFA"/>
    <w:rsid w:val="298C961F"/>
    <w:rsid w:val="2A283BF5"/>
    <w:rsid w:val="2A30986A"/>
    <w:rsid w:val="2A322B40"/>
    <w:rsid w:val="2AB29A6D"/>
    <w:rsid w:val="2AE7B350"/>
    <w:rsid w:val="2B5853A9"/>
    <w:rsid w:val="2B72C03E"/>
    <w:rsid w:val="2BD3139E"/>
    <w:rsid w:val="2BED7FA9"/>
    <w:rsid w:val="2C358EBB"/>
    <w:rsid w:val="2C522C4E"/>
    <w:rsid w:val="2C61CA6D"/>
    <w:rsid w:val="2CA0A899"/>
    <w:rsid w:val="2CCE55B9"/>
    <w:rsid w:val="2CE929C5"/>
    <w:rsid w:val="2CFE1303"/>
    <w:rsid w:val="2D08B18B"/>
    <w:rsid w:val="2D154B1B"/>
    <w:rsid w:val="2D4DCCFD"/>
    <w:rsid w:val="2D617CAF"/>
    <w:rsid w:val="2D7C2C0E"/>
    <w:rsid w:val="2D889351"/>
    <w:rsid w:val="2DEEFF62"/>
    <w:rsid w:val="2DFE9B53"/>
    <w:rsid w:val="2DFECCDE"/>
    <w:rsid w:val="2E103A94"/>
    <w:rsid w:val="2E3C0CEF"/>
    <w:rsid w:val="2E492631"/>
    <w:rsid w:val="2E62ACFE"/>
    <w:rsid w:val="2E82ED00"/>
    <w:rsid w:val="2E834990"/>
    <w:rsid w:val="2ECD8270"/>
    <w:rsid w:val="2EF26E7C"/>
    <w:rsid w:val="2EF29EBC"/>
    <w:rsid w:val="2F0AD48D"/>
    <w:rsid w:val="2F1C3E82"/>
    <w:rsid w:val="2F509993"/>
    <w:rsid w:val="2F777562"/>
    <w:rsid w:val="2FAA31BC"/>
    <w:rsid w:val="2FCEC2AA"/>
    <w:rsid w:val="301A7423"/>
    <w:rsid w:val="3036755F"/>
    <w:rsid w:val="3047FF2C"/>
    <w:rsid w:val="30C56BCB"/>
    <w:rsid w:val="312DDFA3"/>
    <w:rsid w:val="31E534FB"/>
    <w:rsid w:val="31FCE63D"/>
    <w:rsid w:val="32BD77B9"/>
    <w:rsid w:val="330718BA"/>
    <w:rsid w:val="3351068B"/>
    <w:rsid w:val="3391D4E3"/>
    <w:rsid w:val="339D01EB"/>
    <w:rsid w:val="3418976A"/>
    <w:rsid w:val="347C13BF"/>
    <w:rsid w:val="34B938AD"/>
    <w:rsid w:val="34BB790E"/>
    <w:rsid w:val="34CEA1AD"/>
    <w:rsid w:val="34D4EFBC"/>
    <w:rsid w:val="34F9467B"/>
    <w:rsid w:val="352C0F2E"/>
    <w:rsid w:val="3548E6F7"/>
    <w:rsid w:val="35895DAA"/>
    <w:rsid w:val="35A107EB"/>
    <w:rsid w:val="35B1FBC0"/>
    <w:rsid w:val="35BB13BD"/>
    <w:rsid w:val="35C7B38B"/>
    <w:rsid w:val="35D140B2"/>
    <w:rsid w:val="35DAC72B"/>
    <w:rsid w:val="35E6AF71"/>
    <w:rsid w:val="36010E59"/>
    <w:rsid w:val="363A1E44"/>
    <w:rsid w:val="363ECCC2"/>
    <w:rsid w:val="36553617"/>
    <w:rsid w:val="36A82FE1"/>
    <w:rsid w:val="36AA7A8D"/>
    <w:rsid w:val="36DC25B4"/>
    <w:rsid w:val="36DEE3E3"/>
    <w:rsid w:val="371505A6"/>
    <w:rsid w:val="37346679"/>
    <w:rsid w:val="3780BF2F"/>
    <w:rsid w:val="3789510B"/>
    <w:rsid w:val="378A9AF8"/>
    <w:rsid w:val="37A740D0"/>
    <w:rsid w:val="37C6B620"/>
    <w:rsid w:val="37CB3BC5"/>
    <w:rsid w:val="37E4BFFC"/>
    <w:rsid w:val="38062876"/>
    <w:rsid w:val="380B1A5D"/>
    <w:rsid w:val="380CBE01"/>
    <w:rsid w:val="380CEE9B"/>
    <w:rsid w:val="3817847F"/>
    <w:rsid w:val="38248496"/>
    <w:rsid w:val="38396B41"/>
    <w:rsid w:val="38538E71"/>
    <w:rsid w:val="38984340"/>
    <w:rsid w:val="38B148D9"/>
    <w:rsid w:val="38B2D7F0"/>
    <w:rsid w:val="38D1D378"/>
    <w:rsid w:val="38E3ACE6"/>
    <w:rsid w:val="3907DE52"/>
    <w:rsid w:val="391D5F27"/>
    <w:rsid w:val="392062EE"/>
    <w:rsid w:val="39506C57"/>
    <w:rsid w:val="397E7FA4"/>
    <w:rsid w:val="39906571"/>
    <w:rsid w:val="39B44F3D"/>
    <w:rsid w:val="39E0FB35"/>
    <w:rsid w:val="39F08A48"/>
    <w:rsid w:val="39FBD4A0"/>
    <w:rsid w:val="3A1EDF60"/>
    <w:rsid w:val="3A290D84"/>
    <w:rsid w:val="3A2AF336"/>
    <w:rsid w:val="3A37E444"/>
    <w:rsid w:val="3AD394E9"/>
    <w:rsid w:val="3AEC38AC"/>
    <w:rsid w:val="3AF0FC34"/>
    <w:rsid w:val="3B04AD85"/>
    <w:rsid w:val="3B0C88C3"/>
    <w:rsid w:val="3B2761A1"/>
    <w:rsid w:val="3B3ABD73"/>
    <w:rsid w:val="3B3BED56"/>
    <w:rsid w:val="3B3F1EEA"/>
    <w:rsid w:val="3B549B78"/>
    <w:rsid w:val="3BAB6405"/>
    <w:rsid w:val="3BB72B81"/>
    <w:rsid w:val="3BC97BE6"/>
    <w:rsid w:val="3C0118E6"/>
    <w:rsid w:val="3C3250AD"/>
    <w:rsid w:val="3C3B796C"/>
    <w:rsid w:val="3C489C24"/>
    <w:rsid w:val="3C52D6EF"/>
    <w:rsid w:val="3C62D7D4"/>
    <w:rsid w:val="3CBB8BC3"/>
    <w:rsid w:val="3CBB9CEA"/>
    <w:rsid w:val="3CBF5427"/>
    <w:rsid w:val="3CE0CACF"/>
    <w:rsid w:val="3D02007B"/>
    <w:rsid w:val="3D10A9C2"/>
    <w:rsid w:val="3D7FE494"/>
    <w:rsid w:val="3D88E03F"/>
    <w:rsid w:val="3DDF7334"/>
    <w:rsid w:val="3E35AEAD"/>
    <w:rsid w:val="3E4DAE1A"/>
    <w:rsid w:val="3E573BE3"/>
    <w:rsid w:val="3E7E432D"/>
    <w:rsid w:val="3E93F4C4"/>
    <w:rsid w:val="3EA07873"/>
    <w:rsid w:val="3F40FC3C"/>
    <w:rsid w:val="3F4E3FFE"/>
    <w:rsid w:val="3F555273"/>
    <w:rsid w:val="3F6BD649"/>
    <w:rsid w:val="3F736228"/>
    <w:rsid w:val="3F853755"/>
    <w:rsid w:val="3FB0E038"/>
    <w:rsid w:val="3FC72212"/>
    <w:rsid w:val="3FCC798A"/>
    <w:rsid w:val="3FDC4213"/>
    <w:rsid w:val="402EE8EB"/>
    <w:rsid w:val="405A2F1D"/>
    <w:rsid w:val="40705597"/>
    <w:rsid w:val="40978815"/>
    <w:rsid w:val="40B416B9"/>
    <w:rsid w:val="40D3988D"/>
    <w:rsid w:val="41175C7D"/>
    <w:rsid w:val="41297418"/>
    <w:rsid w:val="412D7103"/>
    <w:rsid w:val="41348F73"/>
    <w:rsid w:val="41554968"/>
    <w:rsid w:val="418ED3C9"/>
    <w:rsid w:val="41929DFA"/>
    <w:rsid w:val="41AC3481"/>
    <w:rsid w:val="41E202B4"/>
    <w:rsid w:val="41E439D6"/>
    <w:rsid w:val="422E065B"/>
    <w:rsid w:val="422F493B"/>
    <w:rsid w:val="423134BE"/>
    <w:rsid w:val="42499FAF"/>
    <w:rsid w:val="4279773A"/>
    <w:rsid w:val="42826DEF"/>
    <w:rsid w:val="42D06321"/>
    <w:rsid w:val="42FB3571"/>
    <w:rsid w:val="431AE6BE"/>
    <w:rsid w:val="432016C3"/>
    <w:rsid w:val="43205368"/>
    <w:rsid w:val="43242C89"/>
    <w:rsid w:val="43279CD7"/>
    <w:rsid w:val="43280FD5"/>
    <w:rsid w:val="432A1811"/>
    <w:rsid w:val="4366B039"/>
    <w:rsid w:val="438343E1"/>
    <w:rsid w:val="43934A9E"/>
    <w:rsid w:val="43C91C0B"/>
    <w:rsid w:val="4484690C"/>
    <w:rsid w:val="4493B05E"/>
    <w:rsid w:val="44B1197B"/>
    <w:rsid w:val="44B24ADC"/>
    <w:rsid w:val="455AC2D0"/>
    <w:rsid w:val="457524DD"/>
    <w:rsid w:val="4585688A"/>
    <w:rsid w:val="45A87075"/>
    <w:rsid w:val="45ABE85D"/>
    <w:rsid w:val="45BC3574"/>
    <w:rsid w:val="45CEB043"/>
    <w:rsid w:val="45DE3891"/>
    <w:rsid w:val="45E52AB5"/>
    <w:rsid w:val="45F607AF"/>
    <w:rsid w:val="460D35FD"/>
    <w:rsid w:val="46169DFD"/>
    <w:rsid w:val="463B7440"/>
    <w:rsid w:val="464A5EB8"/>
    <w:rsid w:val="4655C5B9"/>
    <w:rsid w:val="46575265"/>
    <w:rsid w:val="465AA4C7"/>
    <w:rsid w:val="465BF5DE"/>
    <w:rsid w:val="468D8DE3"/>
    <w:rsid w:val="46C64020"/>
    <w:rsid w:val="46CAB8C2"/>
    <w:rsid w:val="47005F17"/>
    <w:rsid w:val="4710CAD2"/>
    <w:rsid w:val="47491925"/>
    <w:rsid w:val="4757718E"/>
    <w:rsid w:val="4761FD10"/>
    <w:rsid w:val="47830977"/>
    <w:rsid w:val="485215D1"/>
    <w:rsid w:val="48D95C66"/>
    <w:rsid w:val="49213460"/>
    <w:rsid w:val="49A68335"/>
    <w:rsid w:val="49B9DE29"/>
    <w:rsid w:val="4A158720"/>
    <w:rsid w:val="4A3244D6"/>
    <w:rsid w:val="4A449814"/>
    <w:rsid w:val="4A5C2D12"/>
    <w:rsid w:val="4A68DAB8"/>
    <w:rsid w:val="4A95E006"/>
    <w:rsid w:val="4AE5B41A"/>
    <w:rsid w:val="4B4FB6B7"/>
    <w:rsid w:val="4B5415AF"/>
    <w:rsid w:val="4B7B6D59"/>
    <w:rsid w:val="4B87C279"/>
    <w:rsid w:val="4C0D33C3"/>
    <w:rsid w:val="4C497742"/>
    <w:rsid w:val="4C5A4044"/>
    <w:rsid w:val="4C664426"/>
    <w:rsid w:val="4CFBF667"/>
    <w:rsid w:val="4D18449B"/>
    <w:rsid w:val="4D1E8465"/>
    <w:rsid w:val="4D3DE6BC"/>
    <w:rsid w:val="4D3E8A62"/>
    <w:rsid w:val="4D81B851"/>
    <w:rsid w:val="4DE448AE"/>
    <w:rsid w:val="4E1A2D02"/>
    <w:rsid w:val="4E24BC08"/>
    <w:rsid w:val="4E2BB97E"/>
    <w:rsid w:val="4E33908E"/>
    <w:rsid w:val="4E3A273B"/>
    <w:rsid w:val="4E4A9C54"/>
    <w:rsid w:val="4EC23472"/>
    <w:rsid w:val="4EE6C334"/>
    <w:rsid w:val="4F1038FC"/>
    <w:rsid w:val="4F1DA423"/>
    <w:rsid w:val="4F210DFD"/>
    <w:rsid w:val="4FA1111F"/>
    <w:rsid w:val="4FEA2867"/>
    <w:rsid w:val="502885DF"/>
    <w:rsid w:val="5085D5F0"/>
    <w:rsid w:val="509F644D"/>
    <w:rsid w:val="50AD3FD8"/>
    <w:rsid w:val="50E45AF2"/>
    <w:rsid w:val="510AE1BD"/>
    <w:rsid w:val="5110B347"/>
    <w:rsid w:val="5139E661"/>
    <w:rsid w:val="514D689F"/>
    <w:rsid w:val="5159FB42"/>
    <w:rsid w:val="5160C6AC"/>
    <w:rsid w:val="519C7275"/>
    <w:rsid w:val="519D6BE5"/>
    <w:rsid w:val="51AC0B2C"/>
    <w:rsid w:val="51D6655B"/>
    <w:rsid w:val="5253684D"/>
    <w:rsid w:val="52790B7C"/>
    <w:rsid w:val="527C955F"/>
    <w:rsid w:val="52803ED4"/>
    <w:rsid w:val="52C0CAEB"/>
    <w:rsid w:val="52C68DDA"/>
    <w:rsid w:val="52DB815D"/>
    <w:rsid w:val="52EB7ED8"/>
    <w:rsid w:val="52F86A09"/>
    <w:rsid w:val="5305FDDC"/>
    <w:rsid w:val="532F0323"/>
    <w:rsid w:val="5357D61E"/>
    <w:rsid w:val="53D6A913"/>
    <w:rsid w:val="53E11AD4"/>
    <w:rsid w:val="54195C67"/>
    <w:rsid w:val="541D6723"/>
    <w:rsid w:val="543D80EB"/>
    <w:rsid w:val="5452385A"/>
    <w:rsid w:val="5491966E"/>
    <w:rsid w:val="54AF6190"/>
    <w:rsid w:val="54E900E3"/>
    <w:rsid w:val="5505D567"/>
    <w:rsid w:val="552290CE"/>
    <w:rsid w:val="55270880"/>
    <w:rsid w:val="5551B2EA"/>
    <w:rsid w:val="556EB2C0"/>
    <w:rsid w:val="556FF3B9"/>
    <w:rsid w:val="5583C4BD"/>
    <w:rsid w:val="55950BFF"/>
    <w:rsid w:val="5599CBE3"/>
    <w:rsid w:val="55D58BFC"/>
    <w:rsid w:val="56135D9E"/>
    <w:rsid w:val="56341B17"/>
    <w:rsid w:val="56587EB6"/>
    <w:rsid w:val="569087C0"/>
    <w:rsid w:val="56B8E79A"/>
    <w:rsid w:val="56CD3942"/>
    <w:rsid w:val="56E011BC"/>
    <w:rsid w:val="56FBB630"/>
    <w:rsid w:val="578A26E1"/>
    <w:rsid w:val="578FBE77"/>
    <w:rsid w:val="5796E884"/>
    <w:rsid w:val="57982210"/>
    <w:rsid w:val="57B50F9E"/>
    <w:rsid w:val="57CE3D7C"/>
    <w:rsid w:val="57D18BE3"/>
    <w:rsid w:val="58137711"/>
    <w:rsid w:val="5860E430"/>
    <w:rsid w:val="58B03AD2"/>
    <w:rsid w:val="58D2C1BD"/>
    <w:rsid w:val="58F0E2E7"/>
    <w:rsid w:val="590B969A"/>
    <w:rsid w:val="591127DB"/>
    <w:rsid w:val="5917F40E"/>
    <w:rsid w:val="592CEC9A"/>
    <w:rsid w:val="5939ABF2"/>
    <w:rsid w:val="59537A3D"/>
    <w:rsid w:val="596AEDF9"/>
    <w:rsid w:val="5978EE87"/>
    <w:rsid w:val="59B1FBDB"/>
    <w:rsid w:val="59C8B5BB"/>
    <w:rsid w:val="5A05D4B1"/>
    <w:rsid w:val="5A23A38F"/>
    <w:rsid w:val="5A2F116F"/>
    <w:rsid w:val="5A366E3C"/>
    <w:rsid w:val="5A3E4EC0"/>
    <w:rsid w:val="5A522E90"/>
    <w:rsid w:val="5A59FF4B"/>
    <w:rsid w:val="5A6FBD74"/>
    <w:rsid w:val="5A78C060"/>
    <w:rsid w:val="5AE90812"/>
    <w:rsid w:val="5B1CF5D8"/>
    <w:rsid w:val="5B375572"/>
    <w:rsid w:val="5B8AF6DB"/>
    <w:rsid w:val="5B958190"/>
    <w:rsid w:val="5BAB28AF"/>
    <w:rsid w:val="5BCF54DE"/>
    <w:rsid w:val="5BEEDAB3"/>
    <w:rsid w:val="5C195E8D"/>
    <w:rsid w:val="5C1F3587"/>
    <w:rsid w:val="5C3569AA"/>
    <w:rsid w:val="5C73C454"/>
    <w:rsid w:val="5CA12347"/>
    <w:rsid w:val="5D03A2A5"/>
    <w:rsid w:val="5D19C1B1"/>
    <w:rsid w:val="5D40103A"/>
    <w:rsid w:val="5D4EA1D1"/>
    <w:rsid w:val="5D53BBAB"/>
    <w:rsid w:val="5D65A1A2"/>
    <w:rsid w:val="5D92C72B"/>
    <w:rsid w:val="5D9A296A"/>
    <w:rsid w:val="5DA501DC"/>
    <w:rsid w:val="5DADACF7"/>
    <w:rsid w:val="5DD711A3"/>
    <w:rsid w:val="5DE04B72"/>
    <w:rsid w:val="5DF291DD"/>
    <w:rsid w:val="5E247F03"/>
    <w:rsid w:val="5E472F75"/>
    <w:rsid w:val="5E7F8197"/>
    <w:rsid w:val="5E9ECFB3"/>
    <w:rsid w:val="5ED7280A"/>
    <w:rsid w:val="5ED82B2B"/>
    <w:rsid w:val="5EDD9EAF"/>
    <w:rsid w:val="5EE49798"/>
    <w:rsid w:val="5F01AFB1"/>
    <w:rsid w:val="5F5B7DA7"/>
    <w:rsid w:val="5FFF195D"/>
    <w:rsid w:val="6030019A"/>
    <w:rsid w:val="60390DFA"/>
    <w:rsid w:val="6060E9C7"/>
    <w:rsid w:val="609B30DD"/>
    <w:rsid w:val="609FA067"/>
    <w:rsid w:val="60CF27DB"/>
    <w:rsid w:val="61073D10"/>
    <w:rsid w:val="61301E01"/>
    <w:rsid w:val="61310673"/>
    <w:rsid w:val="61484BFD"/>
    <w:rsid w:val="614DA05C"/>
    <w:rsid w:val="615E1B39"/>
    <w:rsid w:val="61F0E773"/>
    <w:rsid w:val="6207E78E"/>
    <w:rsid w:val="62383D86"/>
    <w:rsid w:val="623F7B8A"/>
    <w:rsid w:val="624480DD"/>
    <w:rsid w:val="6247297C"/>
    <w:rsid w:val="626E8DE5"/>
    <w:rsid w:val="62CD1E20"/>
    <w:rsid w:val="62D8C536"/>
    <w:rsid w:val="62EBC173"/>
    <w:rsid w:val="62FD8464"/>
    <w:rsid w:val="63842B33"/>
    <w:rsid w:val="639351A8"/>
    <w:rsid w:val="63CD9A93"/>
    <w:rsid w:val="63DF9F4D"/>
    <w:rsid w:val="63E4AF98"/>
    <w:rsid w:val="63E752EC"/>
    <w:rsid w:val="641DA67A"/>
    <w:rsid w:val="6429214D"/>
    <w:rsid w:val="6431AEFF"/>
    <w:rsid w:val="643AD47F"/>
    <w:rsid w:val="643D2C0F"/>
    <w:rsid w:val="645853CC"/>
    <w:rsid w:val="647CC784"/>
    <w:rsid w:val="64BEA28A"/>
    <w:rsid w:val="64DB23B4"/>
    <w:rsid w:val="64E04DA0"/>
    <w:rsid w:val="64E5FEFC"/>
    <w:rsid w:val="64FC672B"/>
    <w:rsid w:val="6506FD93"/>
    <w:rsid w:val="651CFFC0"/>
    <w:rsid w:val="6524F902"/>
    <w:rsid w:val="655271B0"/>
    <w:rsid w:val="65A116BB"/>
    <w:rsid w:val="65B59590"/>
    <w:rsid w:val="661DFD88"/>
    <w:rsid w:val="66281404"/>
    <w:rsid w:val="663AD3D9"/>
    <w:rsid w:val="663D1A4C"/>
    <w:rsid w:val="6673E9BE"/>
    <w:rsid w:val="6680A58D"/>
    <w:rsid w:val="668F9F5A"/>
    <w:rsid w:val="66C484AE"/>
    <w:rsid w:val="66E6A91F"/>
    <w:rsid w:val="66F9D7BC"/>
    <w:rsid w:val="671D6BF2"/>
    <w:rsid w:val="67365881"/>
    <w:rsid w:val="67BEC5E3"/>
    <w:rsid w:val="67C30E13"/>
    <w:rsid w:val="67C36C5F"/>
    <w:rsid w:val="67CB654E"/>
    <w:rsid w:val="67E48070"/>
    <w:rsid w:val="68181973"/>
    <w:rsid w:val="68184E85"/>
    <w:rsid w:val="68409C57"/>
    <w:rsid w:val="684932AB"/>
    <w:rsid w:val="6861295F"/>
    <w:rsid w:val="6893EB5D"/>
    <w:rsid w:val="68B03362"/>
    <w:rsid w:val="68C57D6B"/>
    <w:rsid w:val="68C6A53D"/>
    <w:rsid w:val="68E71A84"/>
    <w:rsid w:val="68F35C00"/>
    <w:rsid w:val="68F807C0"/>
    <w:rsid w:val="6901EC97"/>
    <w:rsid w:val="691B941D"/>
    <w:rsid w:val="691D0456"/>
    <w:rsid w:val="69574C9B"/>
    <w:rsid w:val="6A057A3F"/>
    <w:rsid w:val="6A0BB7CC"/>
    <w:rsid w:val="6A1FF357"/>
    <w:rsid w:val="6A20AC19"/>
    <w:rsid w:val="6A287856"/>
    <w:rsid w:val="6A7132D2"/>
    <w:rsid w:val="6A7132EC"/>
    <w:rsid w:val="6A8BBB5C"/>
    <w:rsid w:val="6A99F24D"/>
    <w:rsid w:val="6ABF0B86"/>
    <w:rsid w:val="6AD2FEAF"/>
    <w:rsid w:val="6AE4585D"/>
    <w:rsid w:val="6B06B3BC"/>
    <w:rsid w:val="6B4C1809"/>
    <w:rsid w:val="6B598545"/>
    <w:rsid w:val="6BB4F87F"/>
    <w:rsid w:val="6BCF81AC"/>
    <w:rsid w:val="6BEAA793"/>
    <w:rsid w:val="6BF4A94A"/>
    <w:rsid w:val="6BF947A1"/>
    <w:rsid w:val="6BFD6BA0"/>
    <w:rsid w:val="6C0ADF2F"/>
    <w:rsid w:val="6C3D4564"/>
    <w:rsid w:val="6C4337D7"/>
    <w:rsid w:val="6C7021D1"/>
    <w:rsid w:val="6C765259"/>
    <w:rsid w:val="6C865E9B"/>
    <w:rsid w:val="6CC981D5"/>
    <w:rsid w:val="6CE7ECFD"/>
    <w:rsid w:val="6D08A297"/>
    <w:rsid w:val="6D33AD4F"/>
    <w:rsid w:val="6D42B1E1"/>
    <w:rsid w:val="6D4EF54E"/>
    <w:rsid w:val="6D504EC9"/>
    <w:rsid w:val="6D6E5738"/>
    <w:rsid w:val="6DD130C6"/>
    <w:rsid w:val="6E19C2D6"/>
    <w:rsid w:val="6E2C7240"/>
    <w:rsid w:val="6E374C41"/>
    <w:rsid w:val="6E4256FA"/>
    <w:rsid w:val="6E5966BE"/>
    <w:rsid w:val="6E8E5F89"/>
    <w:rsid w:val="6E8EBB97"/>
    <w:rsid w:val="6EB63B61"/>
    <w:rsid w:val="6EC2D0F3"/>
    <w:rsid w:val="6F06837A"/>
    <w:rsid w:val="6F49AA64"/>
    <w:rsid w:val="6F4D6CBD"/>
    <w:rsid w:val="6F6E0954"/>
    <w:rsid w:val="6F71934D"/>
    <w:rsid w:val="6F9BEDCF"/>
    <w:rsid w:val="6FC56952"/>
    <w:rsid w:val="6FF7963F"/>
    <w:rsid w:val="70102ED0"/>
    <w:rsid w:val="70179DBD"/>
    <w:rsid w:val="7023A7B0"/>
    <w:rsid w:val="7048850E"/>
    <w:rsid w:val="7058748A"/>
    <w:rsid w:val="70C566C7"/>
    <w:rsid w:val="711EF599"/>
    <w:rsid w:val="712150D1"/>
    <w:rsid w:val="7122629E"/>
    <w:rsid w:val="720FFE8C"/>
    <w:rsid w:val="7236A9E7"/>
    <w:rsid w:val="723A40EF"/>
    <w:rsid w:val="725066D4"/>
    <w:rsid w:val="72528D60"/>
    <w:rsid w:val="726AB0AC"/>
    <w:rsid w:val="7271DC24"/>
    <w:rsid w:val="72A35B63"/>
    <w:rsid w:val="72ABD99D"/>
    <w:rsid w:val="72F8199C"/>
    <w:rsid w:val="730ACEA5"/>
    <w:rsid w:val="731D1D10"/>
    <w:rsid w:val="7347641E"/>
    <w:rsid w:val="737B46B5"/>
    <w:rsid w:val="738D5677"/>
    <w:rsid w:val="73951158"/>
    <w:rsid w:val="73DDE47A"/>
    <w:rsid w:val="73FB8B2D"/>
    <w:rsid w:val="73FC839E"/>
    <w:rsid w:val="7403AE94"/>
    <w:rsid w:val="741D33ED"/>
    <w:rsid w:val="744F2AC9"/>
    <w:rsid w:val="747D0D45"/>
    <w:rsid w:val="74A20139"/>
    <w:rsid w:val="74DE7795"/>
    <w:rsid w:val="74E0937C"/>
    <w:rsid w:val="74F4FB6B"/>
    <w:rsid w:val="7513CC79"/>
    <w:rsid w:val="754CD62C"/>
    <w:rsid w:val="75568CB7"/>
    <w:rsid w:val="7580BA6B"/>
    <w:rsid w:val="75B989A5"/>
    <w:rsid w:val="7609FD85"/>
    <w:rsid w:val="7610ABC4"/>
    <w:rsid w:val="76519CF0"/>
    <w:rsid w:val="766F09E3"/>
    <w:rsid w:val="76A679C8"/>
    <w:rsid w:val="76BB02AA"/>
    <w:rsid w:val="776E9F20"/>
    <w:rsid w:val="77900EEB"/>
    <w:rsid w:val="77D48D53"/>
    <w:rsid w:val="77F25E34"/>
    <w:rsid w:val="77FED564"/>
    <w:rsid w:val="7814A6AE"/>
    <w:rsid w:val="78366584"/>
    <w:rsid w:val="78461941"/>
    <w:rsid w:val="78719E7D"/>
    <w:rsid w:val="787F6D80"/>
    <w:rsid w:val="7881D028"/>
    <w:rsid w:val="788F1996"/>
    <w:rsid w:val="78A013B9"/>
    <w:rsid w:val="78B8FB79"/>
    <w:rsid w:val="78BE439D"/>
    <w:rsid w:val="78D9F64F"/>
    <w:rsid w:val="7914257D"/>
    <w:rsid w:val="79160D0E"/>
    <w:rsid w:val="7961DD86"/>
    <w:rsid w:val="799FC37E"/>
    <w:rsid w:val="79DF4930"/>
    <w:rsid w:val="7A0050FA"/>
    <w:rsid w:val="7A118995"/>
    <w:rsid w:val="7A3E88D1"/>
    <w:rsid w:val="7A54AED0"/>
    <w:rsid w:val="7A6682D3"/>
    <w:rsid w:val="7A764210"/>
    <w:rsid w:val="7A7E9C9C"/>
    <w:rsid w:val="7AD7C9E4"/>
    <w:rsid w:val="7AE4AB21"/>
    <w:rsid w:val="7AFBAA66"/>
    <w:rsid w:val="7B0C3026"/>
    <w:rsid w:val="7B19672A"/>
    <w:rsid w:val="7B25DE9A"/>
    <w:rsid w:val="7B2F2DBE"/>
    <w:rsid w:val="7B555A97"/>
    <w:rsid w:val="7B782431"/>
    <w:rsid w:val="7BB642B2"/>
    <w:rsid w:val="7BC223AB"/>
    <w:rsid w:val="7C53E0BF"/>
    <w:rsid w:val="7C7282D1"/>
    <w:rsid w:val="7CA909D2"/>
    <w:rsid w:val="7CBC10AA"/>
    <w:rsid w:val="7CC2C3C2"/>
    <w:rsid w:val="7CD59129"/>
    <w:rsid w:val="7CDE707E"/>
    <w:rsid w:val="7CEA1279"/>
    <w:rsid w:val="7D5248AB"/>
    <w:rsid w:val="7D554648"/>
    <w:rsid w:val="7D6A2E2F"/>
    <w:rsid w:val="7D839924"/>
    <w:rsid w:val="7DAA1A91"/>
    <w:rsid w:val="7DAD92CB"/>
    <w:rsid w:val="7DB5C13A"/>
    <w:rsid w:val="7DE04296"/>
    <w:rsid w:val="7DE1A16D"/>
    <w:rsid w:val="7DECDEB7"/>
    <w:rsid w:val="7DF5168F"/>
    <w:rsid w:val="7E00CBDA"/>
    <w:rsid w:val="7E12C133"/>
    <w:rsid w:val="7E72F2FE"/>
    <w:rsid w:val="7E860EC4"/>
    <w:rsid w:val="7E8BD812"/>
    <w:rsid w:val="7E98C1B0"/>
    <w:rsid w:val="7EA2F95F"/>
    <w:rsid w:val="7EFAFA93"/>
    <w:rsid w:val="7EFFAC15"/>
    <w:rsid w:val="7F80F035"/>
    <w:rsid w:val="7F9BBCC4"/>
    <w:rsid w:val="7FCD1F2D"/>
    <w:rsid w:val="7FD977FC"/>
    <w:rsid w:val="7FDE6F72"/>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F07D0"/>
  <w15:chartTrackingRefBased/>
  <w15:docId w15:val="{0505653D-458A-4E00-8F95-045B0AF9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val="en-US" w:eastAsia="en-SG"/>
    </w:rPr>
  </w:style>
  <w:style w:type="paragraph" w:styleId="Heading1">
    <w:name w:val="heading 1"/>
    <w:basedOn w:val="Normal"/>
    <w:next w:val="Normal"/>
    <w:qFormat/>
    <w:pPr>
      <w:keepNext/>
      <w:keepLines/>
      <w:numPr>
        <w:numId w:val="2"/>
      </w:numPr>
      <w:spacing w:before="480" w:after="240" w:line="240" w:lineRule="atLeast"/>
      <w:outlineLvl w:val="0"/>
    </w:pPr>
    <w:rPr>
      <w:b/>
      <w:kern w:val="28"/>
      <w:sz w:val="36"/>
    </w:rPr>
  </w:style>
  <w:style w:type="paragraph" w:styleId="Heading2">
    <w:name w:val="heading 2"/>
    <w:basedOn w:val="Normal"/>
    <w:next w:val="Normal"/>
    <w:qFormat/>
    <w:pPr>
      <w:keepNext/>
      <w:keepLines/>
      <w:numPr>
        <w:numId w:val="85"/>
      </w:numPr>
      <w:spacing w:before="280" w:after="280" w:line="240" w:lineRule="atLeast"/>
      <w:outlineLvl w:val="1"/>
    </w:pPr>
    <w:rPr>
      <w:b/>
      <w:sz w:val="28"/>
    </w:rPr>
  </w:style>
  <w:style w:type="paragraph" w:styleId="Heading3">
    <w:name w:val="heading 3"/>
    <w:basedOn w:val="Normal"/>
    <w:next w:val="Normal"/>
    <w:qFormat/>
    <w:pPr>
      <w:numPr>
        <w:ilvl w:val="2"/>
        <w:numId w:val="2"/>
      </w:numPr>
      <w:spacing w:before="240" w:after="240"/>
      <w:outlineLvl w:val="2"/>
    </w:pPr>
    <w:rPr>
      <w:b/>
    </w:rPr>
  </w:style>
  <w:style w:type="paragraph" w:styleId="Heading4">
    <w:name w:val="heading 4"/>
    <w:basedOn w:val="Normal"/>
    <w:next w:val="Normal"/>
    <w:qFormat/>
    <w:pPr>
      <w:keepNext/>
      <w:numPr>
        <w:ilvl w:val="3"/>
        <w:numId w:val="2"/>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2"/>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2"/>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2"/>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2"/>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2"/>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C7E14"/>
    <w:pPr>
      <w:ind w:left="720"/>
      <w:contextualSpacing/>
    </w:pPr>
  </w:style>
  <w:style w:type="character" w:styleId="Hyperlink">
    <w:name w:val="Hyperlink"/>
    <w:basedOn w:val="DefaultParagraphFont"/>
    <w:uiPriority w:val="99"/>
    <w:unhideWhenUsed/>
    <w:rsid w:val="001B07F7"/>
    <w:rPr>
      <w:color w:val="467886" w:themeColor="hyperlink"/>
      <w:u w:val="single"/>
    </w:rPr>
  </w:style>
  <w:style w:type="character" w:styleId="UnresolvedMention">
    <w:name w:val="Unresolved Mention"/>
    <w:basedOn w:val="DefaultParagraphFont"/>
    <w:uiPriority w:val="99"/>
    <w:semiHidden/>
    <w:unhideWhenUsed/>
    <w:rsid w:val="001B0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hyperlink" Target="https://www.javatpoint.com/software-engineering-software-design-principle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digitalocean.com/community/conceptual-articles/s-o-l-i-d-the-first-five-principles-of-object-oriented-design" TargetMode="Externa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12254</Words>
  <Characters>69854</Characters>
  <Application>Microsoft Office Word</Application>
  <DocSecurity>4</DocSecurity>
  <Lines>582</Lines>
  <Paragraphs>163</Paragraphs>
  <ScaleCrop>false</ScaleCrop>
  <Company/>
  <LinksUpToDate>false</LinksUpToDate>
  <CharactersWithSpaces>81945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#KAREN LEE SZE SUEN#</cp:lastModifiedBy>
  <cp:revision>685</cp:revision>
  <cp:lastPrinted>1900-01-01T08:00:00Z</cp:lastPrinted>
  <dcterms:created xsi:type="dcterms:W3CDTF">2024-11-18T05:24:00Z</dcterms:created>
  <dcterms:modified xsi:type="dcterms:W3CDTF">2024-11-17T15:58:00Z</dcterms:modified>
</cp:coreProperties>
</file>